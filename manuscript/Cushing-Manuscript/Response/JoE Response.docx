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62FB31" w14:textId="77777777" w:rsidR="00A91696" w:rsidRPr="002734E4"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shd w:val="clear" w:color="auto" w:fill="FFFFFF"/>
        </w:rPr>
        <w:t>EDITORIAL REPORT</w:t>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Senior Editor</w:t>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Comments to the Author:</w:t>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The authors study gene expression in SC adipose tissue of Cushing's patients. The study is generally interesting, relevant and provides several novel findings. However, one concern is the age difference in the two cohorts, which should be accounted for statistically. Moreover, there are other limitations of the study, which should be appropriately discussed.</w:t>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Reviewers' Comments to Author:</w:t>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Reviewer: 1</w:t>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Comments to the Author</w:t>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Overall this is a study that identifies gene expression profiles in humans with Cushing's disease that are, more or less, endorsed in a mouse model of Cushing's. And provide a wealth of data that might prove to be useful when considering adipose tissue associated co-morbidities.</w:t>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The quality of the analysis seems to be of a good standard.</w:t>
      </w: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 xml:space="preserve">The age of the human groups might add some underlying disparity but this I suspect this not a major issue. The mice were treated with dexamethasone, not the endogenous GC and so effects on genomic responses might be altered somewhat. </w:t>
      </w:r>
    </w:p>
    <w:p w14:paraId="355D9813" w14:textId="77777777" w:rsidR="00A91696" w:rsidRPr="002734E4" w:rsidRDefault="00A91696" w:rsidP="005D3C08">
      <w:pPr>
        <w:rPr>
          <w:rFonts w:ascii="Times New Roman" w:eastAsia="Times New Roman" w:hAnsi="Times New Roman" w:cs="Times New Roman"/>
          <w:color w:val="212121"/>
          <w:sz w:val="22"/>
          <w:shd w:val="clear" w:color="auto" w:fill="FFFFFF"/>
        </w:rPr>
      </w:pPr>
    </w:p>
    <w:p w14:paraId="629FF2AF" w14:textId="589BFA76" w:rsidR="00A91696" w:rsidRPr="002734E4" w:rsidRDefault="00A91696" w:rsidP="005D3C08">
      <w:pPr>
        <w:rPr>
          <w:rFonts w:ascii="Times New Roman" w:eastAsia="Times New Roman" w:hAnsi="Times New Roman" w:cs="Times New Roman"/>
          <w:b/>
          <w:color w:val="212121"/>
          <w:sz w:val="22"/>
          <w:shd w:val="clear" w:color="auto" w:fill="FFFFFF"/>
        </w:rPr>
      </w:pPr>
      <w:r w:rsidRPr="002734E4">
        <w:rPr>
          <w:rFonts w:ascii="Times New Roman" w:eastAsia="Times New Roman" w:hAnsi="Times New Roman" w:cs="Times New Roman"/>
          <w:b/>
          <w:color w:val="212121"/>
          <w:sz w:val="22"/>
          <w:shd w:val="clear" w:color="auto" w:fill="FFFFFF"/>
        </w:rPr>
        <w:t>We have now mentioned this point in our revised discussion (see the next point)</w:t>
      </w:r>
    </w:p>
    <w:p w14:paraId="2D2DFEFD" w14:textId="77777777" w:rsidR="00A91696" w:rsidRPr="002734E4" w:rsidRDefault="00A91696" w:rsidP="005D3C08">
      <w:pPr>
        <w:rPr>
          <w:rFonts w:ascii="Times New Roman" w:eastAsia="Times New Roman" w:hAnsi="Times New Roman" w:cs="Times New Roman"/>
          <w:color w:val="212121"/>
          <w:sz w:val="22"/>
          <w:shd w:val="clear" w:color="auto" w:fill="FFFFFF"/>
        </w:rPr>
      </w:pPr>
    </w:p>
    <w:p w14:paraId="08002751" w14:textId="77777777" w:rsidR="009E2CF0"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shd w:val="clear" w:color="auto" w:fill="FFFFFF"/>
        </w:rPr>
        <w:t xml:space="preserve">A recent paper by Morgan et al, PNAS showed that the 11beta HSD1 enzyme is an important mediator of mouse Cushing's and </w:t>
      </w:r>
      <w:proofErr w:type="spellStart"/>
      <w:r w:rsidRPr="002734E4">
        <w:rPr>
          <w:rFonts w:ascii="Times New Roman" w:eastAsia="Times New Roman" w:hAnsi="Times New Roman" w:cs="Times New Roman"/>
          <w:color w:val="212121"/>
          <w:sz w:val="22"/>
          <w:shd w:val="clear" w:color="auto" w:fill="FFFFFF"/>
        </w:rPr>
        <w:t>Dex</w:t>
      </w:r>
      <w:proofErr w:type="spellEnd"/>
      <w:r w:rsidRPr="002734E4">
        <w:rPr>
          <w:rFonts w:ascii="Times New Roman" w:eastAsia="Times New Roman" w:hAnsi="Times New Roman" w:cs="Times New Roman"/>
          <w:color w:val="212121"/>
          <w:sz w:val="22"/>
          <w:shd w:val="clear" w:color="auto" w:fill="FFFFFF"/>
        </w:rPr>
        <w:t xml:space="preserve"> is not HSD1 </w:t>
      </w:r>
      <w:proofErr w:type="spellStart"/>
      <w:r w:rsidRPr="002734E4">
        <w:rPr>
          <w:rFonts w:ascii="Times New Roman" w:eastAsia="Times New Roman" w:hAnsi="Times New Roman" w:cs="Times New Roman"/>
          <w:color w:val="212121"/>
          <w:sz w:val="22"/>
          <w:shd w:val="clear" w:color="auto" w:fill="FFFFFF"/>
        </w:rPr>
        <w:t>metabolised</w:t>
      </w:r>
      <w:proofErr w:type="spellEnd"/>
      <w:r w:rsidRPr="002734E4">
        <w:rPr>
          <w:rFonts w:ascii="Times New Roman" w:eastAsia="Times New Roman" w:hAnsi="Times New Roman" w:cs="Times New Roman"/>
          <w:color w:val="212121"/>
          <w:sz w:val="22"/>
          <w:shd w:val="clear" w:color="auto" w:fill="FFFFFF"/>
        </w:rPr>
        <w:t xml:space="preserve">. Might this alter the profiles in mouse compared to using </w:t>
      </w:r>
      <w:proofErr w:type="spellStart"/>
      <w:r w:rsidRPr="002734E4">
        <w:rPr>
          <w:rFonts w:ascii="Times New Roman" w:eastAsia="Times New Roman" w:hAnsi="Times New Roman" w:cs="Times New Roman"/>
          <w:color w:val="212121"/>
          <w:sz w:val="22"/>
          <w:shd w:val="clear" w:color="auto" w:fill="FFFFFF"/>
        </w:rPr>
        <w:t>corticosterone</w:t>
      </w:r>
      <w:proofErr w:type="spellEnd"/>
      <w:r w:rsidRPr="002734E4">
        <w:rPr>
          <w:rFonts w:ascii="Times New Roman" w:eastAsia="Times New Roman" w:hAnsi="Times New Roman" w:cs="Times New Roman"/>
          <w:color w:val="212121"/>
          <w:sz w:val="22"/>
          <w:shd w:val="clear" w:color="auto" w:fill="FFFFFF"/>
        </w:rPr>
        <w:t>?</w:t>
      </w:r>
      <w:r w:rsidRPr="002734E4">
        <w:rPr>
          <w:rFonts w:ascii="Times New Roman" w:eastAsia="Times New Roman" w:hAnsi="Times New Roman" w:cs="Times New Roman"/>
          <w:color w:val="212121"/>
          <w:sz w:val="22"/>
        </w:rPr>
        <w:br/>
      </w:r>
    </w:p>
    <w:p w14:paraId="44BB2A19" w14:textId="47ABE081" w:rsidR="002D1C72" w:rsidRDefault="000B6935" w:rsidP="002D1C72">
      <w:pPr>
        <w:rPr>
          <w:rFonts w:ascii="Times New Roman" w:hAnsi="Times New Roman" w:cs="Times New Roman"/>
          <w:b/>
        </w:rPr>
      </w:pPr>
      <w:r>
        <w:rPr>
          <w:rFonts w:ascii="Times New Roman" w:hAnsi="Times New Roman" w:cs="Times New Roman"/>
          <w:b/>
        </w:rPr>
        <w:t xml:space="preserve">In the Morgan </w:t>
      </w:r>
      <w:r>
        <w:rPr>
          <w:rFonts w:ascii="Times New Roman" w:hAnsi="Times New Roman" w:cs="Times New Roman"/>
          <w:b/>
          <w:i/>
        </w:rPr>
        <w:t>et al.</w:t>
      </w:r>
      <w:r>
        <w:rPr>
          <w:rFonts w:ascii="Times New Roman" w:hAnsi="Times New Roman" w:cs="Times New Roman"/>
          <w:b/>
        </w:rPr>
        <w:t xml:space="preserve"> study, this group reported that treatment with </w:t>
      </w:r>
      <w:proofErr w:type="spellStart"/>
      <w:r>
        <w:rPr>
          <w:rFonts w:ascii="Times New Roman" w:hAnsi="Times New Roman" w:cs="Times New Roman"/>
          <w:b/>
        </w:rPr>
        <w:t>corticosterone</w:t>
      </w:r>
      <w:proofErr w:type="spellEnd"/>
      <w:r>
        <w:rPr>
          <w:rFonts w:ascii="Times New Roman" w:hAnsi="Times New Roman" w:cs="Times New Roman"/>
          <w:b/>
        </w:rPr>
        <w:t xml:space="preserve"> resulted in </w:t>
      </w:r>
      <w:r w:rsidR="002D1C72" w:rsidRPr="0077562A">
        <w:rPr>
          <w:rFonts w:ascii="Times New Roman" w:hAnsi="Times New Roman" w:cs="Times New Roman"/>
          <w:b/>
        </w:rPr>
        <w:t>similar phenotypic results (increased fat mass, decreased lean mass and strength, and decreased insulin sensitivity</w:t>
      </w:r>
      <w:r w:rsidR="002D1C72">
        <w:rPr>
          <w:rFonts w:ascii="Times New Roman" w:hAnsi="Times New Roman" w:cs="Times New Roman"/>
          <w:b/>
        </w:rPr>
        <w:t xml:space="preserve">).  However they showed </w:t>
      </w:r>
      <w:r>
        <w:rPr>
          <w:rFonts w:ascii="Times New Roman" w:hAnsi="Times New Roman" w:cs="Times New Roman"/>
          <w:b/>
        </w:rPr>
        <w:t>no change in</w:t>
      </w:r>
      <w:r w:rsidRPr="0077562A">
        <w:rPr>
          <w:rFonts w:ascii="Times New Roman" w:hAnsi="Times New Roman" w:cs="Times New Roman"/>
          <w:b/>
        </w:rPr>
        <w:t xml:space="preserve"> </w:t>
      </w:r>
      <w:r w:rsidR="002D1C72">
        <w:rPr>
          <w:rFonts w:ascii="Times New Roman" w:hAnsi="Times New Roman" w:cs="Times New Roman"/>
          <w:b/>
        </w:rPr>
        <w:t>mRNA levels</w:t>
      </w:r>
      <w:r w:rsidRPr="0077562A">
        <w:rPr>
          <w:rFonts w:ascii="Times New Roman" w:hAnsi="Times New Roman" w:cs="Times New Roman"/>
          <w:b/>
        </w:rPr>
        <w:t xml:space="preserve"> of </w:t>
      </w:r>
      <w:r w:rsidRPr="0077562A">
        <w:rPr>
          <w:rFonts w:ascii="Times New Roman" w:hAnsi="Times New Roman" w:cs="Times New Roman"/>
          <w:b/>
          <w:i/>
        </w:rPr>
        <w:t xml:space="preserve">Acaca1 </w:t>
      </w:r>
      <w:r w:rsidRPr="0077562A">
        <w:rPr>
          <w:rFonts w:ascii="Times New Roman" w:hAnsi="Times New Roman" w:cs="Times New Roman"/>
          <w:b/>
        </w:rPr>
        <w:t xml:space="preserve">and </w:t>
      </w:r>
      <w:proofErr w:type="spellStart"/>
      <w:r w:rsidRPr="0077562A">
        <w:rPr>
          <w:rFonts w:ascii="Times New Roman" w:hAnsi="Times New Roman" w:cs="Times New Roman"/>
          <w:b/>
          <w:i/>
        </w:rPr>
        <w:t>Fasn</w:t>
      </w:r>
      <w:proofErr w:type="spellEnd"/>
      <w:r w:rsidRPr="0077562A">
        <w:rPr>
          <w:rFonts w:ascii="Times New Roman" w:hAnsi="Times New Roman" w:cs="Times New Roman"/>
          <w:b/>
        </w:rPr>
        <w:t xml:space="preserve"> in adipose tissue </w:t>
      </w:r>
      <w:r>
        <w:rPr>
          <w:rFonts w:ascii="Times New Roman" w:hAnsi="Times New Roman" w:cs="Times New Roman"/>
          <w:b/>
        </w:rPr>
        <w:t>though</w:t>
      </w:r>
      <w:r w:rsidRPr="0077562A">
        <w:rPr>
          <w:rFonts w:ascii="Times New Roman" w:hAnsi="Times New Roman" w:cs="Times New Roman"/>
          <w:b/>
        </w:rPr>
        <w:t xml:space="preserve"> </w:t>
      </w:r>
      <w:r w:rsidRPr="0077562A">
        <w:rPr>
          <w:rFonts w:ascii="Times New Roman" w:hAnsi="Times New Roman" w:cs="Times New Roman"/>
          <w:b/>
          <w:i/>
        </w:rPr>
        <w:t>Dgat2</w:t>
      </w:r>
      <w:r w:rsidRPr="0077562A">
        <w:rPr>
          <w:rFonts w:ascii="Times New Roman" w:hAnsi="Times New Roman" w:cs="Times New Roman"/>
          <w:b/>
        </w:rPr>
        <w:t xml:space="preserve"> transcripts were significantly elevated (Morgan et al., 2014). We </w:t>
      </w:r>
      <w:r>
        <w:rPr>
          <w:rFonts w:ascii="Times New Roman" w:hAnsi="Times New Roman" w:cs="Times New Roman"/>
          <w:b/>
        </w:rPr>
        <w:t>observed</w:t>
      </w:r>
      <w:r w:rsidRPr="0077562A">
        <w:rPr>
          <w:rFonts w:ascii="Times New Roman" w:hAnsi="Times New Roman" w:cs="Times New Roman"/>
          <w:b/>
        </w:rPr>
        <w:t xml:space="preserve"> slight elevations in all of these mRNA transcripts in our mice</w:t>
      </w:r>
      <w:r>
        <w:rPr>
          <w:rFonts w:ascii="Times New Roman" w:hAnsi="Times New Roman" w:cs="Times New Roman"/>
          <w:b/>
        </w:rPr>
        <w:t xml:space="preserve"> (Figure 4F)</w:t>
      </w:r>
      <w:r w:rsidRPr="0077562A">
        <w:rPr>
          <w:rFonts w:ascii="Times New Roman" w:hAnsi="Times New Roman" w:cs="Times New Roman"/>
          <w:b/>
        </w:rPr>
        <w:t xml:space="preserve">, with elevations </w:t>
      </w:r>
      <w:r>
        <w:rPr>
          <w:rFonts w:ascii="Times New Roman" w:hAnsi="Times New Roman" w:cs="Times New Roman"/>
          <w:b/>
        </w:rPr>
        <w:t xml:space="preserve">also </w:t>
      </w:r>
      <w:r w:rsidRPr="0077562A">
        <w:rPr>
          <w:rFonts w:ascii="Times New Roman" w:hAnsi="Times New Roman" w:cs="Times New Roman"/>
          <w:b/>
        </w:rPr>
        <w:t>seen in the human adipose tissue samples</w:t>
      </w:r>
      <w:r>
        <w:rPr>
          <w:rFonts w:ascii="Times New Roman" w:hAnsi="Times New Roman" w:cs="Times New Roman"/>
          <w:b/>
        </w:rPr>
        <w:t xml:space="preserve"> (Figures 4A and C)</w:t>
      </w:r>
      <w:r w:rsidRPr="0077562A">
        <w:rPr>
          <w:rFonts w:ascii="Times New Roman" w:hAnsi="Times New Roman" w:cs="Times New Roman"/>
          <w:b/>
        </w:rPr>
        <w:t xml:space="preserve">. </w:t>
      </w:r>
      <w:r>
        <w:rPr>
          <w:rFonts w:ascii="Times New Roman" w:hAnsi="Times New Roman" w:cs="Times New Roman"/>
          <w:b/>
        </w:rPr>
        <w:t xml:space="preserve">This group reported </w:t>
      </w:r>
      <w:proofErr w:type="spellStart"/>
      <w:r>
        <w:rPr>
          <w:rFonts w:ascii="Times New Roman" w:hAnsi="Times New Roman" w:cs="Times New Roman"/>
          <w:b/>
        </w:rPr>
        <w:t>upregulation</w:t>
      </w:r>
      <w:proofErr w:type="spellEnd"/>
      <w:r>
        <w:rPr>
          <w:rFonts w:ascii="Times New Roman" w:hAnsi="Times New Roman" w:cs="Times New Roman"/>
          <w:b/>
        </w:rPr>
        <w:t xml:space="preserve"> of the </w:t>
      </w:r>
      <w:proofErr w:type="spellStart"/>
      <w:r>
        <w:rPr>
          <w:rFonts w:ascii="Times New Roman" w:hAnsi="Times New Roman" w:cs="Times New Roman"/>
          <w:b/>
        </w:rPr>
        <w:t>lipolytic</w:t>
      </w:r>
      <w:proofErr w:type="spellEnd"/>
      <w:r>
        <w:rPr>
          <w:rFonts w:ascii="Times New Roman" w:hAnsi="Times New Roman" w:cs="Times New Roman"/>
          <w:b/>
        </w:rPr>
        <w:t xml:space="preserve"> genes </w:t>
      </w:r>
      <w:proofErr w:type="spellStart"/>
      <w:r>
        <w:rPr>
          <w:rFonts w:ascii="Times New Roman" w:hAnsi="Times New Roman" w:cs="Times New Roman"/>
          <w:b/>
          <w:i/>
        </w:rPr>
        <w:t>Lipe</w:t>
      </w:r>
      <w:proofErr w:type="spellEnd"/>
      <w:r>
        <w:rPr>
          <w:rFonts w:ascii="Times New Roman" w:hAnsi="Times New Roman" w:cs="Times New Roman"/>
          <w:b/>
        </w:rPr>
        <w:t xml:space="preserve"> and </w:t>
      </w:r>
      <w:r>
        <w:rPr>
          <w:rFonts w:ascii="Times New Roman" w:hAnsi="Times New Roman" w:cs="Times New Roman"/>
          <w:b/>
          <w:i/>
        </w:rPr>
        <w:t>Pnpla2</w:t>
      </w:r>
      <w:ins w:id="0" w:author="Dave Bridges" w:date="2015-04-29T08:26:00Z">
        <w:r w:rsidR="001C6145">
          <w:rPr>
            <w:rFonts w:ascii="Times New Roman" w:hAnsi="Times New Roman" w:cs="Times New Roman"/>
            <w:b/>
            <w:i/>
          </w:rPr>
          <w:t>,</w:t>
        </w:r>
      </w:ins>
      <w:r>
        <w:rPr>
          <w:rFonts w:ascii="Times New Roman" w:hAnsi="Times New Roman" w:cs="Times New Roman"/>
          <w:b/>
          <w:i/>
        </w:rPr>
        <w:t xml:space="preserve"> </w:t>
      </w:r>
      <w:r>
        <w:rPr>
          <w:rFonts w:ascii="Times New Roman" w:hAnsi="Times New Roman" w:cs="Times New Roman"/>
          <w:b/>
        </w:rPr>
        <w:t>which we did not observe in our hum</w:t>
      </w:r>
      <w:r w:rsidR="001B41BE">
        <w:rPr>
          <w:rFonts w:ascii="Times New Roman" w:hAnsi="Times New Roman" w:cs="Times New Roman"/>
          <w:b/>
        </w:rPr>
        <w:t xml:space="preserve">an </w:t>
      </w:r>
      <w:proofErr w:type="spellStart"/>
      <w:r w:rsidR="001B41BE">
        <w:rPr>
          <w:rFonts w:ascii="Times New Roman" w:hAnsi="Times New Roman" w:cs="Times New Roman"/>
          <w:b/>
        </w:rPr>
        <w:t>Cushings</w:t>
      </w:r>
      <w:proofErr w:type="spellEnd"/>
      <w:r w:rsidR="001B41BE">
        <w:rPr>
          <w:rFonts w:ascii="Times New Roman" w:hAnsi="Times New Roman" w:cs="Times New Roman"/>
          <w:b/>
        </w:rPr>
        <w:t xml:space="preserve"> adipose samples</w:t>
      </w:r>
      <w:r>
        <w:rPr>
          <w:rFonts w:ascii="Times New Roman" w:hAnsi="Times New Roman" w:cs="Times New Roman"/>
          <w:b/>
        </w:rPr>
        <w:t xml:space="preserve"> (Figure 4D)</w:t>
      </w:r>
      <w:r>
        <w:rPr>
          <w:rFonts w:ascii="Times New Roman" w:hAnsi="Times New Roman" w:cs="Times New Roman"/>
          <w:b/>
          <w:i/>
        </w:rPr>
        <w:t>.</w:t>
      </w:r>
      <w:r w:rsidR="002D1C72">
        <w:rPr>
          <w:rFonts w:ascii="Times New Roman" w:hAnsi="Times New Roman" w:cs="Times New Roman"/>
          <w:b/>
        </w:rPr>
        <w:t xml:space="preserve">  </w:t>
      </w:r>
      <w:r w:rsidR="002D1C72" w:rsidRPr="0077562A">
        <w:rPr>
          <w:rFonts w:ascii="Times New Roman" w:hAnsi="Times New Roman" w:cs="Times New Roman"/>
          <w:b/>
        </w:rPr>
        <w:t xml:space="preserve">There are multiple differences between </w:t>
      </w:r>
      <w:r w:rsidR="002D1C72">
        <w:rPr>
          <w:rFonts w:ascii="Times New Roman" w:hAnsi="Times New Roman" w:cs="Times New Roman"/>
          <w:b/>
        </w:rPr>
        <w:t xml:space="preserve">the Morgan </w:t>
      </w:r>
      <w:r w:rsidR="002D1C72">
        <w:rPr>
          <w:rFonts w:ascii="Times New Roman" w:hAnsi="Times New Roman" w:cs="Times New Roman"/>
          <w:b/>
          <w:i/>
        </w:rPr>
        <w:t>et al.</w:t>
      </w:r>
      <w:r w:rsidR="002D1C72" w:rsidRPr="0077562A">
        <w:rPr>
          <w:rFonts w:ascii="Times New Roman" w:hAnsi="Times New Roman" w:cs="Times New Roman"/>
          <w:b/>
        </w:rPr>
        <w:t xml:space="preserve"> study and our </w:t>
      </w:r>
      <w:proofErr w:type="gramStart"/>
      <w:r w:rsidR="002D1C72" w:rsidRPr="0077562A">
        <w:rPr>
          <w:rFonts w:ascii="Times New Roman" w:hAnsi="Times New Roman" w:cs="Times New Roman"/>
          <w:b/>
        </w:rPr>
        <w:t xml:space="preserve">study </w:t>
      </w:r>
      <w:r w:rsidR="002D1C72">
        <w:rPr>
          <w:rFonts w:ascii="Times New Roman" w:hAnsi="Times New Roman" w:cs="Times New Roman"/>
          <w:b/>
        </w:rPr>
        <w:t>which</w:t>
      </w:r>
      <w:proofErr w:type="gramEnd"/>
      <w:r w:rsidR="002D1C72">
        <w:rPr>
          <w:rFonts w:ascii="Times New Roman" w:hAnsi="Times New Roman" w:cs="Times New Roman"/>
          <w:b/>
        </w:rPr>
        <w:t xml:space="preserve"> could explain these differences.  One is the use of </w:t>
      </w:r>
      <w:proofErr w:type="spellStart"/>
      <w:r w:rsidR="002D1C72">
        <w:rPr>
          <w:rFonts w:ascii="Times New Roman" w:hAnsi="Times New Roman" w:cs="Times New Roman"/>
          <w:b/>
        </w:rPr>
        <w:t>corticosterone</w:t>
      </w:r>
      <w:proofErr w:type="spellEnd"/>
      <w:r w:rsidR="002D1C72">
        <w:rPr>
          <w:rFonts w:ascii="Times New Roman" w:hAnsi="Times New Roman" w:cs="Times New Roman"/>
          <w:b/>
        </w:rPr>
        <w:t xml:space="preserve"> </w:t>
      </w:r>
      <w:proofErr w:type="spellStart"/>
      <w:r w:rsidR="002D1C72">
        <w:rPr>
          <w:rFonts w:ascii="Times New Roman" w:hAnsi="Times New Roman" w:cs="Times New Roman"/>
          <w:b/>
        </w:rPr>
        <w:t>vs</w:t>
      </w:r>
      <w:proofErr w:type="spellEnd"/>
      <w:r w:rsidR="002D1C72">
        <w:rPr>
          <w:rFonts w:ascii="Times New Roman" w:hAnsi="Times New Roman" w:cs="Times New Roman"/>
          <w:b/>
        </w:rPr>
        <w:t xml:space="preserve"> dexamethasone and another is the duration (5 weeks </w:t>
      </w:r>
      <w:proofErr w:type="spellStart"/>
      <w:r w:rsidR="002D1C72">
        <w:rPr>
          <w:rFonts w:ascii="Times New Roman" w:hAnsi="Times New Roman" w:cs="Times New Roman"/>
          <w:b/>
        </w:rPr>
        <w:t>vs</w:t>
      </w:r>
      <w:proofErr w:type="spellEnd"/>
      <w:r w:rsidR="002D1C72">
        <w:rPr>
          <w:rFonts w:ascii="Times New Roman" w:hAnsi="Times New Roman" w:cs="Times New Roman"/>
          <w:b/>
        </w:rPr>
        <w:t xml:space="preserve"> 12 weeks) and age of initial treatment </w:t>
      </w:r>
      <w:commentRangeStart w:id="1"/>
      <w:r w:rsidR="002D1C72">
        <w:rPr>
          <w:rFonts w:ascii="Times New Roman" w:hAnsi="Times New Roman" w:cs="Times New Roman"/>
          <w:b/>
        </w:rPr>
        <w:t xml:space="preserve">(40 </w:t>
      </w:r>
      <w:proofErr w:type="spellStart"/>
      <w:r w:rsidR="002D1C72">
        <w:rPr>
          <w:rFonts w:ascii="Times New Roman" w:hAnsi="Times New Roman" w:cs="Times New Roman"/>
          <w:b/>
        </w:rPr>
        <w:t>vs</w:t>
      </w:r>
      <w:proofErr w:type="spellEnd"/>
      <w:r w:rsidR="002D1C72">
        <w:rPr>
          <w:rFonts w:ascii="Times New Roman" w:hAnsi="Times New Roman" w:cs="Times New Roman"/>
          <w:b/>
        </w:rPr>
        <w:t xml:space="preserve"> 70 days).</w:t>
      </w:r>
      <w:commentRangeEnd w:id="1"/>
      <w:r w:rsidR="002D1C72">
        <w:rPr>
          <w:rStyle w:val="CommentReference"/>
        </w:rPr>
        <w:commentReference w:id="1"/>
      </w:r>
    </w:p>
    <w:p w14:paraId="484055E0" w14:textId="7BDC1268" w:rsidR="000B6935" w:rsidRPr="00C078F5" w:rsidRDefault="000B6935" w:rsidP="000B6935">
      <w:pPr>
        <w:rPr>
          <w:rFonts w:ascii="Times New Roman" w:hAnsi="Times New Roman" w:cs="Times New Roman"/>
          <w:b/>
        </w:rPr>
      </w:pPr>
    </w:p>
    <w:p w14:paraId="3699E058" w14:textId="7FE7375D" w:rsidR="000B6935" w:rsidRDefault="002D1C72" w:rsidP="00CA53F1">
      <w:pPr>
        <w:rPr>
          <w:rFonts w:ascii="Times New Roman" w:hAnsi="Times New Roman" w:cs="Times New Roman"/>
          <w:b/>
        </w:rPr>
      </w:pPr>
      <w:r>
        <w:rPr>
          <w:rFonts w:ascii="Times New Roman" w:hAnsi="Times New Roman" w:cs="Times New Roman"/>
          <w:b/>
        </w:rPr>
        <w:t>Another potential explanation is that dexamethasone is unable to be further activated by</w:t>
      </w:r>
      <w:commentRangeStart w:id="2"/>
      <w:r>
        <w:rPr>
          <w:rFonts w:ascii="Times New Roman" w:hAnsi="Times New Roman" w:cs="Times New Roman"/>
          <w:b/>
        </w:rPr>
        <w:t xml:space="preserve"> 11</w:t>
      </w:r>
      <w:r w:rsidRPr="00C078F5">
        <w:rPr>
          <w:rFonts w:ascii="Symbol" w:hAnsi="Symbol" w:cs="Times New Roman"/>
          <w:b/>
        </w:rPr>
        <w:t></w:t>
      </w:r>
      <w:r>
        <w:rPr>
          <w:rFonts w:ascii="Times New Roman" w:hAnsi="Times New Roman" w:cs="Times New Roman"/>
          <w:b/>
        </w:rPr>
        <w:t xml:space="preserve">-HSD1.  </w:t>
      </w:r>
      <w:commentRangeEnd w:id="2"/>
      <w:r w:rsidR="00215A37">
        <w:rPr>
          <w:rStyle w:val="CommentReference"/>
        </w:rPr>
        <w:commentReference w:id="2"/>
      </w:r>
      <w:r>
        <w:rPr>
          <w:rFonts w:ascii="Times New Roman" w:hAnsi="Times New Roman" w:cs="Times New Roman"/>
          <w:b/>
        </w:rPr>
        <w:t>Dexamethasone is already more potent and specific to the glucocorticoid receptor than cortisol/</w:t>
      </w:r>
      <w:proofErr w:type="spellStart"/>
      <w:r>
        <w:rPr>
          <w:rFonts w:ascii="Times New Roman" w:hAnsi="Times New Roman" w:cs="Times New Roman"/>
          <w:b/>
        </w:rPr>
        <w:t>corticosterone</w:t>
      </w:r>
      <w:proofErr w:type="spellEnd"/>
      <w:r>
        <w:rPr>
          <w:rFonts w:ascii="Times New Roman" w:hAnsi="Times New Roman" w:cs="Times New Roman"/>
          <w:b/>
        </w:rPr>
        <w:t xml:space="preserve"> and therefore local activation may not be relevant. </w:t>
      </w:r>
      <w:r w:rsidR="00C078F5">
        <w:rPr>
          <w:rFonts w:ascii="Times New Roman" w:hAnsi="Times New Roman" w:cs="Times New Roman"/>
          <w:b/>
        </w:rPr>
        <w:t>We have addressed this study in our revised discussion section as such:</w:t>
      </w:r>
    </w:p>
    <w:p w14:paraId="1E5A496C" w14:textId="77777777" w:rsidR="00215A37" w:rsidRDefault="00215A37" w:rsidP="00CA53F1">
      <w:pPr>
        <w:rPr>
          <w:rFonts w:ascii="Times New Roman" w:hAnsi="Times New Roman" w:cs="Times New Roman"/>
          <w:b/>
        </w:rPr>
      </w:pPr>
    </w:p>
    <w:p w14:paraId="13D0E2FB" w14:textId="43CBC514" w:rsidR="00C078F5" w:rsidRPr="00BF1DF1" w:rsidRDefault="00C078F5" w:rsidP="00BF1DF1">
      <w:pPr>
        <w:ind w:left="720"/>
        <w:rPr>
          <w:rFonts w:ascii="Times New Roman" w:hAnsi="Times New Roman" w:cs="Times New Roman"/>
          <w:b/>
          <w:color w:val="FF0000"/>
        </w:rPr>
      </w:pPr>
      <w:r>
        <w:rPr>
          <w:rFonts w:ascii="Times New Roman" w:hAnsi="Times New Roman" w:cs="Times New Roman"/>
          <w:b/>
          <w:color w:val="FF0000"/>
        </w:rPr>
        <w:t xml:space="preserve">Studies using a </w:t>
      </w:r>
      <w:r>
        <w:rPr>
          <w:rFonts w:ascii="Times New Roman" w:hAnsi="Times New Roman" w:cs="Times New Roman"/>
          <w:b/>
          <w:i/>
          <w:color w:val="FF0000"/>
        </w:rPr>
        <w:t xml:space="preserve">Hsd11b1 </w:t>
      </w:r>
      <w:r>
        <w:rPr>
          <w:rFonts w:ascii="Times New Roman" w:hAnsi="Times New Roman" w:cs="Times New Roman"/>
          <w:b/>
          <w:color w:val="FF0000"/>
        </w:rPr>
        <w:t xml:space="preserve">knockout mouse showed similar findings to our data including increased fat mass, decreased lean mass and strength along with </w:t>
      </w:r>
      <w:r>
        <w:rPr>
          <w:rFonts w:ascii="Times New Roman" w:hAnsi="Times New Roman" w:cs="Times New Roman"/>
          <w:b/>
          <w:color w:val="FF0000"/>
        </w:rPr>
        <w:lastRenderedPageBreak/>
        <w:t xml:space="preserve">reduced insulin sensitivity </w:t>
      </w:r>
      <w:r w:rsidRPr="00246BE5">
        <w:rPr>
          <w:rFonts w:ascii="Times New Roman" w:hAnsi="Times New Roman" w:cs="Times New Roman"/>
          <w:b/>
          <w:color w:val="FF0000"/>
        </w:rPr>
        <w:fldChar w:fldCharType="begin" w:fldLock="1"/>
      </w:r>
      <w:r w:rsidRPr="00246BE5">
        <w:rPr>
          <w:rFonts w:ascii="Times New Roman" w:hAnsi="Times New Roman" w:cs="Times New Roman"/>
          <w:b/>
          <w:color w:val="FF0000"/>
        </w:rPr>
        <w:instrText>ADDIN CSL_CITATION { "citationItems" : [ { "id" : "ITEM-1",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"ITEM-1", "issue" : "24", "issued" : { "date-parts" : [ [ "2014" ] ] }, "page" : "E2482-91", "title" : "11\u03b2-HSD1 is the major regulator of the tissue-specific effects of circulating glucocorticoid excess.", "type" : "article-journal", "volume" : "111" }, "uris" : [ "http://www.mendeley.com/documents/?uuid=449526ee-fbcf-43ec-adf0-b346500db7ca" ] } ], "mendeley" : { "formattedCitation" : "(Morgan &lt;i&gt;et al.&lt;/i&gt; 2014)", "plainTextFormattedCitation" : "(Morgan et al. 2014)" }, "properties" : { "noteIndex" : 0 }, "schema" : "https://github.com/citation-style-language/schema/raw/master/csl-citation.json" }</w:instrText>
      </w:r>
      <w:r w:rsidRPr="00246BE5">
        <w:rPr>
          <w:rFonts w:ascii="Times New Roman" w:hAnsi="Times New Roman" w:cs="Times New Roman"/>
          <w:b/>
          <w:color w:val="FF0000"/>
        </w:rPr>
        <w:fldChar w:fldCharType="separate"/>
      </w:r>
      <w:r w:rsidRPr="00BF1DF1">
        <w:rPr>
          <w:rFonts w:ascii="Times New Roman" w:hAnsi="Times New Roman" w:cs="Times New Roman"/>
          <w:b/>
          <w:noProof/>
          <w:color w:val="FF0000"/>
        </w:rPr>
        <w:t xml:space="preserve">(Morgan </w:t>
      </w:r>
      <w:r w:rsidRPr="00BF1DF1">
        <w:rPr>
          <w:rFonts w:ascii="Times New Roman" w:hAnsi="Times New Roman" w:cs="Times New Roman"/>
          <w:b/>
          <w:i/>
          <w:noProof/>
          <w:color w:val="FF0000"/>
        </w:rPr>
        <w:t>et al.</w:t>
      </w:r>
      <w:r w:rsidRPr="00BF1DF1">
        <w:rPr>
          <w:rFonts w:ascii="Times New Roman" w:hAnsi="Times New Roman" w:cs="Times New Roman"/>
          <w:b/>
          <w:noProof/>
          <w:color w:val="FF0000"/>
        </w:rPr>
        <w:t xml:space="preserve"> 2014)</w:t>
      </w:r>
      <w:r w:rsidRPr="00246BE5">
        <w:rPr>
          <w:rFonts w:ascii="Times New Roman" w:hAnsi="Times New Roman" w:cs="Times New Roman"/>
          <w:b/>
          <w:color w:val="FF0000"/>
        </w:rPr>
        <w:fldChar w:fldCharType="end"/>
      </w:r>
      <w:r w:rsidRPr="00246BE5">
        <w:rPr>
          <w:rFonts w:ascii="Times New Roman" w:hAnsi="Times New Roman" w:cs="Times New Roman"/>
          <w:b/>
          <w:color w:val="FF0000"/>
        </w:rPr>
        <w:t>.</w:t>
      </w:r>
      <w:r>
        <w:rPr>
          <w:rFonts w:ascii="Times New Roman" w:hAnsi="Times New Roman" w:cs="Times New Roman"/>
          <w:b/>
          <w:color w:val="FF0000"/>
        </w:rPr>
        <w:t xml:space="preserve">   </w:t>
      </w:r>
      <w:bookmarkStart w:id="4" w:name="_GoBack"/>
      <w:r>
        <w:rPr>
          <w:rFonts w:ascii="Times New Roman" w:hAnsi="Times New Roman" w:cs="Times New Roman"/>
          <w:b/>
          <w:color w:val="FF0000"/>
        </w:rPr>
        <w:t xml:space="preserve">Transcriptionally both of our studies report increases in </w:t>
      </w:r>
      <w:proofErr w:type="spellStart"/>
      <w:r>
        <w:rPr>
          <w:rFonts w:ascii="Times New Roman" w:hAnsi="Times New Roman" w:cs="Times New Roman"/>
          <w:b/>
          <w:i/>
          <w:color w:val="FF0000"/>
        </w:rPr>
        <w:t>Dgat</w:t>
      </w:r>
      <w:proofErr w:type="spellEnd"/>
      <w:r>
        <w:rPr>
          <w:rFonts w:ascii="Times New Roman" w:hAnsi="Times New Roman" w:cs="Times New Roman"/>
          <w:b/>
          <w:color w:val="FF0000"/>
        </w:rPr>
        <w:t xml:space="preserve"> mRNA, though we observed </w:t>
      </w:r>
      <w:del w:id="5" w:author="Dave Bridges" w:date="2015-04-29T08:26:00Z">
        <w:r w:rsidDel="001C6145">
          <w:rPr>
            <w:rFonts w:ascii="Times New Roman" w:hAnsi="Times New Roman" w:cs="Times New Roman"/>
            <w:b/>
            <w:color w:val="FF0000"/>
          </w:rPr>
          <w:delText xml:space="preserve">different </w:delText>
        </w:r>
      </w:del>
      <w:ins w:id="6" w:author="Dave Bridges" w:date="2015-04-29T08:26:00Z">
        <w:r w:rsidR="001C6145">
          <w:rPr>
            <w:rFonts w:ascii="Times New Roman" w:hAnsi="Times New Roman" w:cs="Times New Roman"/>
            <w:b/>
            <w:color w:val="FF0000"/>
          </w:rPr>
          <w:t xml:space="preserve">no </w:t>
        </w:r>
      </w:ins>
      <w:r w:rsidR="009E5B73">
        <w:rPr>
          <w:rFonts w:ascii="Times New Roman" w:hAnsi="Times New Roman" w:cs="Times New Roman"/>
          <w:b/>
          <w:color w:val="FF0000"/>
        </w:rPr>
        <w:t xml:space="preserve">effects of </w:t>
      </w:r>
      <w:del w:id="7" w:author="Dave Bridges" w:date="2015-04-29T08:27:00Z">
        <w:r w:rsidR="009E5B73" w:rsidDel="001C6145">
          <w:rPr>
            <w:rFonts w:ascii="Times New Roman" w:hAnsi="Times New Roman" w:cs="Times New Roman"/>
            <w:b/>
            <w:color w:val="FF0000"/>
          </w:rPr>
          <w:delText>glucocorticoid treatment</w:delText>
        </w:r>
      </w:del>
      <w:ins w:id="8" w:author="Dave Bridges" w:date="2015-04-29T08:27:00Z">
        <w:r w:rsidR="001C6145">
          <w:rPr>
            <w:rFonts w:ascii="Times New Roman" w:hAnsi="Times New Roman" w:cs="Times New Roman"/>
            <w:b/>
            <w:color w:val="FF0000"/>
          </w:rPr>
          <w:t>Cushing’s disease</w:t>
        </w:r>
      </w:ins>
      <w:r w:rsidR="009E5B73">
        <w:rPr>
          <w:rFonts w:ascii="Times New Roman" w:hAnsi="Times New Roman" w:cs="Times New Roman"/>
          <w:b/>
          <w:color w:val="FF0000"/>
        </w:rPr>
        <w:t xml:space="preserve"> on </w:t>
      </w:r>
      <w:del w:id="9" w:author="Dave Bridges" w:date="2015-04-29T08:27:00Z">
        <w:r w:rsidR="009E5B73" w:rsidDel="001C6145">
          <w:rPr>
            <w:rFonts w:ascii="Times New Roman" w:hAnsi="Times New Roman" w:cs="Times New Roman"/>
            <w:b/>
            <w:color w:val="FF0000"/>
          </w:rPr>
          <w:delText xml:space="preserve">lipolytic </w:delText>
        </w:r>
      </w:del>
      <w:proofErr w:type="spellStart"/>
      <w:ins w:id="10" w:author="Dave Bridges" w:date="2015-04-29T08:27:00Z">
        <w:r w:rsidR="001C6145">
          <w:rPr>
            <w:rFonts w:ascii="Times New Roman" w:hAnsi="Times New Roman" w:cs="Times New Roman"/>
            <w:b/>
            <w:color w:val="FF0000"/>
          </w:rPr>
          <w:t>lipolytic</w:t>
        </w:r>
        <w:proofErr w:type="spellEnd"/>
        <w:r w:rsidR="001C6145">
          <w:rPr>
            <w:rFonts w:ascii="Times New Roman" w:hAnsi="Times New Roman" w:cs="Times New Roman"/>
            <w:b/>
            <w:color w:val="FF0000"/>
          </w:rPr>
          <w:t xml:space="preserve"> </w:t>
        </w:r>
      </w:ins>
      <w:ins w:id="11" w:author="Dave Bridges" w:date="2015-04-29T08:26:00Z">
        <w:r w:rsidR="001C6145">
          <w:rPr>
            <w:rFonts w:ascii="Times New Roman" w:hAnsi="Times New Roman" w:cs="Times New Roman"/>
            <w:b/>
            <w:color w:val="FF0000"/>
          </w:rPr>
          <w:t>genes (Figure 4D)</w:t>
        </w:r>
      </w:ins>
      <w:ins w:id="12" w:author="Dave Bridges" w:date="2015-04-29T08:27:00Z">
        <w:r w:rsidR="001E1149">
          <w:rPr>
            <w:rFonts w:ascii="Times New Roman" w:hAnsi="Times New Roman" w:cs="Times New Roman"/>
            <w:b/>
            <w:color w:val="FF0000"/>
          </w:rPr>
          <w:t xml:space="preserve"> as that study did.  In our study we did observe induction of</w:t>
        </w:r>
      </w:ins>
      <w:ins w:id="13" w:author="Dave Bridges" w:date="2015-04-29T08:26:00Z">
        <w:r w:rsidR="001C6145">
          <w:rPr>
            <w:rFonts w:ascii="Times New Roman" w:hAnsi="Times New Roman" w:cs="Times New Roman"/>
            <w:b/>
            <w:color w:val="FF0000"/>
          </w:rPr>
          <w:t xml:space="preserve"> </w:t>
        </w:r>
      </w:ins>
      <w:del w:id="14" w:author="Dave Bridges" w:date="2015-04-29T08:28:00Z">
        <w:r w:rsidR="009E5B73" w:rsidDel="001E1149">
          <w:rPr>
            <w:rFonts w:ascii="Times New Roman" w:hAnsi="Times New Roman" w:cs="Times New Roman"/>
            <w:b/>
            <w:color w:val="FF0000"/>
          </w:rPr>
          <w:delText xml:space="preserve">and other </w:delText>
        </w:r>
      </w:del>
      <w:r w:rsidR="009E5B73">
        <w:rPr>
          <w:rFonts w:ascii="Times New Roman" w:hAnsi="Times New Roman" w:cs="Times New Roman"/>
          <w:b/>
          <w:color w:val="FF0000"/>
        </w:rPr>
        <w:t>fatty acid synthesis genes</w:t>
      </w:r>
      <w:ins w:id="15" w:author="Dave Bridges" w:date="2015-04-29T08:28:00Z">
        <w:r w:rsidR="001E1149">
          <w:rPr>
            <w:rFonts w:ascii="Times New Roman" w:hAnsi="Times New Roman" w:cs="Times New Roman"/>
            <w:b/>
            <w:color w:val="FF0000"/>
          </w:rPr>
          <w:t xml:space="preserve"> in both humans and mice (Figure 4A/F</w:t>
        </w:r>
        <w:proofErr w:type="gramStart"/>
        <w:r w:rsidR="001E1149">
          <w:rPr>
            <w:rFonts w:ascii="Times New Roman" w:hAnsi="Times New Roman" w:cs="Times New Roman"/>
            <w:b/>
            <w:color w:val="FF0000"/>
          </w:rPr>
          <w:t>) which</w:t>
        </w:r>
        <w:proofErr w:type="gramEnd"/>
        <w:r w:rsidR="001E1149">
          <w:rPr>
            <w:rFonts w:ascii="Times New Roman" w:hAnsi="Times New Roman" w:cs="Times New Roman"/>
            <w:b/>
            <w:color w:val="FF0000"/>
          </w:rPr>
          <w:t xml:space="preserve"> was not observed in the Morgan </w:t>
        </w:r>
        <w:r w:rsidR="001E1149">
          <w:rPr>
            <w:rFonts w:ascii="Times New Roman" w:hAnsi="Times New Roman" w:cs="Times New Roman"/>
            <w:b/>
            <w:i/>
            <w:color w:val="FF0000"/>
          </w:rPr>
          <w:t xml:space="preserve">et al. </w:t>
        </w:r>
        <w:r w:rsidR="001E1149">
          <w:rPr>
            <w:rFonts w:ascii="Times New Roman" w:hAnsi="Times New Roman" w:cs="Times New Roman"/>
            <w:b/>
            <w:color w:val="FF0000"/>
          </w:rPr>
          <w:t>study</w:t>
        </w:r>
      </w:ins>
      <w:r w:rsidR="009E5B73">
        <w:rPr>
          <w:rFonts w:ascii="Times New Roman" w:hAnsi="Times New Roman" w:cs="Times New Roman"/>
          <w:b/>
          <w:color w:val="FF0000"/>
        </w:rPr>
        <w:t xml:space="preserve">.  </w:t>
      </w:r>
      <w:del w:id="16" w:author="Dave Bridges" w:date="2015-04-29T08:17:00Z">
        <w:r w:rsidR="009E5B73" w:rsidDel="001C6145">
          <w:rPr>
            <w:rFonts w:ascii="Times New Roman" w:hAnsi="Times New Roman" w:cs="Times New Roman"/>
            <w:b/>
            <w:color w:val="FF0000"/>
          </w:rPr>
          <w:delText xml:space="preserve">Two </w:delText>
        </w:r>
      </w:del>
      <w:ins w:id="17" w:author="Dave Bridges" w:date="2015-04-29T08:17:00Z">
        <w:r w:rsidR="001C6145">
          <w:rPr>
            <w:rFonts w:ascii="Times New Roman" w:hAnsi="Times New Roman" w:cs="Times New Roman"/>
            <w:b/>
            <w:color w:val="FF0000"/>
          </w:rPr>
          <w:t xml:space="preserve">Three </w:t>
        </w:r>
      </w:ins>
      <w:del w:id="18" w:author="Dave Bridges" w:date="2015-04-29T08:29:00Z">
        <w:r w:rsidR="009E5B73" w:rsidDel="001E1149">
          <w:rPr>
            <w:rFonts w:ascii="Times New Roman" w:hAnsi="Times New Roman" w:cs="Times New Roman"/>
            <w:b/>
            <w:color w:val="FF0000"/>
          </w:rPr>
          <w:delText xml:space="preserve">possibilities </w:delText>
        </w:r>
      </w:del>
      <w:ins w:id="19" w:author="Dave Bridges" w:date="2015-04-29T08:29:00Z">
        <w:r w:rsidR="001E1149">
          <w:rPr>
            <w:rFonts w:ascii="Times New Roman" w:hAnsi="Times New Roman" w:cs="Times New Roman"/>
            <w:b/>
            <w:color w:val="FF0000"/>
          </w:rPr>
          <w:t xml:space="preserve">differences </w:t>
        </w:r>
      </w:ins>
      <w:del w:id="20" w:author="Dave Bridges" w:date="2015-04-29T08:17:00Z">
        <w:r w:rsidR="009E5B73" w:rsidDel="001C6145">
          <w:rPr>
            <w:rFonts w:ascii="Times New Roman" w:hAnsi="Times New Roman" w:cs="Times New Roman"/>
            <w:b/>
            <w:color w:val="FF0000"/>
          </w:rPr>
          <w:delText xml:space="preserve">may </w:delText>
        </w:r>
      </w:del>
      <w:ins w:id="21" w:author="Dave Bridges" w:date="2015-04-29T08:17:00Z">
        <w:r w:rsidR="001C6145">
          <w:rPr>
            <w:rFonts w:ascii="Times New Roman" w:hAnsi="Times New Roman" w:cs="Times New Roman"/>
            <w:b/>
            <w:color w:val="FF0000"/>
          </w:rPr>
          <w:t xml:space="preserve">could potentially </w:t>
        </w:r>
      </w:ins>
      <w:r w:rsidR="009E5B73">
        <w:rPr>
          <w:rFonts w:ascii="Times New Roman" w:hAnsi="Times New Roman" w:cs="Times New Roman"/>
          <w:b/>
          <w:color w:val="FF0000"/>
        </w:rPr>
        <w:t xml:space="preserve">explain these </w:t>
      </w:r>
      <w:del w:id="22" w:author="Dave Bridges" w:date="2015-04-29T08:29:00Z">
        <w:r w:rsidR="009E5B73" w:rsidDel="001E1149">
          <w:rPr>
            <w:rFonts w:ascii="Times New Roman" w:hAnsi="Times New Roman" w:cs="Times New Roman"/>
            <w:b/>
            <w:color w:val="FF0000"/>
          </w:rPr>
          <w:delText>differences</w:delText>
        </w:r>
      </w:del>
      <w:ins w:id="23" w:author="Dave Bridges" w:date="2015-04-29T08:29:00Z">
        <w:r w:rsidR="001E1149">
          <w:rPr>
            <w:rFonts w:ascii="Times New Roman" w:hAnsi="Times New Roman" w:cs="Times New Roman"/>
            <w:b/>
            <w:color w:val="FF0000"/>
          </w:rPr>
          <w:t>discrepancies</w:t>
        </w:r>
      </w:ins>
      <w:r w:rsidR="009E5B73">
        <w:rPr>
          <w:rFonts w:ascii="Times New Roman" w:hAnsi="Times New Roman" w:cs="Times New Roman"/>
          <w:b/>
          <w:color w:val="FF0000"/>
        </w:rPr>
        <w:t>.  One is that in our case, dexamethasone is already active and cannot be further activated by 11</w:t>
      </w:r>
      <w:r w:rsidR="009E5B73" w:rsidRPr="00BF1DF1">
        <w:rPr>
          <w:rFonts w:ascii="Symbol" w:hAnsi="Symbol" w:cs="Times New Roman"/>
          <w:b/>
          <w:color w:val="FF0000"/>
        </w:rPr>
        <w:t></w:t>
      </w:r>
      <w:r w:rsidR="009E5B73">
        <w:rPr>
          <w:rFonts w:ascii="Times New Roman" w:hAnsi="Times New Roman" w:cs="Times New Roman"/>
          <w:b/>
          <w:color w:val="FF0000"/>
        </w:rPr>
        <w:t>-</w:t>
      </w:r>
      <w:proofErr w:type="gramStart"/>
      <w:r w:rsidR="009E5B73">
        <w:rPr>
          <w:rFonts w:ascii="Times New Roman" w:hAnsi="Times New Roman" w:cs="Times New Roman"/>
          <w:b/>
          <w:color w:val="FF0000"/>
        </w:rPr>
        <w:t>HSD1,</w:t>
      </w:r>
      <w:proofErr w:type="gramEnd"/>
      <w:r w:rsidR="009E5B73">
        <w:rPr>
          <w:rFonts w:ascii="Times New Roman" w:hAnsi="Times New Roman" w:cs="Times New Roman"/>
          <w:b/>
          <w:color w:val="FF0000"/>
        </w:rPr>
        <w:t xml:space="preserve"> </w:t>
      </w:r>
      <w:proofErr w:type="spellStart"/>
      <w:r w:rsidR="009E5B73">
        <w:rPr>
          <w:rFonts w:ascii="Times New Roman" w:hAnsi="Times New Roman" w:cs="Times New Roman"/>
          <w:b/>
          <w:color w:val="FF0000"/>
        </w:rPr>
        <w:t>wheras</w:t>
      </w:r>
      <w:proofErr w:type="spellEnd"/>
      <w:r w:rsidR="009E5B73">
        <w:rPr>
          <w:rFonts w:ascii="Times New Roman" w:hAnsi="Times New Roman" w:cs="Times New Roman"/>
          <w:b/>
          <w:color w:val="FF0000"/>
        </w:rPr>
        <w:t xml:space="preserve"> in their study </w:t>
      </w:r>
      <w:proofErr w:type="spellStart"/>
      <w:r w:rsidR="009E5B73">
        <w:rPr>
          <w:rFonts w:ascii="Times New Roman" w:hAnsi="Times New Roman" w:cs="Times New Roman"/>
          <w:b/>
          <w:color w:val="FF0000"/>
        </w:rPr>
        <w:t>corticosterone</w:t>
      </w:r>
      <w:proofErr w:type="spellEnd"/>
      <w:r w:rsidR="009E5B73">
        <w:rPr>
          <w:rFonts w:ascii="Times New Roman" w:hAnsi="Times New Roman" w:cs="Times New Roman"/>
          <w:b/>
          <w:color w:val="FF0000"/>
        </w:rPr>
        <w:t xml:space="preserve"> can be both inactivated by 11</w:t>
      </w:r>
      <w:r w:rsidR="009E5B73" w:rsidRPr="00BF1DF1">
        <w:rPr>
          <w:rFonts w:ascii="Symbol" w:hAnsi="Symbol" w:cs="Times New Roman"/>
          <w:b/>
          <w:color w:val="FF0000"/>
        </w:rPr>
        <w:t></w:t>
      </w:r>
      <w:r w:rsidR="009E5B73">
        <w:rPr>
          <w:rFonts w:ascii="Times New Roman" w:hAnsi="Times New Roman" w:cs="Times New Roman"/>
          <w:b/>
          <w:color w:val="FF0000"/>
        </w:rPr>
        <w:t>-HSD2 and reactivated by 11</w:t>
      </w:r>
      <w:r w:rsidR="009E5B73" w:rsidRPr="00BF1DF1">
        <w:rPr>
          <w:rFonts w:ascii="Symbol" w:hAnsi="Symbol" w:cs="Times New Roman"/>
          <w:b/>
          <w:color w:val="FF0000"/>
        </w:rPr>
        <w:t></w:t>
      </w:r>
      <w:r w:rsidR="009E5B73">
        <w:rPr>
          <w:rFonts w:ascii="Times New Roman" w:hAnsi="Times New Roman" w:cs="Times New Roman"/>
          <w:b/>
          <w:color w:val="FF0000"/>
        </w:rPr>
        <w:t xml:space="preserve">-HSD1.  </w:t>
      </w:r>
      <w:commentRangeStart w:id="24"/>
      <w:r w:rsidR="009E5B73">
        <w:rPr>
          <w:rFonts w:ascii="Times New Roman" w:hAnsi="Times New Roman" w:cs="Times New Roman"/>
          <w:b/>
          <w:color w:val="FF0000"/>
        </w:rPr>
        <w:t xml:space="preserve">Another key difference is the duration of treatment, which for our study was three months and for the Morgan </w:t>
      </w:r>
      <w:r w:rsidR="009E5B73">
        <w:rPr>
          <w:rFonts w:ascii="Times New Roman" w:hAnsi="Times New Roman" w:cs="Times New Roman"/>
          <w:b/>
          <w:i/>
          <w:color w:val="FF0000"/>
        </w:rPr>
        <w:t xml:space="preserve">et al. </w:t>
      </w:r>
      <w:r w:rsidR="009E5B73">
        <w:rPr>
          <w:rFonts w:ascii="Times New Roman" w:hAnsi="Times New Roman" w:cs="Times New Roman"/>
          <w:b/>
          <w:color w:val="FF0000"/>
        </w:rPr>
        <w:t>study was just over one month.</w:t>
      </w:r>
      <w:commentRangeEnd w:id="24"/>
      <w:r w:rsidR="00246BE5">
        <w:rPr>
          <w:rStyle w:val="CommentReference"/>
        </w:rPr>
        <w:commentReference w:id="24"/>
      </w:r>
      <w:ins w:id="26" w:author="Dave Bridges" w:date="2015-04-29T08:18:00Z">
        <w:r w:rsidR="001C6145">
          <w:rPr>
            <w:rFonts w:ascii="Times New Roman" w:hAnsi="Times New Roman" w:cs="Times New Roman"/>
            <w:b/>
            <w:color w:val="FF0000"/>
          </w:rPr>
          <w:t xml:space="preserve">  Finally they de</w:t>
        </w:r>
        <w:r w:rsidR="001E1149">
          <w:rPr>
            <w:rFonts w:ascii="Times New Roman" w:hAnsi="Times New Roman" w:cs="Times New Roman"/>
            <w:b/>
            <w:color w:val="FF0000"/>
          </w:rPr>
          <w:t>termined mRNA levels from gonadal</w:t>
        </w:r>
        <w:r w:rsidR="001C6145">
          <w:rPr>
            <w:rFonts w:ascii="Times New Roman" w:hAnsi="Times New Roman" w:cs="Times New Roman"/>
            <w:b/>
            <w:color w:val="FF0000"/>
          </w:rPr>
          <w:t xml:space="preserve"> adipose tissue, not subcutaneous adipose tissue, as we did in our work.</w:t>
        </w:r>
      </w:ins>
    </w:p>
    <w:bookmarkEnd w:id="4"/>
    <w:p w14:paraId="6627393F" w14:textId="77777777" w:rsidR="002D1C72" w:rsidRDefault="002D1C72" w:rsidP="00CA53F1">
      <w:pPr>
        <w:rPr>
          <w:rFonts w:ascii="Times New Roman" w:hAnsi="Times New Roman" w:cs="Times New Roman"/>
          <w:b/>
        </w:rPr>
      </w:pPr>
    </w:p>
    <w:p w14:paraId="6C3659F8" w14:textId="77777777" w:rsidR="005868E2" w:rsidRPr="004E3631" w:rsidRDefault="005868E2" w:rsidP="004E3631">
      <w:pPr>
        <w:rPr>
          <w:color w:val="31849B" w:themeColor="accent5" w:themeShade="BF"/>
        </w:rPr>
      </w:pPr>
    </w:p>
    <w:p w14:paraId="4EBE4D53" w14:textId="08F10161" w:rsidR="00A91696" w:rsidRPr="002734E4"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At the end of my manuscript are a large number of pages of some sort of impenetrable table?? This needs either omitting or seriously re configuring.</w:t>
      </w:r>
    </w:p>
    <w:p w14:paraId="79875B6D" w14:textId="77777777" w:rsidR="00A91696" w:rsidRPr="002734E4" w:rsidRDefault="00A91696" w:rsidP="005D3C08">
      <w:pPr>
        <w:rPr>
          <w:rFonts w:ascii="Times New Roman" w:eastAsia="Times New Roman" w:hAnsi="Times New Roman" w:cs="Times New Roman"/>
          <w:color w:val="212121"/>
          <w:sz w:val="22"/>
          <w:shd w:val="clear" w:color="auto" w:fill="FFFFFF"/>
        </w:rPr>
      </w:pPr>
    </w:p>
    <w:p w14:paraId="72E476CD" w14:textId="0E893E4F" w:rsidR="00A91696" w:rsidRPr="002734E4" w:rsidRDefault="00A91696"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b/>
          <w:color w:val="212121"/>
          <w:sz w:val="22"/>
          <w:shd w:val="clear" w:color="auto" w:fill="FFFFFF"/>
        </w:rPr>
        <w:t>This was an error during the submission process, and will be rectified.  Those pages are the supplementary data tables which will only appear in the online article</w:t>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shd w:val="clear" w:color="auto" w:fill="FFFFFF"/>
        </w:rPr>
        <w:t>Figure 5a and</w:t>
      </w:r>
      <w:r w:rsidR="004E3631">
        <w:rPr>
          <w:rFonts w:ascii="Times New Roman" w:eastAsia="Times New Roman" w:hAnsi="Times New Roman" w:cs="Times New Roman"/>
          <w:color w:val="212121"/>
          <w:sz w:val="22"/>
          <w:shd w:val="clear" w:color="auto" w:fill="FFFFFF"/>
        </w:rPr>
        <w:t xml:space="preserve"> 5b are a bit tricky to follow </w:t>
      </w:r>
      <w:r w:rsidR="005D3C08" w:rsidRPr="002734E4">
        <w:rPr>
          <w:rFonts w:ascii="Times New Roman" w:eastAsia="Times New Roman" w:hAnsi="Times New Roman" w:cs="Times New Roman"/>
          <w:color w:val="212121"/>
          <w:sz w:val="22"/>
          <w:shd w:val="clear" w:color="auto" w:fill="FFFFFF"/>
        </w:rPr>
        <w:t>and might need making more visually clear to the reader- such as being re drawn more as a cartoon?</w:t>
      </w:r>
    </w:p>
    <w:p w14:paraId="6147830F" w14:textId="77777777" w:rsidR="00A91696" w:rsidRPr="002734E4" w:rsidRDefault="00A91696" w:rsidP="005D3C08">
      <w:pPr>
        <w:rPr>
          <w:rFonts w:ascii="Times New Roman" w:eastAsia="Times New Roman" w:hAnsi="Times New Roman" w:cs="Times New Roman"/>
          <w:color w:val="212121"/>
          <w:sz w:val="22"/>
          <w:shd w:val="clear" w:color="auto" w:fill="FFFFFF"/>
        </w:rPr>
      </w:pPr>
    </w:p>
    <w:p w14:paraId="342E9AC9" w14:textId="77777777" w:rsidR="00375F89" w:rsidRDefault="007B1A42"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b/>
          <w:color w:val="212121"/>
          <w:sz w:val="22"/>
          <w:shd w:val="clear" w:color="auto" w:fill="FFFFFF"/>
        </w:rPr>
        <w:t>This figure has now been modified for clarity</w:t>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shd w:val="clear" w:color="auto" w:fill="FFFFFF"/>
        </w:rPr>
        <w:t>I found the discussion well balanced and did not over interpret the available data. It identified points of limitation (i.e. the age issue, the small numbers and potential confounders and overall I believe this is a good contribution to the literature in this field.</w:t>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shd w:val="clear" w:color="auto" w:fill="FFFFFF"/>
        </w:rPr>
        <w:t>Reviewer: 2</w:t>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shd w:val="clear" w:color="auto" w:fill="FFFFFF"/>
        </w:rPr>
        <w:t>Comments to the Author</w:t>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shd w:val="clear" w:color="auto" w:fill="FFFFFF"/>
        </w:rPr>
        <w:t xml:space="preserve">Major comments: This manuscript describes changes in adipose tissue resulting from chronic excess glucocorticoid exposure that may confirm suspected changes that occur in </w:t>
      </w:r>
      <w:proofErr w:type="spellStart"/>
      <w:r w:rsidR="005D3C08" w:rsidRPr="002734E4">
        <w:rPr>
          <w:rFonts w:ascii="Times New Roman" w:eastAsia="Times New Roman" w:hAnsi="Times New Roman" w:cs="Times New Roman"/>
          <w:color w:val="212121"/>
          <w:sz w:val="22"/>
          <w:shd w:val="clear" w:color="auto" w:fill="FFFFFF"/>
        </w:rPr>
        <w:t>Cushings</w:t>
      </w:r>
      <w:proofErr w:type="spellEnd"/>
      <w:r w:rsidR="005D3C08" w:rsidRPr="002734E4">
        <w:rPr>
          <w:rFonts w:ascii="Times New Roman" w:eastAsia="Times New Roman" w:hAnsi="Times New Roman" w:cs="Times New Roman"/>
          <w:color w:val="212121"/>
          <w:sz w:val="22"/>
          <w:shd w:val="clear" w:color="auto" w:fill="FFFFFF"/>
        </w:rPr>
        <w:t xml:space="preserve"> patients. While the mouse data strengthens the argument of the authors, the extremely small number of affected subjects has led to a number of conclusions that are not sufficiently supported by the data and statistical analysis.</w:t>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shd w:val="clear" w:color="auto" w:fill="FFFFFF"/>
        </w:rPr>
        <w:t>Suggested revisions:</w:t>
      </w:r>
      <w:r w:rsidR="005D3C08" w:rsidRPr="002734E4">
        <w:rPr>
          <w:rFonts w:ascii="Times New Roman" w:eastAsia="Times New Roman" w:hAnsi="Times New Roman" w:cs="Times New Roman"/>
          <w:color w:val="212121"/>
          <w:sz w:val="22"/>
        </w:rPr>
        <w:br/>
      </w:r>
      <w:r w:rsidR="005D3C08" w:rsidRPr="002734E4">
        <w:rPr>
          <w:rFonts w:ascii="Times New Roman" w:eastAsia="Times New Roman" w:hAnsi="Times New Roman" w:cs="Times New Roman"/>
          <w:color w:val="212121"/>
          <w:sz w:val="22"/>
          <w:shd w:val="clear" w:color="auto" w:fill="FFFFFF"/>
        </w:rPr>
        <w:t xml:space="preserve">1.      The statistics section does not mention the use of a model that corrects for age in the </w:t>
      </w:r>
      <w:proofErr w:type="spellStart"/>
      <w:r w:rsidR="005D3C08" w:rsidRPr="002734E4">
        <w:rPr>
          <w:rFonts w:ascii="Times New Roman" w:eastAsia="Times New Roman" w:hAnsi="Times New Roman" w:cs="Times New Roman"/>
          <w:color w:val="212121"/>
          <w:sz w:val="22"/>
          <w:shd w:val="clear" w:color="auto" w:fill="FFFFFF"/>
        </w:rPr>
        <w:t>Cushings</w:t>
      </w:r>
      <w:proofErr w:type="spellEnd"/>
      <w:r w:rsidR="005D3C08" w:rsidRPr="002734E4">
        <w:rPr>
          <w:rFonts w:ascii="Times New Roman" w:eastAsia="Times New Roman" w:hAnsi="Times New Roman" w:cs="Times New Roman"/>
          <w:color w:val="212121"/>
          <w:sz w:val="22"/>
          <w:shd w:val="clear" w:color="auto" w:fill="FFFFFF"/>
        </w:rPr>
        <w:t xml:space="preserve"> and </w:t>
      </w:r>
      <w:proofErr w:type="gramStart"/>
      <w:r w:rsidR="005D3C08" w:rsidRPr="002734E4">
        <w:rPr>
          <w:rFonts w:ascii="Times New Roman" w:eastAsia="Times New Roman" w:hAnsi="Times New Roman" w:cs="Times New Roman"/>
          <w:color w:val="212121"/>
          <w:sz w:val="22"/>
          <w:shd w:val="clear" w:color="auto" w:fill="FFFFFF"/>
        </w:rPr>
        <w:t xml:space="preserve">non </w:t>
      </w:r>
      <w:proofErr w:type="spellStart"/>
      <w:r w:rsidR="005D3C08" w:rsidRPr="002734E4">
        <w:rPr>
          <w:rFonts w:ascii="Times New Roman" w:eastAsia="Times New Roman" w:hAnsi="Times New Roman" w:cs="Times New Roman"/>
          <w:color w:val="212121"/>
          <w:sz w:val="22"/>
          <w:shd w:val="clear" w:color="auto" w:fill="FFFFFF"/>
        </w:rPr>
        <w:t>Cushings</w:t>
      </w:r>
      <w:proofErr w:type="spellEnd"/>
      <w:proofErr w:type="gramEnd"/>
      <w:r w:rsidR="005D3C08" w:rsidRPr="002734E4">
        <w:rPr>
          <w:rFonts w:ascii="Times New Roman" w:eastAsia="Times New Roman" w:hAnsi="Times New Roman" w:cs="Times New Roman"/>
          <w:color w:val="212121"/>
          <w:sz w:val="22"/>
          <w:shd w:val="clear" w:color="auto" w:fill="FFFFFF"/>
        </w:rPr>
        <w:t xml:space="preserve"> groups. Has this been done? If so it </w:t>
      </w:r>
      <w:commentRangeStart w:id="27"/>
      <w:r w:rsidR="005D3C08" w:rsidRPr="002734E4">
        <w:rPr>
          <w:rFonts w:ascii="Times New Roman" w:eastAsia="Times New Roman" w:hAnsi="Times New Roman" w:cs="Times New Roman"/>
          <w:color w:val="212121"/>
          <w:sz w:val="22"/>
          <w:shd w:val="clear" w:color="auto" w:fill="FFFFFF"/>
        </w:rPr>
        <w:t>should be addressed in this section and in the results</w:t>
      </w:r>
      <w:commentRangeEnd w:id="27"/>
      <w:r w:rsidR="0084745D">
        <w:rPr>
          <w:rStyle w:val="CommentReference"/>
        </w:rPr>
        <w:commentReference w:id="27"/>
      </w:r>
      <w:r w:rsidR="005D3C08" w:rsidRPr="002734E4">
        <w:rPr>
          <w:rFonts w:ascii="Times New Roman" w:eastAsia="Times New Roman" w:hAnsi="Times New Roman" w:cs="Times New Roman"/>
          <w:color w:val="212121"/>
          <w:sz w:val="22"/>
          <w:shd w:val="clear" w:color="auto" w:fill="FFFFFF"/>
        </w:rPr>
        <w:t>. If not, a statistical model that corrects for age should be applied and reported.</w:t>
      </w:r>
    </w:p>
    <w:p w14:paraId="1D145770" w14:textId="77777777" w:rsidR="00375F89" w:rsidRDefault="00375F89" w:rsidP="005D3C08">
      <w:pPr>
        <w:rPr>
          <w:rFonts w:ascii="Times New Roman" w:eastAsia="Times New Roman" w:hAnsi="Times New Roman" w:cs="Times New Roman"/>
          <w:color w:val="212121"/>
          <w:sz w:val="22"/>
          <w:shd w:val="clear" w:color="auto" w:fill="FFFFFF"/>
        </w:rPr>
      </w:pPr>
    </w:p>
    <w:p w14:paraId="280EB398" w14:textId="2F327FF6" w:rsidR="00375F89" w:rsidRPr="004464D3" w:rsidRDefault="00375F89" w:rsidP="00375F89">
      <w:pPr>
        <w:rPr>
          <w:rFonts w:ascii="Times New Roman" w:hAnsi="Times New Roman" w:cs="Times New Roman"/>
          <w:b/>
          <w:sz w:val="22"/>
          <w:szCs w:val="22"/>
        </w:rPr>
      </w:pPr>
      <w:r>
        <w:rPr>
          <w:rFonts w:ascii="Times New Roman" w:eastAsia="Times New Roman" w:hAnsi="Times New Roman" w:cs="Times New Roman"/>
          <w:b/>
          <w:color w:val="212121"/>
          <w:sz w:val="22"/>
        </w:rPr>
        <w:t xml:space="preserve">In our cohort, </w:t>
      </w:r>
      <w:r w:rsidRPr="00DF216A">
        <w:rPr>
          <w:rFonts w:ascii="Times New Roman" w:hAnsi="Times New Roman" w:cs="Times New Roman"/>
          <w:b/>
          <w:sz w:val="22"/>
          <w:szCs w:val="22"/>
        </w:rPr>
        <w:t xml:space="preserve">Cushing's </w:t>
      </w:r>
      <w:proofErr w:type="gramStart"/>
      <w:r>
        <w:rPr>
          <w:rFonts w:ascii="Times New Roman" w:hAnsi="Times New Roman" w:cs="Times New Roman"/>
          <w:b/>
          <w:sz w:val="22"/>
          <w:szCs w:val="22"/>
        </w:rPr>
        <w:t>subject</w:t>
      </w:r>
      <w:r w:rsidRPr="00DF216A">
        <w:rPr>
          <w:rFonts w:ascii="Times New Roman" w:hAnsi="Times New Roman" w:cs="Times New Roman"/>
          <w:b/>
          <w:sz w:val="22"/>
          <w:szCs w:val="22"/>
        </w:rPr>
        <w:t>s</w:t>
      </w:r>
      <w:proofErr w:type="gramEnd"/>
      <w:r w:rsidRPr="00DF216A">
        <w:rPr>
          <w:rFonts w:ascii="Times New Roman" w:hAnsi="Times New Roman" w:cs="Times New Roman"/>
          <w:b/>
          <w:sz w:val="22"/>
          <w:szCs w:val="22"/>
        </w:rPr>
        <w:t xml:space="preserve"> ag</w:t>
      </w:r>
      <w:r>
        <w:rPr>
          <w:rFonts w:ascii="Times New Roman" w:hAnsi="Times New Roman" w:cs="Times New Roman"/>
          <w:b/>
          <w:sz w:val="22"/>
          <w:szCs w:val="22"/>
        </w:rPr>
        <w:t>e range</w:t>
      </w:r>
      <w:r w:rsidR="0016295F">
        <w:rPr>
          <w:rFonts w:ascii="Times New Roman" w:hAnsi="Times New Roman" w:cs="Times New Roman"/>
          <w:b/>
          <w:sz w:val="22"/>
          <w:szCs w:val="22"/>
        </w:rPr>
        <w:t>d</w:t>
      </w:r>
      <w:r>
        <w:rPr>
          <w:rFonts w:ascii="Times New Roman" w:hAnsi="Times New Roman" w:cs="Times New Roman"/>
          <w:b/>
          <w:sz w:val="22"/>
          <w:szCs w:val="22"/>
        </w:rPr>
        <w:t xml:space="preserve"> from 26 to 43 years old while age of control </w:t>
      </w:r>
      <w:r w:rsidRPr="00DF216A">
        <w:rPr>
          <w:rFonts w:ascii="Times New Roman" w:hAnsi="Times New Roman" w:cs="Times New Roman"/>
          <w:b/>
          <w:sz w:val="22"/>
          <w:szCs w:val="22"/>
        </w:rPr>
        <w:t>s</w:t>
      </w:r>
      <w:r>
        <w:rPr>
          <w:rFonts w:ascii="Times New Roman" w:hAnsi="Times New Roman" w:cs="Times New Roman"/>
          <w:b/>
          <w:sz w:val="22"/>
          <w:szCs w:val="22"/>
        </w:rPr>
        <w:t>ubjects</w:t>
      </w:r>
      <w:r w:rsidRPr="00DF216A">
        <w:rPr>
          <w:rFonts w:ascii="Times New Roman" w:hAnsi="Times New Roman" w:cs="Times New Roman"/>
          <w:b/>
          <w:sz w:val="22"/>
          <w:szCs w:val="22"/>
        </w:rPr>
        <w:t xml:space="preserve"> ranges from </w:t>
      </w:r>
      <w:r>
        <w:rPr>
          <w:rFonts w:ascii="Times New Roman" w:hAnsi="Times New Roman" w:cs="Times New Roman"/>
          <w:b/>
          <w:sz w:val="22"/>
          <w:szCs w:val="22"/>
        </w:rPr>
        <w:t>48 to 76</w:t>
      </w:r>
      <w:r w:rsidR="0016295F">
        <w:rPr>
          <w:rFonts w:ascii="Times New Roman" w:hAnsi="Times New Roman" w:cs="Times New Roman"/>
          <w:b/>
          <w:sz w:val="22"/>
          <w:szCs w:val="22"/>
        </w:rPr>
        <w:t>, due to the largely asymptomatic nature of non-secreting adenomas</w:t>
      </w:r>
      <w:r w:rsidRPr="00DF216A">
        <w:rPr>
          <w:rFonts w:ascii="Times New Roman" w:hAnsi="Times New Roman" w:cs="Times New Roman"/>
          <w:b/>
          <w:sz w:val="22"/>
          <w:szCs w:val="22"/>
        </w:rPr>
        <w:t xml:space="preserve">. </w:t>
      </w:r>
      <w:r>
        <w:rPr>
          <w:rFonts w:ascii="Times New Roman" w:hAnsi="Times New Roman" w:cs="Times New Roman"/>
          <w:b/>
          <w:sz w:val="22"/>
          <w:szCs w:val="22"/>
        </w:rPr>
        <w:t>As a result, we divided subjects into 3 different age groups (0, 40], (4</w:t>
      </w:r>
      <w:r w:rsidR="000C21E1">
        <w:rPr>
          <w:rFonts w:ascii="Times New Roman" w:hAnsi="Times New Roman" w:cs="Times New Roman"/>
          <w:b/>
          <w:sz w:val="22"/>
          <w:szCs w:val="22"/>
        </w:rPr>
        <w:t>0, 60], and (60, 100]. Although</w:t>
      </w:r>
      <w:r>
        <w:rPr>
          <w:rFonts w:ascii="Times New Roman" w:hAnsi="Times New Roman" w:cs="Times New Roman"/>
          <w:b/>
          <w:sz w:val="22"/>
          <w:szCs w:val="22"/>
        </w:rPr>
        <w:t xml:space="preserve"> w</w:t>
      </w:r>
      <w:r w:rsidRPr="004464D3">
        <w:rPr>
          <w:rFonts w:ascii="Times New Roman" w:hAnsi="Times New Roman" w:cs="Times New Roman"/>
          <w:b/>
          <w:sz w:val="22"/>
          <w:szCs w:val="22"/>
        </w:rPr>
        <w:t>e don't have any control patients that were younger than 40 years old nor any Cushing's p</w:t>
      </w:r>
      <w:r>
        <w:rPr>
          <w:rFonts w:ascii="Times New Roman" w:hAnsi="Times New Roman" w:cs="Times New Roman"/>
          <w:b/>
          <w:sz w:val="22"/>
          <w:szCs w:val="22"/>
        </w:rPr>
        <w:t>atients that were older than 60, w</w:t>
      </w:r>
      <w:r w:rsidRPr="004464D3">
        <w:rPr>
          <w:rFonts w:ascii="Times New Roman" w:hAnsi="Times New Roman" w:cs="Times New Roman"/>
          <w:b/>
          <w:sz w:val="22"/>
          <w:szCs w:val="22"/>
        </w:rPr>
        <w:t xml:space="preserve">e have 6 control and 2 Cushing's subjects that had the age greater than 40 but </w:t>
      </w:r>
      <w:r w:rsidR="0016295F">
        <w:rPr>
          <w:rFonts w:ascii="Times New Roman" w:hAnsi="Times New Roman" w:cs="Times New Roman"/>
          <w:b/>
          <w:sz w:val="22"/>
          <w:szCs w:val="22"/>
        </w:rPr>
        <w:t xml:space="preserve">≤ </w:t>
      </w:r>
      <w:r w:rsidRPr="004464D3">
        <w:rPr>
          <w:rFonts w:ascii="Times New Roman" w:hAnsi="Times New Roman" w:cs="Times New Roman"/>
          <w:b/>
          <w:sz w:val="22"/>
          <w:szCs w:val="22"/>
        </w:rPr>
        <w:t xml:space="preserve">60. </w:t>
      </w:r>
      <w:r>
        <w:rPr>
          <w:rFonts w:ascii="Times New Roman" w:hAnsi="Times New Roman" w:cs="Times New Roman"/>
          <w:b/>
          <w:sz w:val="22"/>
          <w:szCs w:val="22"/>
        </w:rPr>
        <w:t xml:space="preserve">We compared the gene expression between Cushing’s and controls in this age group and found 7 significant genes after adjusting for multiple hypothesis testing. These genes are </w:t>
      </w:r>
      <w:r>
        <w:rPr>
          <w:rFonts w:ascii="Times New Roman" w:hAnsi="Times New Roman" w:cs="Times New Roman"/>
          <w:b/>
          <w:i/>
          <w:sz w:val="22"/>
          <w:szCs w:val="22"/>
        </w:rPr>
        <w:t xml:space="preserve">HLA-DPB1I, PLOD2, CDKN2B, LHFPL2, S100B, ANXA5, </w:t>
      </w:r>
      <w:r>
        <w:rPr>
          <w:rFonts w:ascii="Times New Roman" w:hAnsi="Times New Roman" w:cs="Times New Roman"/>
          <w:b/>
          <w:sz w:val="22"/>
          <w:szCs w:val="22"/>
        </w:rPr>
        <w:t xml:space="preserve">and </w:t>
      </w:r>
      <w:r>
        <w:rPr>
          <w:rFonts w:ascii="Times New Roman" w:hAnsi="Times New Roman" w:cs="Times New Roman"/>
          <w:b/>
          <w:i/>
          <w:sz w:val="22"/>
          <w:szCs w:val="22"/>
        </w:rPr>
        <w:t xml:space="preserve">HLA-C </w:t>
      </w:r>
      <w:r>
        <w:rPr>
          <w:rFonts w:ascii="Times New Roman" w:hAnsi="Times New Roman" w:cs="Times New Roman"/>
          <w:b/>
          <w:sz w:val="22"/>
          <w:szCs w:val="22"/>
        </w:rPr>
        <w:t xml:space="preserve">(Supplementary Table 4). Among these 7 genes, </w:t>
      </w:r>
      <w:r w:rsidRPr="00C7189B">
        <w:rPr>
          <w:rFonts w:ascii="Times New Roman" w:hAnsi="Times New Roman" w:cs="Times New Roman"/>
          <w:b/>
          <w:i/>
          <w:sz w:val="22"/>
          <w:szCs w:val="22"/>
        </w:rPr>
        <w:t xml:space="preserve">PLOD2, CDKN2B </w:t>
      </w:r>
      <w:r w:rsidRPr="00C7189B">
        <w:rPr>
          <w:rFonts w:ascii="Times New Roman" w:hAnsi="Times New Roman" w:cs="Times New Roman"/>
          <w:b/>
          <w:sz w:val="22"/>
          <w:szCs w:val="22"/>
        </w:rPr>
        <w:t>and</w:t>
      </w:r>
      <w:r w:rsidRPr="00C7189B">
        <w:rPr>
          <w:rFonts w:ascii="Times New Roman" w:hAnsi="Times New Roman" w:cs="Times New Roman"/>
          <w:b/>
          <w:i/>
          <w:sz w:val="22"/>
          <w:szCs w:val="22"/>
        </w:rPr>
        <w:t xml:space="preserve"> HLA-C </w:t>
      </w:r>
      <w:r>
        <w:rPr>
          <w:rFonts w:ascii="Times New Roman" w:hAnsi="Times New Roman" w:cs="Times New Roman"/>
          <w:b/>
          <w:sz w:val="22"/>
          <w:szCs w:val="22"/>
        </w:rPr>
        <w:t>were also significantly changed in the BMI-adjusted model.</w:t>
      </w:r>
    </w:p>
    <w:p w14:paraId="570C84E1" w14:textId="7701566F" w:rsidR="00375F89" w:rsidRDefault="00375F89" w:rsidP="00375F89">
      <w:pPr>
        <w:rPr>
          <w:rFonts w:ascii="Times New Roman" w:eastAsia="Times New Roman" w:hAnsi="Times New Roman" w:cs="Times New Roman"/>
          <w:b/>
          <w:color w:val="212121"/>
          <w:sz w:val="22"/>
        </w:rPr>
      </w:pPr>
      <w:r>
        <w:rPr>
          <w:rFonts w:ascii="Times New Roman" w:eastAsia="Times New Roman" w:hAnsi="Times New Roman" w:cs="Times New Roman"/>
          <w:noProof/>
          <w:color w:val="212121"/>
          <w:sz w:val="22"/>
        </w:rPr>
        <mc:AlternateContent>
          <mc:Choice Requires="wps">
            <w:drawing>
              <wp:anchor distT="0" distB="0" distL="114300" distR="114300" simplePos="0" relativeHeight="251662336" behindDoc="0" locked="0" layoutInCell="1" allowOverlap="1" wp14:anchorId="58A194A1" wp14:editId="095DC75B">
                <wp:simplePos x="0" y="0"/>
                <wp:positionH relativeFrom="column">
                  <wp:posOffset>3086100</wp:posOffset>
                </wp:positionH>
                <wp:positionV relativeFrom="paragraph">
                  <wp:posOffset>154305</wp:posOffset>
                </wp:positionV>
                <wp:extent cx="2286000" cy="24003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22860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6B26C0" w14:textId="77777777" w:rsidR="001E1149" w:rsidRDefault="001E1149" w:rsidP="00375F89"/>
                          <w:p w14:paraId="19BA5D08" w14:textId="77777777" w:rsidR="001E1149" w:rsidRDefault="001E1149" w:rsidP="00375F89"/>
                          <w:p w14:paraId="1D8FC81C" w14:textId="77777777" w:rsidR="001E1149" w:rsidRDefault="001E1149" w:rsidP="00375F89"/>
                          <w:p w14:paraId="2FFCA999" w14:textId="77777777" w:rsidR="001E1149" w:rsidRDefault="001E1149" w:rsidP="00375F89"/>
                          <w:p w14:paraId="0B031ABE" w14:textId="77777777" w:rsidR="001E1149" w:rsidRDefault="001E1149" w:rsidP="00375F89"/>
                          <w:p w14:paraId="11259B6E" w14:textId="77777777" w:rsidR="001E1149" w:rsidRDefault="001E1149" w:rsidP="00375F89"/>
                          <w:p w14:paraId="6AC88B79" w14:textId="77777777" w:rsidR="001E1149" w:rsidRDefault="001E1149" w:rsidP="00375F89"/>
                          <w:p w14:paraId="2A9B89DC" w14:textId="77777777" w:rsidR="001E1149" w:rsidRDefault="001E1149" w:rsidP="00375F89"/>
                          <w:p w14:paraId="2C047BCA" w14:textId="77777777" w:rsidR="001E1149" w:rsidRDefault="001E1149" w:rsidP="00375F89"/>
                          <w:p w14:paraId="430DB712" w14:textId="77777777" w:rsidR="001E1149" w:rsidRDefault="001E1149" w:rsidP="00375F89">
                            <w:r>
                              <w:tab/>
                            </w:r>
                            <w:r>
                              <w:tab/>
                            </w:r>
                          </w:p>
                          <w:p w14:paraId="0034FA58" w14:textId="77777777" w:rsidR="001E1149" w:rsidRPr="00175C17" w:rsidRDefault="001E1149" w:rsidP="00375F89">
                            <w:pPr>
                              <w:rPr>
                                <w:rFonts w:ascii="Times New Roman" w:hAnsi="Times New Roman" w:cs="Times New Roman"/>
                                <w:sz w:val="20"/>
                                <w:szCs w:val="20"/>
                              </w:rPr>
                            </w:pPr>
                            <w:r w:rsidRPr="00175C17">
                              <w:rPr>
                                <w:rFonts w:ascii="Times New Roman" w:hAnsi="Times New Roman" w:cs="Times New Roman"/>
                                <w:b/>
                                <w:sz w:val="20"/>
                                <w:szCs w:val="20"/>
                              </w:rPr>
                              <w:t>Figure 1</w:t>
                            </w:r>
                            <w:r w:rsidRPr="00175C17">
                              <w:rPr>
                                <w:rFonts w:ascii="Times New Roman" w:hAnsi="Times New Roman" w:cs="Times New Roman"/>
                                <w:sz w:val="20"/>
                                <w:szCs w:val="20"/>
                              </w:rPr>
                              <w:t xml:space="preserve">. Venn diagram showing the overlap between Cushing’s affected and age-affected genes </w:t>
                            </w:r>
                            <w:r w:rsidRPr="00175C17">
                              <w:rPr>
                                <w:rFonts w:ascii="Times New Roman" w:hAnsi="Times New Roman" w:cs="Times New Roman"/>
                                <w:sz w:val="20"/>
                                <w:szCs w:val="20"/>
                              </w:rPr>
                              <w:tab/>
                            </w:r>
                            <w:r w:rsidRPr="00175C17">
                              <w:rPr>
                                <w:rFonts w:ascii="Times New Roman" w:hAnsi="Times New Roman" w:cs="Times New Roman"/>
                                <w:sz w:val="20"/>
                                <w:szCs w:val="20"/>
                              </w:rPr>
                              <w:tab/>
                            </w:r>
                          </w:p>
                          <w:p w14:paraId="0B74BC6B" w14:textId="77777777" w:rsidR="001E1149" w:rsidRDefault="001E1149" w:rsidP="00375F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43pt;margin-top:12.15pt;width:180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" filled="f" stroked="f">
                <v:textbox>
                  <w:txbxContent>
                    <w:p w14:paraId="306B26C0" w14:textId="77777777" w:rsidR="00246BE5" w:rsidRDefault="00246BE5" w:rsidP="00375F89"/>
                    <w:p w14:paraId="19BA5D08" w14:textId="77777777" w:rsidR="00246BE5" w:rsidRDefault="00246BE5" w:rsidP="00375F89"/>
                    <w:p w14:paraId="1D8FC81C" w14:textId="77777777" w:rsidR="00246BE5" w:rsidRDefault="00246BE5" w:rsidP="00375F89"/>
                    <w:p w14:paraId="2FFCA999" w14:textId="77777777" w:rsidR="00246BE5" w:rsidRDefault="00246BE5" w:rsidP="00375F89"/>
                    <w:p w14:paraId="0B031ABE" w14:textId="77777777" w:rsidR="00246BE5" w:rsidRDefault="00246BE5" w:rsidP="00375F89"/>
                    <w:p w14:paraId="11259B6E" w14:textId="77777777" w:rsidR="00246BE5" w:rsidRDefault="00246BE5" w:rsidP="00375F89"/>
                    <w:p w14:paraId="6AC88B79" w14:textId="77777777" w:rsidR="00246BE5" w:rsidRDefault="00246BE5" w:rsidP="00375F89"/>
                    <w:p w14:paraId="2A9B89DC" w14:textId="77777777" w:rsidR="00246BE5" w:rsidRDefault="00246BE5" w:rsidP="00375F89"/>
                    <w:p w14:paraId="2C047BCA" w14:textId="77777777" w:rsidR="00246BE5" w:rsidRDefault="00246BE5" w:rsidP="00375F89"/>
                    <w:p w14:paraId="430DB712" w14:textId="77777777" w:rsidR="00246BE5" w:rsidRDefault="00246BE5" w:rsidP="00375F89">
                      <w:r>
                        <w:tab/>
                      </w:r>
                      <w:r>
                        <w:tab/>
                      </w:r>
                    </w:p>
                    <w:p w14:paraId="0034FA58" w14:textId="77777777" w:rsidR="00246BE5" w:rsidRPr="00175C17" w:rsidRDefault="00246BE5" w:rsidP="00375F89">
                      <w:pPr>
                        <w:rPr>
                          <w:rFonts w:ascii="Times New Roman" w:hAnsi="Times New Roman" w:cs="Times New Roman"/>
                          <w:sz w:val="20"/>
                          <w:szCs w:val="20"/>
                        </w:rPr>
                      </w:pPr>
                      <w:r w:rsidRPr="00175C17">
                        <w:rPr>
                          <w:rFonts w:ascii="Times New Roman" w:hAnsi="Times New Roman" w:cs="Times New Roman"/>
                          <w:b/>
                          <w:sz w:val="20"/>
                          <w:szCs w:val="20"/>
                        </w:rPr>
                        <w:t>Figure 1</w:t>
                      </w:r>
                      <w:r w:rsidRPr="00175C17">
                        <w:rPr>
                          <w:rFonts w:ascii="Times New Roman" w:hAnsi="Times New Roman" w:cs="Times New Roman"/>
                          <w:sz w:val="20"/>
                          <w:szCs w:val="20"/>
                        </w:rPr>
                        <w:t xml:space="preserve">. Venn diagram showing the overlap between Cushing’s affected and age-affected genes </w:t>
                      </w:r>
                      <w:r w:rsidRPr="00175C17">
                        <w:rPr>
                          <w:rFonts w:ascii="Times New Roman" w:hAnsi="Times New Roman" w:cs="Times New Roman"/>
                          <w:sz w:val="20"/>
                          <w:szCs w:val="20"/>
                        </w:rPr>
                        <w:tab/>
                      </w:r>
                      <w:r w:rsidRPr="00175C17">
                        <w:rPr>
                          <w:rFonts w:ascii="Times New Roman" w:hAnsi="Times New Roman" w:cs="Times New Roman"/>
                          <w:sz w:val="20"/>
                          <w:szCs w:val="20"/>
                        </w:rPr>
                        <w:tab/>
                      </w:r>
                    </w:p>
                    <w:p w14:paraId="0B74BC6B" w14:textId="77777777" w:rsidR="00246BE5" w:rsidRDefault="00246BE5" w:rsidP="00375F89"/>
                  </w:txbxContent>
                </v:textbox>
                <w10:wrap type="square"/>
              </v:shape>
            </w:pict>
          </mc:Fallback>
        </mc:AlternateContent>
      </w:r>
      <w:r>
        <w:rPr>
          <w:rFonts w:ascii="Times New Roman" w:eastAsia="Times New Roman" w:hAnsi="Times New Roman" w:cs="Times New Roman"/>
          <w:noProof/>
          <w:color w:val="212121"/>
          <w:sz w:val="22"/>
        </w:rPr>
        <w:drawing>
          <wp:anchor distT="0" distB="0" distL="114300" distR="114300" simplePos="0" relativeHeight="251661312" behindDoc="0" locked="0" layoutInCell="1" allowOverlap="1" wp14:anchorId="42CDE24A" wp14:editId="6A9E667A">
            <wp:simplePos x="0" y="0"/>
            <wp:positionH relativeFrom="column">
              <wp:posOffset>3200400</wp:posOffset>
            </wp:positionH>
            <wp:positionV relativeFrom="paragraph">
              <wp:posOffset>154305</wp:posOffset>
            </wp:positionV>
            <wp:extent cx="2009140" cy="20091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Cushing_Age.tiff"/>
                    <pic:cNvPicPr/>
                  </pic:nvPicPr>
                  <pic:blipFill>
                    <a:blip r:embed="rId7" cstate="print">
                      <a:extLst>
                        <a:ext uri="{28A0092B-C50C-407E-A947-70E740481C1C}">
                          <a14:useLocalDpi xmlns:a14="http://schemas.microsoft.com/office/drawing/2010/main"/>
                        </a:ext>
                      </a:extLst>
                    </a:blip>
                    <a:stretch>
                      <a:fillRect/>
                    </a:stretch>
                  </pic:blipFill>
                  <pic:spPr>
                    <a:xfrm>
                      <a:off x="0" y="0"/>
                      <a:ext cx="2009140" cy="2009140"/>
                    </a:xfrm>
                    <a:prstGeom prst="rect">
                      <a:avLst/>
                    </a:prstGeom>
                  </pic:spPr>
                </pic:pic>
              </a:graphicData>
            </a:graphic>
            <wp14:sizeRelH relativeFrom="page">
              <wp14:pctWidth>0</wp14:pctWidth>
            </wp14:sizeRelH>
            <wp14:sizeRelV relativeFrom="page">
              <wp14:pctHeight>0</wp14:pctHeight>
            </wp14:sizeRelV>
          </wp:anchor>
        </w:drawing>
      </w:r>
    </w:p>
    <w:p w14:paraId="165285D8" w14:textId="3067F20D" w:rsidR="00375F89" w:rsidRPr="0060297A" w:rsidRDefault="00375F89" w:rsidP="00375F89">
      <w:pPr>
        <w:rPr>
          <w:rFonts w:ascii="Times New Roman" w:hAnsi="Times New Roman" w:cs="Times New Roman"/>
          <w:b/>
          <w:sz w:val="22"/>
          <w:szCs w:val="22"/>
        </w:rPr>
      </w:pPr>
      <w:r>
        <w:rPr>
          <w:rFonts w:ascii="Times New Roman" w:hAnsi="Times New Roman" w:cs="Times New Roman"/>
          <w:b/>
          <w:sz w:val="22"/>
          <w:szCs w:val="22"/>
        </w:rPr>
        <w:t xml:space="preserve">Our </w:t>
      </w:r>
      <w:r w:rsidR="0016295F">
        <w:rPr>
          <w:rFonts w:ascii="Times New Roman" w:hAnsi="Times New Roman" w:cs="Times New Roman"/>
          <w:b/>
          <w:sz w:val="22"/>
          <w:szCs w:val="22"/>
        </w:rPr>
        <w:t xml:space="preserve">limited </w:t>
      </w:r>
      <w:r>
        <w:rPr>
          <w:rFonts w:ascii="Times New Roman" w:hAnsi="Times New Roman" w:cs="Times New Roman"/>
          <w:b/>
          <w:sz w:val="22"/>
          <w:szCs w:val="22"/>
        </w:rPr>
        <w:t>sample size does not allow us to add age as an extra covariate in our BMI-adjusted model. However, t</w:t>
      </w:r>
      <w:r w:rsidRPr="0060297A">
        <w:rPr>
          <w:rFonts w:ascii="Times New Roman" w:hAnsi="Times New Roman" w:cs="Times New Roman"/>
          <w:b/>
          <w:sz w:val="22"/>
          <w:szCs w:val="22"/>
        </w:rPr>
        <w:t xml:space="preserve">o demonstrate that significantly </w:t>
      </w:r>
      <w:r w:rsidR="0016295F">
        <w:rPr>
          <w:rFonts w:ascii="Times New Roman" w:hAnsi="Times New Roman" w:cs="Times New Roman"/>
          <w:b/>
          <w:sz w:val="22"/>
          <w:szCs w:val="22"/>
        </w:rPr>
        <w:t>differentially expressed</w:t>
      </w:r>
      <w:r w:rsidR="0016295F" w:rsidRPr="0060297A">
        <w:rPr>
          <w:rFonts w:ascii="Times New Roman" w:hAnsi="Times New Roman" w:cs="Times New Roman"/>
          <w:b/>
          <w:sz w:val="22"/>
          <w:szCs w:val="22"/>
        </w:rPr>
        <w:t xml:space="preserve"> </w:t>
      </w:r>
      <w:r w:rsidRPr="0060297A">
        <w:rPr>
          <w:rFonts w:ascii="Times New Roman" w:hAnsi="Times New Roman" w:cs="Times New Roman"/>
          <w:b/>
          <w:sz w:val="22"/>
          <w:szCs w:val="22"/>
        </w:rPr>
        <w:t xml:space="preserve">genes in our cohort were indeed affected by the Cushing’s disease and not confounded by age, we compared our gene list that was adjusted for BMI to a list of 185 genes that are affected by age in subcutaneous adipose tissues obtained from 856 female twins in the age range of 39-85 years </w:t>
      </w:r>
      <w:r w:rsidR="0016295F" w:rsidRPr="0016295F">
        <w:rPr>
          <w:rFonts w:ascii="Times New Roman" w:hAnsi="Times New Roman" w:cs="Times New Roman"/>
          <w:b/>
          <w:sz w:val="22"/>
          <w:szCs w:val="22"/>
        </w:rPr>
        <w:fldChar w:fldCharType="begin" w:fldLock="1"/>
      </w:r>
      <w:r w:rsidR="0016295F">
        <w:rPr>
          <w:rFonts w:ascii="Times New Roman" w:hAnsi="Times New Roman" w:cs="Times New Roman"/>
          <w:b/>
          <w:sz w:val="22"/>
          <w:szCs w:val="22"/>
        </w:rPr>
        <w:instrText>ADDIN CSL_CITATION { "citationItems" : [ { "id" : "ITEM-1", "itemData" : { "DOI" : "10.1186/gb-2013-14-7-r75", "ISBN" : "1465-6914 (Electronic)\\r1465-6906 (Linking)", "ISSN" : "1465-6914", "PMID" : "23889843", "abstract" : "BACKGROUND: Previous studies have demonstrated that gene expression levels change with age. These changes are hypothesized to influence the aging rate of an individual. We analyzed gene expression changes with age in abdominal skin, subcutaneous adipose tissue and lymphoblastoid cell lines in 856 female twins in the age range of 39-85 years. Additionally, we investigated genotypic variants involved in genotype-by-age interactions to understand how the genomic regulation of gene expression alters with age.\\n\\nRESULTS: Using a linear mixed model, differential expression with age was identified in 1,672 genes in skin and 188 genes in adipose tissue. Only two genes expressed in lymphoblastoid cell lines showed significant changes with age. Genes significantly regulated by age were compared with expression profiles in 10 brain regions from 100 postmortem brains aged 16 to 83 years. We identified only one age-related gene common to the three tissues. There were 12 genes that showed differential expression with age in both skin and brain tissue and three common to adipose and brain tissues.\\n\\nCONCLUSIONS: Skin showed the most age-related gene expression changes of all the tissues investigated, with many of the genes being previously implicated in fatty acid metabolism, mitochondrial activity, cancer and splicing. A significant proportion of age-related changes in gene expression appear to be tissue-specific with only a few genes sharing an age effect in expression across tissues. More research is needed to improve our understanding of the genetic influences on aging and the relationship with age-related diseases.", "author" : [ { "dropping-particle" : "", "family" : "Glass", "given" : "Daniel", "non-dropping-particle" : "", "parse-names" : false, "suffix" : "" }, { "dropping-particle" : "", "family" : "Vi\u00f1uela", "given" : "Ana", "non-dropping-particle" : "", "parse-names" : false, "suffix" : "" }, { "dropping-particle" : "", "family" : "Davies", "given" : "Matthew N", "non-dropping-particle" : "", "parse-names" : false, "suffix" : "" }, { "dropping-particle" : "", "family" : "Ramasamy", "given" : "Adaikalavan", "non-dropping-particle" : "", "parse-names" : false, "suffix" : "" }, { "dropping-particle" : "", "family" : "Parts", "given" : "Leopold", "non-dropping-particle" : "", "parse-names" : false, "suffix" : "" }, { "dropping-particle" : "", "family" : "Knowles", "given" : "David", "non-dropping-particle" : "", "parse-names" : false, "suffix" : "" }, { "dropping-particle" : "", "family" : "Brown", "given" : "Andrew a", "non-dropping-particle" : "", "parse-names" : false, "suffix" : "" }, { "dropping-particle" : "", "family" : "Hedman", "given" : "Asa K", "non-dropping-particle" : "", "parse-names" : false, "suffix" : "" }, { "dropping-particle" : "", "family" : "Small", "given" : "Kerrin S", "non-dropping-particle" : "", "parse-names" : false, "suffix" : "" }, { "dropping-particle" : "", "family" : "Buil", "given" : "Alfonso", "non-dropping-particle" : "", "parse-names" : false, "suffix" : "" }, { "dropping-particle" : "", "family" : "Grundberg", "given" : "Elin", "non-dropping-particle" : "", "parse-names" : false, "suffix" : "" }, { "dropping-particle" : "", "family" : "Nica", "given" : "Alexandra C", "non-dropping-particle" : "", "parse-names" : false, "suffix" : "" }, { "dropping-particle" : "", "family" : "Meglio", "given" : "Paoladi", "non-dropping-particle" : "", "parse-names" : false, "suffix" : "" }, { "dropping-particle" : "", "family" : "Nestle", "given" : "Frank O", "non-dropping-particle" : "", "parse-names" : false, "suffix" : "" }, { "dropping-particle" : "", "family" : "Ryten", "given" : "Mina", "non-dropping-particle" : "", "parse-names" : false, "suffix" : "" }, { "dropping-particle" : "", "family" : "Durbin", "given" : "Richard", "non-dropping-particle" : "", "parse-names" : false, "suffix" : "" }, { "dropping-particle" : "", "family" : "McCarthy", "given" : "Mark I", "non-dropping-particle" : "", "parse-names" : false, "suffix" : "" }, { "dropping-particle" : "", "family" : "Deloukas", "given" : "Panagiotis", "non-dropping-particle" : "", "parse-names" : false, "suffix" : "" }, { "dropping-particle" : "", "family" : "Dermitzakis", "given" : "Emmanouil T", "non-dropping-particle" : "", "parse-names" : false, "suffix" : "" }, { "dropping-particle" : "", "family" : "Weale", "given" : "Michael E", "non-dropping-particle" : "", "parse-names" : false, "suffix" : "" }, { "dropping-particle" : "", "family" : "Bataille", "given" : "Veronique", "non-dropping-particle" : "", "parse-names" : false, "suffix" : "" }, { "dropping-particle" : "", "family" : "Spector", "given" : "Tim D", "non-dropping-particle" : "", "parse-names" : false, "suffix" : "" } ], "container-title" : "Genome biology", "id" : "ITEM-1", "issue" : "7", "issued" : { "date-parts" : [ [ "2013" ] ] }, "page" : "R75", "title" : "Gene expression changes with age in skin, adipose tissue, blood and brain.", "type" : "article-journal", "volume" : "14" }, "uris" : [ "http://www.mendeley.com/documents/?uuid=683d26d1-ff1e-4b81-9ffa-c506061368ce" ] } ], "mendeley" : { "formattedCitation" : "(Glass &lt;i&gt;et al.&lt;/i&gt; 2013)", "plainTextFormattedCitation" : "(Glass et al. 2013)", "previouslyFormattedCitation" : "(Glass &lt;i&gt;et al.&lt;/i&gt; 2013)" }, "properties" : { "noteIndex" : 0 }, "schema" : "https://github.com/citation-style-language/schema/raw/master/csl-citation.json" }</w:instrText>
      </w:r>
      <w:r w:rsidR="0016295F" w:rsidRPr="0016295F">
        <w:rPr>
          <w:rFonts w:ascii="Times New Roman" w:hAnsi="Times New Roman" w:cs="Times New Roman"/>
          <w:b/>
          <w:sz w:val="22"/>
          <w:szCs w:val="22"/>
        </w:rPr>
        <w:fldChar w:fldCharType="separate"/>
      </w:r>
      <w:r w:rsidR="0016295F" w:rsidRPr="00BF1DF1">
        <w:rPr>
          <w:rFonts w:ascii="Times New Roman" w:hAnsi="Times New Roman" w:cs="Times New Roman"/>
          <w:b/>
          <w:noProof/>
          <w:sz w:val="22"/>
          <w:szCs w:val="22"/>
        </w:rPr>
        <w:t xml:space="preserve">(Glass </w:t>
      </w:r>
      <w:r w:rsidR="0016295F" w:rsidRPr="00BF1DF1">
        <w:rPr>
          <w:rFonts w:ascii="Times New Roman" w:hAnsi="Times New Roman" w:cs="Times New Roman"/>
          <w:b/>
          <w:i/>
          <w:noProof/>
          <w:sz w:val="22"/>
          <w:szCs w:val="22"/>
        </w:rPr>
        <w:t>et al.</w:t>
      </w:r>
      <w:r w:rsidR="0016295F" w:rsidRPr="00BF1DF1">
        <w:rPr>
          <w:rFonts w:ascii="Times New Roman" w:hAnsi="Times New Roman" w:cs="Times New Roman"/>
          <w:b/>
          <w:noProof/>
          <w:sz w:val="22"/>
          <w:szCs w:val="22"/>
        </w:rPr>
        <w:t xml:space="preserve"> 2013)</w:t>
      </w:r>
      <w:r w:rsidR="0016295F" w:rsidRPr="0016295F">
        <w:rPr>
          <w:rFonts w:ascii="Times New Roman" w:hAnsi="Times New Roman" w:cs="Times New Roman"/>
          <w:b/>
          <w:sz w:val="22"/>
          <w:szCs w:val="22"/>
        </w:rPr>
        <w:fldChar w:fldCharType="end"/>
      </w:r>
      <w:r w:rsidR="0016295F">
        <w:rPr>
          <w:rFonts w:ascii="Times New Roman" w:hAnsi="Times New Roman" w:cs="Times New Roman"/>
          <w:b/>
          <w:sz w:val="22"/>
          <w:szCs w:val="22"/>
        </w:rPr>
        <w:t xml:space="preserve">.  </w:t>
      </w:r>
      <w:r w:rsidRPr="0016295F">
        <w:rPr>
          <w:rFonts w:ascii="Times New Roman" w:hAnsi="Times New Roman" w:cs="Times New Roman"/>
          <w:b/>
          <w:sz w:val="22"/>
          <w:szCs w:val="22"/>
        </w:rPr>
        <w:t>T</w:t>
      </w:r>
      <w:r w:rsidRPr="0060297A">
        <w:rPr>
          <w:rFonts w:ascii="Times New Roman" w:hAnsi="Times New Roman" w:cs="Times New Roman"/>
          <w:b/>
          <w:sz w:val="22"/>
          <w:szCs w:val="22"/>
        </w:rPr>
        <w:t xml:space="preserve">he overlap of our gene list and the age-affected gene list (p adjusted &lt; 0.01 for both analyses) contains only 11 genes (i.e. </w:t>
      </w:r>
      <w:r w:rsidRPr="0060297A">
        <w:rPr>
          <w:rFonts w:ascii="Times New Roman" w:hAnsi="Times New Roman" w:cs="Times New Roman"/>
          <w:b/>
          <w:i/>
          <w:sz w:val="22"/>
          <w:szCs w:val="22"/>
        </w:rPr>
        <w:t>ACACA</w:t>
      </w:r>
      <w:r w:rsidRPr="0060297A">
        <w:rPr>
          <w:rFonts w:ascii="Times New Roman" w:hAnsi="Times New Roman" w:cs="Times New Roman"/>
          <w:b/>
          <w:sz w:val="22"/>
          <w:szCs w:val="22"/>
        </w:rPr>
        <w:t xml:space="preserve">, </w:t>
      </w:r>
      <w:r w:rsidRPr="0060297A">
        <w:rPr>
          <w:rFonts w:ascii="Times New Roman" w:hAnsi="Times New Roman" w:cs="Times New Roman"/>
          <w:b/>
          <w:i/>
          <w:sz w:val="22"/>
          <w:szCs w:val="22"/>
        </w:rPr>
        <w:t>ACSS2</w:t>
      </w:r>
      <w:r w:rsidRPr="0060297A">
        <w:rPr>
          <w:rFonts w:ascii="Times New Roman" w:hAnsi="Times New Roman" w:cs="Times New Roman"/>
          <w:b/>
          <w:sz w:val="22"/>
          <w:szCs w:val="22"/>
        </w:rPr>
        <w:t xml:space="preserve">, </w:t>
      </w:r>
      <w:r w:rsidRPr="0060297A">
        <w:rPr>
          <w:rFonts w:ascii="Times New Roman" w:hAnsi="Times New Roman" w:cs="Times New Roman"/>
          <w:b/>
          <w:i/>
          <w:sz w:val="22"/>
          <w:szCs w:val="22"/>
        </w:rPr>
        <w:t>CLDN5</w:t>
      </w:r>
      <w:r w:rsidRPr="0060297A">
        <w:rPr>
          <w:rFonts w:ascii="Times New Roman" w:hAnsi="Times New Roman" w:cs="Times New Roman"/>
          <w:b/>
          <w:sz w:val="22"/>
          <w:szCs w:val="22"/>
        </w:rPr>
        <w:t xml:space="preserve">, </w:t>
      </w:r>
      <w:r w:rsidRPr="0060297A">
        <w:rPr>
          <w:rFonts w:ascii="Times New Roman" w:hAnsi="Times New Roman" w:cs="Times New Roman"/>
          <w:b/>
          <w:i/>
          <w:sz w:val="22"/>
          <w:szCs w:val="22"/>
        </w:rPr>
        <w:t>CLEC10A</w:t>
      </w:r>
      <w:r w:rsidRPr="0060297A">
        <w:rPr>
          <w:rFonts w:ascii="Times New Roman" w:hAnsi="Times New Roman" w:cs="Times New Roman"/>
          <w:b/>
          <w:sz w:val="22"/>
          <w:szCs w:val="22"/>
        </w:rPr>
        <w:t xml:space="preserve">, </w:t>
      </w:r>
      <w:r w:rsidRPr="0060297A">
        <w:rPr>
          <w:rFonts w:ascii="Times New Roman" w:hAnsi="Times New Roman" w:cs="Times New Roman"/>
          <w:b/>
          <w:i/>
          <w:sz w:val="22"/>
          <w:szCs w:val="22"/>
        </w:rPr>
        <w:t>ELOVL6</w:t>
      </w:r>
      <w:r w:rsidRPr="0060297A">
        <w:rPr>
          <w:rFonts w:ascii="Times New Roman" w:hAnsi="Times New Roman" w:cs="Times New Roman"/>
          <w:b/>
          <w:sz w:val="22"/>
          <w:szCs w:val="22"/>
        </w:rPr>
        <w:t xml:space="preserve">, </w:t>
      </w:r>
      <w:r w:rsidRPr="0060297A">
        <w:rPr>
          <w:rFonts w:ascii="Times New Roman" w:hAnsi="Times New Roman" w:cs="Times New Roman"/>
          <w:b/>
          <w:i/>
          <w:sz w:val="22"/>
          <w:szCs w:val="22"/>
        </w:rPr>
        <w:t>GCHFR</w:t>
      </w:r>
      <w:r w:rsidRPr="0060297A">
        <w:rPr>
          <w:rFonts w:ascii="Times New Roman" w:hAnsi="Times New Roman" w:cs="Times New Roman"/>
          <w:b/>
          <w:sz w:val="22"/>
          <w:szCs w:val="22"/>
        </w:rPr>
        <w:t xml:space="preserve">, </w:t>
      </w:r>
      <w:r w:rsidRPr="0060297A">
        <w:rPr>
          <w:rFonts w:ascii="Times New Roman" w:hAnsi="Times New Roman" w:cs="Times New Roman"/>
          <w:b/>
          <w:i/>
          <w:sz w:val="22"/>
          <w:szCs w:val="22"/>
        </w:rPr>
        <w:t>GPC6</w:t>
      </w:r>
      <w:r w:rsidRPr="0060297A">
        <w:rPr>
          <w:rFonts w:ascii="Times New Roman" w:hAnsi="Times New Roman" w:cs="Times New Roman"/>
          <w:b/>
          <w:sz w:val="22"/>
          <w:szCs w:val="22"/>
        </w:rPr>
        <w:t xml:space="preserve">, </w:t>
      </w:r>
      <w:r w:rsidRPr="0060297A">
        <w:rPr>
          <w:rFonts w:ascii="Times New Roman" w:hAnsi="Times New Roman" w:cs="Times New Roman"/>
          <w:b/>
          <w:i/>
          <w:sz w:val="22"/>
          <w:szCs w:val="22"/>
        </w:rPr>
        <w:t>HTATSF1</w:t>
      </w:r>
      <w:r w:rsidRPr="0060297A">
        <w:rPr>
          <w:rFonts w:ascii="Times New Roman" w:hAnsi="Times New Roman" w:cs="Times New Roman"/>
          <w:b/>
          <w:sz w:val="22"/>
          <w:szCs w:val="22"/>
        </w:rPr>
        <w:t xml:space="preserve">, </w:t>
      </w:r>
      <w:r w:rsidRPr="0060297A">
        <w:rPr>
          <w:rFonts w:ascii="Times New Roman" w:hAnsi="Times New Roman" w:cs="Times New Roman"/>
          <w:b/>
          <w:i/>
          <w:sz w:val="22"/>
          <w:szCs w:val="22"/>
        </w:rPr>
        <w:t>OLFM2</w:t>
      </w:r>
      <w:r w:rsidRPr="0060297A">
        <w:rPr>
          <w:rFonts w:ascii="Times New Roman" w:hAnsi="Times New Roman" w:cs="Times New Roman"/>
          <w:b/>
          <w:sz w:val="22"/>
          <w:szCs w:val="22"/>
        </w:rPr>
        <w:t xml:space="preserve">, </w:t>
      </w:r>
      <w:r w:rsidRPr="0060297A">
        <w:rPr>
          <w:rFonts w:ascii="Times New Roman" w:hAnsi="Times New Roman" w:cs="Times New Roman"/>
          <w:b/>
          <w:i/>
          <w:sz w:val="22"/>
          <w:szCs w:val="22"/>
        </w:rPr>
        <w:t>PNPLA3</w:t>
      </w:r>
      <w:r w:rsidRPr="0060297A">
        <w:rPr>
          <w:rFonts w:ascii="Times New Roman" w:hAnsi="Times New Roman" w:cs="Times New Roman"/>
          <w:b/>
          <w:sz w:val="22"/>
          <w:szCs w:val="22"/>
        </w:rPr>
        <w:t xml:space="preserve">, and </w:t>
      </w:r>
      <w:r w:rsidRPr="0060297A">
        <w:rPr>
          <w:rFonts w:ascii="Times New Roman" w:hAnsi="Times New Roman" w:cs="Times New Roman"/>
          <w:b/>
          <w:i/>
          <w:sz w:val="22"/>
          <w:szCs w:val="22"/>
        </w:rPr>
        <w:t>RET</w:t>
      </w:r>
      <w:proofErr w:type="gramStart"/>
      <w:r w:rsidRPr="0060297A">
        <w:rPr>
          <w:rFonts w:ascii="Times New Roman" w:hAnsi="Times New Roman" w:cs="Times New Roman"/>
          <w:b/>
          <w:sz w:val="22"/>
          <w:szCs w:val="22"/>
        </w:rPr>
        <w:t>)</w:t>
      </w:r>
      <w:r w:rsidR="004F5A7F">
        <w:rPr>
          <w:rFonts w:ascii="Times New Roman" w:hAnsi="Times New Roman" w:cs="Times New Roman"/>
          <w:b/>
          <w:sz w:val="22"/>
          <w:szCs w:val="22"/>
        </w:rPr>
        <w:t xml:space="preserve"> </w:t>
      </w:r>
      <w:ins w:id="28" w:author="Dave Bridges" w:date="2015-04-28T16:42:00Z">
        <w:r w:rsidR="00095A27">
          <w:rPr>
            <w:rFonts w:ascii="Times New Roman" w:hAnsi="Times New Roman" w:cs="Times New Roman"/>
            <w:b/>
            <w:sz w:val="22"/>
            <w:szCs w:val="22"/>
          </w:rPr>
          <w:t xml:space="preserve"> </w:t>
        </w:r>
      </w:ins>
      <w:r w:rsidR="004F5A7F">
        <w:rPr>
          <w:rFonts w:ascii="Times New Roman" w:hAnsi="Times New Roman" w:cs="Times New Roman"/>
          <w:b/>
          <w:sz w:val="22"/>
          <w:szCs w:val="22"/>
        </w:rPr>
        <w:t>,see</w:t>
      </w:r>
      <w:proofErr w:type="gramEnd"/>
      <w:r w:rsidR="004F5A7F">
        <w:rPr>
          <w:rFonts w:ascii="Times New Roman" w:hAnsi="Times New Roman" w:cs="Times New Roman"/>
          <w:b/>
          <w:sz w:val="22"/>
          <w:szCs w:val="22"/>
        </w:rPr>
        <w:t xml:space="preserve"> </w:t>
      </w:r>
      <w:r w:rsidR="008476E2">
        <w:rPr>
          <w:rFonts w:ascii="Times New Roman" w:hAnsi="Times New Roman" w:cs="Times New Roman"/>
          <w:b/>
          <w:sz w:val="22"/>
          <w:szCs w:val="22"/>
        </w:rPr>
        <w:t>Figure 1</w:t>
      </w:r>
      <w:r w:rsidR="004F5A7F">
        <w:rPr>
          <w:rFonts w:ascii="Times New Roman" w:hAnsi="Times New Roman" w:cs="Times New Roman"/>
          <w:b/>
          <w:sz w:val="22"/>
          <w:szCs w:val="22"/>
        </w:rPr>
        <w:t xml:space="preserve"> of this response</w:t>
      </w:r>
      <w:r w:rsidRPr="0060297A">
        <w:rPr>
          <w:rFonts w:ascii="Times New Roman" w:hAnsi="Times New Roman" w:cs="Times New Roman"/>
          <w:b/>
          <w:sz w:val="22"/>
          <w:szCs w:val="22"/>
        </w:rPr>
        <w:t xml:space="preserve">. </w:t>
      </w:r>
    </w:p>
    <w:p w14:paraId="76E56005" w14:textId="77777777" w:rsidR="00375F89" w:rsidRDefault="00375F89" w:rsidP="00375F89">
      <w:pPr>
        <w:rPr>
          <w:rFonts w:ascii="Times New Roman" w:hAnsi="Times New Roman" w:cs="Times New Roman"/>
          <w:b/>
          <w:color w:val="262626"/>
        </w:rPr>
      </w:pPr>
    </w:p>
    <w:p w14:paraId="23D778B5" w14:textId="7AF4D174" w:rsidR="007B1A42" w:rsidRPr="002734E4"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2.      For the gene expression studies, results need to be reworded to describe the results that were and were not statistically significant. While it is possible that a larger sample size would have yielded statistically significant results, conclusions about classes of genes should not be based on results that are not statistically significant.</w:t>
      </w:r>
    </w:p>
    <w:p w14:paraId="21CCD1CC" w14:textId="77777777" w:rsidR="007B1A42" w:rsidRPr="002734E4" w:rsidRDefault="007B1A42" w:rsidP="005D3C08">
      <w:pPr>
        <w:rPr>
          <w:rFonts w:ascii="Times New Roman" w:eastAsia="Times New Roman" w:hAnsi="Times New Roman" w:cs="Times New Roman"/>
          <w:color w:val="212121"/>
          <w:sz w:val="22"/>
          <w:shd w:val="clear" w:color="auto" w:fill="FFFFFF"/>
        </w:rPr>
      </w:pPr>
    </w:p>
    <w:p w14:paraId="499953D1" w14:textId="7373A391" w:rsidR="007B1A42" w:rsidRPr="002734E4" w:rsidRDefault="007B1A42" w:rsidP="005D3C08">
      <w:pPr>
        <w:rPr>
          <w:rFonts w:ascii="Times New Roman" w:eastAsia="Times New Roman" w:hAnsi="Times New Roman" w:cs="Times New Roman"/>
          <w:b/>
          <w:color w:val="212121"/>
          <w:sz w:val="22"/>
          <w:shd w:val="clear" w:color="auto" w:fill="FFFFFF"/>
        </w:rPr>
      </w:pPr>
      <w:r w:rsidRPr="002734E4">
        <w:rPr>
          <w:rFonts w:ascii="Times New Roman" w:eastAsia="Times New Roman" w:hAnsi="Times New Roman" w:cs="Times New Roman"/>
          <w:b/>
          <w:color w:val="212121"/>
          <w:sz w:val="22"/>
          <w:shd w:val="clear" w:color="auto" w:fill="FFFFFF"/>
        </w:rPr>
        <w:t xml:space="preserve">We have clarified this point in the revised manuscript.  GSEA analyses allow us to </w:t>
      </w:r>
      <w:proofErr w:type="spellStart"/>
      <w:r w:rsidRPr="002734E4">
        <w:rPr>
          <w:rFonts w:ascii="Times New Roman" w:eastAsia="Times New Roman" w:hAnsi="Times New Roman" w:cs="Times New Roman"/>
          <w:b/>
          <w:color w:val="212121"/>
          <w:sz w:val="22"/>
          <w:shd w:val="clear" w:color="auto" w:fill="FFFFFF"/>
        </w:rPr>
        <w:t>analyse</w:t>
      </w:r>
      <w:proofErr w:type="spellEnd"/>
      <w:r w:rsidRPr="002734E4">
        <w:rPr>
          <w:rFonts w:ascii="Times New Roman" w:eastAsia="Times New Roman" w:hAnsi="Times New Roman" w:cs="Times New Roman"/>
          <w:b/>
          <w:color w:val="212121"/>
          <w:sz w:val="22"/>
          <w:shd w:val="clear" w:color="auto" w:fill="FFFFFF"/>
        </w:rPr>
        <w:t xml:space="preserve"> groups of functionally related groups together.  </w:t>
      </w:r>
      <w:r w:rsidR="00F679EF" w:rsidRPr="002734E4">
        <w:rPr>
          <w:rFonts w:ascii="Times New Roman" w:eastAsia="Times New Roman" w:hAnsi="Times New Roman" w:cs="Times New Roman"/>
          <w:b/>
          <w:color w:val="212121"/>
          <w:sz w:val="22"/>
          <w:shd w:val="clear" w:color="auto" w:fill="FFFFFF"/>
        </w:rPr>
        <w:t xml:space="preserve">As described previously, this GSEA approach allows for identification of significantly altered pathways and networks, even if the underlying genes themselves are not quite </w:t>
      </w:r>
      <w:proofErr w:type="spellStart"/>
      <w:r w:rsidR="00F679EF" w:rsidRPr="002734E4">
        <w:rPr>
          <w:rFonts w:ascii="Times New Roman" w:eastAsia="Times New Roman" w:hAnsi="Times New Roman" w:cs="Times New Roman"/>
          <w:b/>
          <w:color w:val="212121"/>
          <w:sz w:val="22"/>
          <w:shd w:val="clear" w:color="auto" w:fill="FFFFFF"/>
        </w:rPr>
        <w:t>significiant</w:t>
      </w:r>
      <w:proofErr w:type="spellEnd"/>
      <w:r w:rsidR="00F679EF" w:rsidRPr="002734E4">
        <w:rPr>
          <w:rFonts w:ascii="Times New Roman" w:eastAsia="Times New Roman" w:hAnsi="Times New Roman" w:cs="Times New Roman"/>
          <w:b/>
          <w:color w:val="212121"/>
          <w:sz w:val="22"/>
          <w:shd w:val="clear" w:color="auto" w:fill="FFFFFF"/>
        </w:rPr>
        <w:t xml:space="preserve">.  An example of this might be that if every ribosomal gene is </w:t>
      </w:r>
      <w:proofErr w:type="spellStart"/>
      <w:r w:rsidR="00F679EF" w:rsidRPr="002734E4">
        <w:rPr>
          <w:rFonts w:ascii="Times New Roman" w:eastAsia="Times New Roman" w:hAnsi="Times New Roman" w:cs="Times New Roman"/>
          <w:b/>
          <w:color w:val="212121"/>
          <w:sz w:val="22"/>
          <w:shd w:val="clear" w:color="auto" w:fill="FFFFFF"/>
        </w:rPr>
        <w:t>downregulated</w:t>
      </w:r>
      <w:proofErr w:type="spellEnd"/>
      <w:r w:rsidR="00F679EF" w:rsidRPr="002734E4">
        <w:rPr>
          <w:rFonts w:ascii="Times New Roman" w:eastAsia="Times New Roman" w:hAnsi="Times New Roman" w:cs="Times New Roman"/>
          <w:b/>
          <w:color w:val="212121"/>
          <w:sz w:val="22"/>
          <w:shd w:val="clear" w:color="auto" w:fill="FFFFFF"/>
        </w:rPr>
        <w:t xml:space="preserve"> 20%, but none quite reach our level of statistical significance (q&lt;0.05)</w:t>
      </w:r>
      <w:proofErr w:type="gramStart"/>
      <w:r w:rsidR="00F679EF" w:rsidRPr="002734E4">
        <w:rPr>
          <w:rFonts w:ascii="Times New Roman" w:eastAsia="Times New Roman" w:hAnsi="Times New Roman" w:cs="Times New Roman"/>
          <w:b/>
          <w:color w:val="212121"/>
          <w:sz w:val="22"/>
          <w:shd w:val="clear" w:color="auto" w:fill="FFFFFF"/>
        </w:rPr>
        <w:t>,  GSEA</w:t>
      </w:r>
      <w:proofErr w:type="gramEnd"/>
      <w:r w:rsidR="00F679EF" w:rsidRPr="002734E4">
        <w:rPr>
          <w:rFonts w:ascii="Times New Roman" w:eastAsia="Times New Roman" w:hAnsi="Times New Roman" w:cs="Times New Roman"/>
          <w:b/>
          <w:color w:val="212121"/>
          <w:sz w:val="22"/>
          <w:shd w:val="clear" w:color="auto" w:fill="FFFFFF"/>
        </w:rPr>
        <w:t xml:space="preserve"> analysis would identify this pathway as significant.  </w:t>
      </w:r>
      <w:r w:rsidRPr="002734E4">
        <w:rPr>
          <w:rFonts w:ascii="Times New Roman" w:eastAsia="Times New Roman" w:hAnsi="Times New Roman" w:cs="Times New Roman"/>
          <w:b/>
          <w:color w:val="212121"/>
          <w:sz w:val="22"/>
          <w:shd w:val="clear" w:color="auto" w:fill="FFFFFF"/>
        </w:rPr>
        <w:t xml:space="preserve">At times we are discussing the cluster of genes (for example genes involved in </w:t>
      </w:r>
      <w:proofErr w:type="spellStart"/>
      <w:r w:rsidRPr="002734E4">
        <w:rPr>
          <w:rFonts w:ascii="Times New Roman" w:eastAsia="Times New Roman" w:hAnsi="Times New Roman" w:cs="Times New Roman"/>
          <w:b/>
          <w:color w:val="212121"/>
          <w:sz w:val="22"/>
          <w:shd w:val="clear" w:color="auto" w:fill="FFFFFF"/>
        </w:rPr>
        <w:t>lipogenesis</w:t>
      </w:r>
      <w:proofErr w:type="spellEnd"/>
      <w:r w:rsidRPr="002734E4">
        <w:rPr>
          <w:rFonts w:ascii="Times New Roman" w:eastAsia="Times New Roman" w:hAnsi="Times New Roman" w:cs="Times New Roman"/>
          <w:b/>
          <w:color w:val="212121"/>
          <w:sz w:val="22"/>
          <w:shd w:val="clear" w:color="auto" w:fill="FFFFFF"/>
        </w:rPr>
        <w:t xml:space="preserve">) and at other times we are discussing a specific gene.  Each of the statistical tests (for the groups or for the genes) </w:t>
      </w:r>
      <w:proofErr w:type="gramStart"/>
      <w:r w:rsidRPr="002734E4">
        <w:rPr>
          <w:rFonts w:ascii="Times New Roman" w:eastAsia="Times New Roman" w:hAnsi="Times New Roman" w:cs="Times New Roman"/>
          <w:b/>
          <w:color w:val="212121"/>
          <w:sz w:val="22"/>
          <w:shd w:val="clear" w:color="auto" w:fill="FFFFFF"/>
        </w:rPr>
        <w:t>give</w:t>
      </w:r>
      <w:proofErr w:type="gramEnd"/>
      <w:r w:rsidRPr="002734E4">
        <w:rPr>
          <w:rFonts w:ascii="Times New Roman" w:eastAsia="Times New Roman" w:hAnsi="Times New Roman" w:cs="Times New Roman"/>
          <w:b/>
          <w:color w:val="212121"/>
          <w:sz w:val="22"/>
          <w:shd w:val="clear" w:color="auto" w:fill="FFFFFF"/>
        </w:rPr>
        <w:t xml:space="preserve"> separate p-values.  We have specified throughout the revised manuscript precisely when we mean that the gene is significant and when we are referring to the group.</w:t>
      </w:r>
    </w:p>
    <w:p w14:paraId="797DEBEC" w14:textId="43CC0FC4" w:rsidR="007B1A42" w:rsidRPr="002734E4"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 xml:space="preserve">a.      </w:t>
      </w:r>
      <w:proofErr w:type="gramStart"/>
      <w:r w:rsidRPr="002734E4">
        <w:rPr>
          <w:rFonts w:ascii="Times New Roman" w:eastAsia="Times New Roman" w:hAnsi="Times New Roman" w:cs="Times New Roman"/>
          <w:color w:val="212121"/>
          <w:sz w:val="22"/>
          <w:shd w:val="clear" w:color="auto" w:fill="FFFFFF"/>
        </w:rPr>
        <w:t>Be</w:t>
      </w:r>
      <w:proofErr w:type="gramEnd"/>
      <w:r w:rsidRPr="002734E4">
        <w:rPr>
          <w:rFonts w:ascii="Times New Roman" w:eastAsia="Times New Roman" w:hAnsi="Times New Roman" w:cs="Times New Roman"/>
          <w:color w:val="212121"/>
          <w:sz w:val="22"/>
          <w:shd w:val="clear" w:color="auto" w:fill="FFFFFF"/>
        </w:rPr>
        <w:t xml:space="preserve"> careful with the use of “trend” where there is a tendency toward a difference in the absence of statistical significance as trend means something else.</w:t>
      </w:r>
    </w:p>
    <w:p w14:paraId="56B9AE48" w14:textId="77777777" w:rsidR="007B1A42" w:rsidRPr="002734E4" w:rsidRDefault="007B1A42" w:rsidP="005D3C08">
      <w:pPr>
        <w:rPr>
          <w:rFonts w:ascii="Times New Roman" w:eastAsia="Times New Roman" w:hAnsi="Times New Roman" w:cs="Times New Roman"/>
          <w:color w:val="212121"/>
          <w:sz w:val="22"/>
          <w:shd w:val="clear" w:color="auto" w:fill="FFFFFF"/>
        </w:rPr>
      </w:pPr>
    </w:p>
    <w:p w14:paraId="2C5FE2B0" w14:textId="7D1EC51D" w:rsidR="007B1A42" w:rsidRPr="002734E4" w:rsidRDefault="007B1A42" w:rsidP="005D3C08">
      <w:pPr>
        <w:rPr>
          <w:rFonts w:ascii="Times New Roman" w:eastAsia="Times New Roman" w:hAnsi="Times New Roman" w:cs="Times New Roman"/>
          <w:b/>
          <w:color w:val="212121"/>
          <w:sz w:val="22"/>
          <w:shd w:val="clear" w:color="auto" w:fill="FFFFFF"/>
        </w:rPr>
      </w:pPr>
      <w:r w:rsidRPr="002734E4">
        <w:rPr>
          <w:rFonts w:ascii="Times New Roman" w:eastAsia="Times New Roman" w:hAnsi="Times New Roman" w:cs="Times New Roman"/>
          <w:b/>
          <w:color w:val="212121"/>
          <w:sz w:val="22"/>
          <w:shd w:val="clear" w:color="auto" w:fill="FFFFFF"/>
        </w:rPr>
        <w:t>We have removed this imprecise wording in several places in the revised manuscript.</w:t>
      </w:r>
    </w:p>
    <w:p w14:paraId="7934F5BD" w14:textId="77777777" w:rsidR="00A65526" w:rsidRPr="002734E4"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b.      Lines 267-69 and figure 4A, are these genes significantly increased? If so, please indicate on graph. If not, please reword the text accordingly.</w:t>
      </w:r>
    </w:p>
    <w:p w14:paraId="2992D9E1" w14:textId="77777777" w:rsidR="00A65526" w:rsidRPr="002734E4" w:rsidRDefault="00A65526" w:rsidP="005D3C08">
      <w:pPr>
        <w:rPr>
          <w:rFonts w:ascii="Times New Roman" w:eastAsia="Times New Roman" w:hAnsi="Times New Roman" w:cs="Times New Roman"/>
          <w:color w:val="212121"/>
          <w:sz w:val="22"/>
          <w:shd w:val="clear" w:color="auto" w:fill="FFFFFF"/>
        </w:rPr>
      </w:pPr>
    </w:p>
    <w:p w14:paraId="74842C0D" w14:textId="2B635894" w:rsidR="00A65526" w:rsidRPr="002734E4" w:rsidRDefault="00A65526" w:rsidP="005D3C08">
      <w:pPr>
        <w:rPr>
          <w:rFonts w:ascii="Times New Roman" w:eastAsia="Times New Roman" w:hAnsi="Times New Roman" w:cs="Times New Roman"/>
          <w:b/>
          <w:color w:val="000000"/>
          <w:sz w:val="22"/>
        </w:rPr>
      </w:pPr>
      <w:r w:rsidRPr="002734E4">
        <w:rPr>
          <w:rFonts w:ascii="Times New Roman" w:eastAsia="Times New Roman" w:hAnsi="Times New Roman" w:cs="Times New Roman"/>
          <w:b/>
          <w:color w:val="212121"/>
          <w:sz w:val="22"/>
          <w:shd w:val="clear" w:color="auto" w:fill="FFFFFF"/>
        </w:rPr>
        <w:t xml:space="preserve">From Figure 4A, </w:t>
      </w:r>
      <w:r w:rsidRPr="002734E4">
        <w:rPr>
          <w:rFonts w:ascii="Times New Roman" w:eastAsia="Times New Roman" w:hAnsi="Times New Roman" w:cs="Times New Roman"/>
          <w:b/>
          <w:i/>
          <w:color w:val="212121"/>
          <w:sz w:val="22"/>
          <w:shd w:val="clear" w:color="auto" w:fill="FFFFFF"/>
        </w:rPr>
        <w:t>FASN</w:t>
      </w:r>
      <w:r w:rsidRPr="002734E4">
        <w:rPr>
          <w:rFonts w:ascii="Times New Roman" w:eastAsia="Times New Roman" w:hAnsi="Times New Roman" w:cs="Times New Roman"/>
          <w:b/>
          <w:color w:val="212121"/>
          <w:sz w:val="22"/>
          <w:shd w:val="clear" w:color="auto" w:fill="FFFFFF"/>
        </w:rPr>
        <w:t xml:space="preserve"> (q=</w:t>
      </w:r>
      <w:r w:rsidRPr="002734E4">
        <w:rPr>
          <w:rFonts w:ascii="Times New Roman" w:hAnsi="Times New Roman" w:cs="Times New Roman"/>
          <w:b/>
          <w:sz w:val="22"/>
        </w:rPr>
        <w:t xml:space="preserve"> </w:t>
      </w:r>
      <w:r w:rsidRPr="002734E4">
        <w:rPr>
          <w:rFonts w:ascii="Times New Roman" w:eastAsia="Times New Roman" w:hAnsi="Times New Roman" w:cs="Times New Roman"/>
          <w:b/>
          <w:color w:val="212121"/>
          <w:sz w:val="22"/>
          <w:shd w:val="clear" w:color="auto" w:fill="FFFFFF"/>
        </w:rPr>
        <w:t>0.0031)</w:t>
      </w:r>
      <w:r w:rsidR="009A6D8A" w:rsidRPr="002734E4">
        <w:rPr>
          <w:rFonts w:ascii="Times New Roman" w:eastAsia="Times New Roman" w:hAnsi="Times New Roman" w:cs="Times New Roman"/>
          <w:b/>
          <w:color w:val="212121"/>
          <w:sz w:val="22"/>
          <w:shd w:val="clear" w:color="auto" w:fill="FFFFFF"/>
        </w:rPr>
        <w:t xml:space="preserve">, </w:t>
      </w:r>
      <w:r w:rsidR="009A6D8A" w:rsidRPr="002734E4">
        <w:rPr>
          <w:rFonts w:ascii="Times New Roman" w:eastAsia="Times New Roman" w:hAnsi="Times New Roman" w:cs="Times New Roman"/>
          <w:b/>
          <w:i/>
          <w:color w:val="212121"/>
          <w:sz w:val="22"/>
          <w:shd w:val="clear" w:color="auto" w:fill="FFFFFF"/>
        </w:rPr>
        <w:t>ACACA</w:t>
      </w:r>
      <w:r w:rsidR="009A6D8A" w:rsidRPr="002734E4">
        <w:rPr>
          <w:rFonts w:ascii="Times New Roman" w:eastAsia="Times New Roman" w:hAnsi="Times New Roman" w:cs="Times New Roman"/>
          <w:b/>
          <w:color w:val="212121"/>
          <w:sz w:val="22"/>
          <w:shd w:val="clear" w:color="auto" w:fill="FFFFFF"/>
        </w:rPr>
        <w:t xml:space="preserve"> (q=</w:t>
      </w:r>
      <w:r w:rsidR="002734E4" w:rsidRPr="002734E4">
        <w:rPr>
          <w:rFonts w:ascii="Times New Roman" w:eastAsia="Times New Roman" w:hAnsi="Times New Roman" w:cs="Times New Roman"/>
          <w:b/>
          <w:color w:val="000000"/>
          <w:sz w:val="22"/>
        </w:rPr>
        <w:t xml:space="preserve"> 0.0039</w:t>
      </w:r>
      <w:r w:rsidR="009A6D8A" w:rsidRPr="002734E4">
        <w:rPr>
          <w:rFonts w:ascii="Times New Roman" w:eastAsia="Times New Roman" w:hAnsi="Times New Roman" w:cs="Times New Roman"/>
          <w:b/>
          <w:color w:val="000000"/>
          <w:sz w:val="22"/>
        </w:rPr>
        <w:t xml:space="preserve">), </w:t>
      </w:r>
      <w:r w:rsidR="009A6D8A" w:rsidRPr="002734E4">
        <w:rPr>
          <w:rFonts w:ascii="Times New Roman" w:eastAsia="Times New Roman" w:hAnsi="Times New Roman" w:cs="Times New Roman"/>
          <w:b/>
          <w:i/>
          <w:color w:val="000000"/>
          <w:sz w:val="22"/>
        </w:rPr>
        <w:t>ACSL1</w:t>
      </w:r>
      <w:r w:rsidR="009A6D8A" w:rsidRPr="002734E4">
        <w:rPr>
          <w:rFonts w:ascii="Times New Roman" w:eastAsia="Times New Roman" w:hAnsi="Times New Roman" w:cs="Times New Roman"/>
          <w:b/>
          <w:color w:val="000000"/>
          <w:sz w:val="22"/>
        </w:rPr>
        <w:t xml:space="preserve"> (q= 0.025),</w:t>
      </w:r>
      <w:r w:rsidR="002734E4" w:rsidRPr="002734E4">
        <w:rPr>
          <w:rFonts w:ascii="Times New Roman" w:eastAsia="Times New Roman" w:hAnsi="Times New Roman" w:cs="Times New Roman"/>
          <w:b/>
          <w:color w:val="000000"/>
          <w:sz w:val="22"/>
        </w:rPr>
        <w:t xml:space="preserve"> and </w:t>
      </w:r>
      <w:r w:rsidR="002734E4" w:rsidRPr="002734E4">
        <w:rPr>
          <w:rFonts w:ascii="Times New Roman" w:eastAsia="Times New Roman" w:hAnsi="Times New Roman" w:cs="Times New Roman"/>
          <w:b/>
          <w:i/>
          <w:color w:val="000000"/>
          <w:sz w:val="22"/>
        </w:rPr>
        <w:t>ELOVL5</w:t>
      </w:r>
      <w:r w:rsidR="002734E4" w:rsidRPr="002734E4">
        <w:rPr>
          <w:rFonts w:ascii="Times New Roman" w:eastAsia="Times New Roman" w:hAnsi="Times New Roman" w:cs="Times New Roman"/>
          <w:b/>
          <w:color w:val="000000"/>
          <w:sz w:val="22"/>
        </w:rPr>
        <w:t xml:space="preserve"> (q= 0.016)</w:t>
      </w:r>
      <w:r w:rsidR="009A6D8A" w:rsidRPr="002734E4">
        <w:rPr>
          <w:rFonts w:ascii="Times New Roman" w:eastAsia="Times New Roman" w:hAnsi="Times New Roman" w:cs="Times New Roman"/>
          <w:b/>
          <w:color w:val="000000"/>
          <w:sz w:val="22"/>
        </w:rPr>
        <w:t xml:space="preserve"> </w:t>
      </w:r>
      <w:r w:rsidR="002734E4" w:rsidRPr="002734E4">
        <w:rPr>
          <w:rFonts w:ascii="Times New Roman" w:eastAsia="Times New Roman" w:hAnsi="Times New Roman" w:cs="Times New Roman"/>
          <w:b/>
          <w:color w:val="000000"/>
          <w:sz w:val="22"/>
        </w:rPr>
        <w:t>r</w:t>
      </w:r>
      <w:r w:rsidR="009A6D8A" w:rsidRPr="002734E4">
        <w:rPr>
          <w:rFonts w:ascii="Times New Roman" w:eastAsia="Times New Roman" w:hAnsi="Times New Roman" w:cs="Times New Roman"/>
          <w:b/>
          <w:color w:val="000000"/>
          <w:sz w:val="22"/>
        </w:rPr>
        <w:t xml:space="preserve">eached statistical significance.   </w:t>
      </w:r>
      <w:r w:rsidR="009A6D8A" w:rsidRPr="002734E4">
        <w:rPr>
          <w:rFonts w:ascii="Times New Roman" w:eastAsia="Times New Roman" w:hAnsi="Times New Roman" w:cs="Times New Roman"/>
          <w:b/>
          <w:i/>
          <w:color w:val="000000"/>
          <w:sz w:val="22"/>
        </w:rPr>
        <w:t>ACSL3</w:t>
      </w:r>
      <w:r w:rsidR="009A6D8A" w:rsidRPr="002734E4">
        <w:rPr>
          <w:rFonts w:ascii="Times New Roman" w:eastAsia="Times New Roman" w:hAnsi="Times New Roman" w:cs="Times New Roman"/>
          <w:b/>
          <w:color w:val="000000"/>
          <w:sz w:val="22"/>
        </w:rPr>
        <w:t xml:space="preserve"> (q= 0.12)</w:t>
      </w:r>
      <w:r w:rsidR="002734E4" w:rsidRPr="002734E4">
        <w:rPr>
          <w:rFonts w:ascii="Times New Roman" w:eastAsia="Times New Roman" w:hAnsi="Times New Roman" w:cs="Times New Roman"/>
          <w:b/>
          <w:color w:val="000000"/>
          <w:sz w:val="22"/>
        </w:rPr>
        <w:t xml:space="preserve">, </w:t>
      </w:r>
      <w:r w:rsidR="002734E4" w:rsidRPr="002734E4">
        <w:rPr>
          <w:rFonts w:ascii="Times New Roman" w:eastAsia="Times New Roman" w:hAnsi="Times New Roman" w:cs="Times New Roman"/>
          <w:b/>
          <w:i/>
          <w:color w:val="000000"/>
          <w:sz w:val="22"/>
        </w:rPr>
        <w:t>ACSL4</w:t>
      </w:r>
      <w:r w:rsidR="002734E4" w:rsidRPr="002734E4">
        <w:rPr>
          <w:rFonts w:ascii="Times New Roman" w:eastAsia="Times New Roman" w:hAnsi="Times New Roman" w:cs="Times New Roman"/>
          <w:b/>
          <w:color w:val="000000"/>
          <w:sz w:val="22"/>
        </w:rPr>
        <w:t xml:space="preserve"> (q= 0.10), </w:t>
      </w:r>
      <w:r w:rsidR="002734E4" w:rsidRPr="002734E4">
        <w:rPr>
          <w:rFonts w:ascii="Times New Roman" w:eastAsia="Times New Roman" w:hAnsi="Times New Roman" w:cs="Times New Roman"/>
          <w:b/>
          <w:i/>
          <w:color w:val="000000"/>
          <w:sz w:val="22"/>
        </w:rPr>
        <w:t>ELOVL1</w:t>
      </w:r>
      <w:r w:rsidR="002734E4" w:rsidRPr="002734E4">
        <w:rPr>
          <w:rFonts w:ascii="Times New Roman" w:eastAsia="Times New Roman" w:hAnsi="Times New Roman" w:cs="Times New Roman"/>
          <w:b/>
          <w:color w:val="000000"/>
          <w:sz w:val="22"/>
        </w:rPr>
        <w:t xml:space="preserve"> (q=0.11)</w:t>
      </w:r>
      <w:r w:rsidR="002734E4">
        <w:rPr>
          <w:rFonts w:ascii="Times New Roman" w:eastAsia="Times New Roman" w:hAnsi="Times New Roman" w:cs="Times New Roman"/>
          <w:b/>
          <w:color w:val="000000"/>
          <w:sz w:val="22"/>
        </w:rPr>
        <w:t xml:space="preserve"> were increased, but did not reach statistical significance</w:t>
      </w:r>
      <w:r w:rsidR="002734E4" w:rsidRPr="002734E4">
        <w:rPr>
          <w:rFonts w:ascii="Times New Roman" w:eastAsia="Times New Roman" w:hAnsi="Times New Roman" w:cs="Times New Roman"/>
          <w:b/>
          <w:color w:val="000000"/>
          <w:sz w:val="22"/>
        </w:rPr>
        <w:t xml:space="preserve">.  </w:t>
      </w:r>
      <w:r w:rsidR="002734E4" w:rsidRPr="002734E4">
        <w:rPr>
          <w:rFonts w:ascii="Times New Roman" w:eastAsia="Times New Roman" w:hAnsi="Times New Roman" w:cs="Times New Roman"/>
          <w:b/>
          <w:i/>
          <w:color w:val="000000"/>
          <w:sz w:val="22"/>
        </w:rPr>
        <w:t>ELOVL6</w:t>
      </w:r>
      <w:r w:rsidR="002734E4" w:rsidRPr="002734E4">
        <w:rPr>
          <w:rFonts w:ascii="Times New Roman" w:eastAsia="Times New Roman" w:hAnsi="Times New Roman" w:cs="Times New Roman"/>
          <w:b/>
          <w:color w:val="000000"/>
          <w:sz w:val="22"/>
        </w:rPr>
        <w:t xml:space="preserve"> was expressed below the detection limit cutoff and therefore no statistical tests were performed, as per the DESeq2 algorithm </w:t>
      </w:r>
      <w:r w:rsidR="002734E4" w:rsidRPr="009C0954">
        <w:rPr>
          <w:rFonts w:ascii="Times New Roman" w:eastAsia="Times New Roman" w:hAnsi="Times New Roman" w:cs="Times New Roman"/>
          <w:b/>
          <w:color w:val="000000"/>
          <w:sz w:val="22"/>
        </w:rPr>
        <w:fldChar w:fldCharType="begin" w:fldLock="1"/>
      </w:r>
      <w:r w:rsidR="0016295F" w:rsidRPr="00246BE5">
        <w:rPr>
          <w:rFonts w:ascii="Times New Roman" w:eastAsia="Times New Roman" w:hAnsi="Times New Roman" w:cs="Times New Roman"/>
          <w:b/>
          <w:color w:val="000000"/>
          <w:sz w:val="22"/>
        </w:rPr>
        <w:instrText>ADDIN CSL_CITATION { "citationItems" : [ { "id" : "ITEM-1", "itemData" : { "DOI" : "10.1101/002832", "author" : [ { "dropping-particle" : "", "family" : "Love", "given" : "M. I.", "non-dropping-particle" : "", "parse-names" : false, "suffix" : "" }, { "dropping-particle" : "", "family" : "Huber", "given" : "W.", "non-dropping-particle" : "", "parse-names" : false, "suffix" : "" }, { "dropping-particle" : "", "family" : "Anders", "given" : "Simon", "non-dropping-particle" : "", "parse-names" : false, "suffix" : "" } ], "id" : "ITEM-1", "issued" : { "date-parts" : [ [ "2014", "2", "19" ] ] }, "title" : "Moderated estimation of fold change and dispersion for RNA-Seq data with DESeq2", "type" : "report" }, "uris" : [ "http://www.mendeley.com/documents/?uuid=1bdb6ee2-2411-48d0-9bdd-0ca7fdb549cf" ] } ], "mendeley" : { "formattedCitation" : "(Love &lt;i&gt;et al.&lt;/i&gt; 2014)", "plainTextFormattedCitation" : "(Love et al. 2014)", "previouslyFormattedCitation" : "(Love &lt;i&gt;et al.&lt;/i&gt; 2014)" }, "properties" : { "noteIndex" : 0 }, "schema" : "https://github.com/citation-style-language/schema/raw/master/csl-citation.json" }</w:instrText>
      </w:r>
      <w:r w:rsidR="002734E4" w:rsidRPr="009C0954">
        <w:rPr>
          <w:rFonts w:ascii="Times New Roman" w:eastAsia="Times New Roman" w:hAnsi="Times New Roman" w:cs="Times New Roman"/>
          <w:b/>
          <w:color w:val="000000"/>
          <w:sz w:val="22"/>
        </w:rPr>
        <w:fldChar w:fldCharType="separate"/>
      </w:r>
      <w:r w:rsidR="0016295F" w:rsidRPr="00BF1DF1">
        <w:rPr>
          <w:rFonts w:ascii="Times New Roman" w:eastAsia="Times New Roman" w:hAnsi="Times New Roman" w:cs="Times New Roman"/>
          <w:b/>
          <w:noProof/>
          <w:color w:val="000000"/>
          <w:sz w:val="22"/>
        </w:rPr>
        <w:t xml:space="preserve">(Love </w:t>
      </w:r>
      <w:r w:rsidR="0016295F" w:rsidRPr="00BF1DF1">
        <w:rPr>
          <w:rFonts w:ascii="Times New Roman" w:eastAsia="Times New Roman" w:hAnsi="Times New Roman" w:cs="Times New Roman"/>
          <w:b/>
          <w:i/>
          <w:noProof/>
          <w:color w:val="000000"/>
          <w:sz w:val="22"/>
        </w:rPr>
        <w:t>et al.</w:t>
      </w:r>
      <w:r w:rsidR="0016295F" w:rsidRPr="00BF1DF1">
        <w:rPr>
          <w:rFonts w:ascii="Times New Roman" w:eastAsia="Times New Roman" w:hAnsi="Times New Roman" w:cs="Times New Roman"/>
          <w:b/>
          <w:noProof/>
          <w:color w:val="000000"/>
          <w:sz w:val="22"/>
        </w:rPr>
        <w:t xml:space="preserve"> 2014)</w:t>
      </w:r>
      <w:r w:rsidR="002734E4" w:rsidRPr="009C0954">
        <w:rPr>
          <w:rFonts w:ascii="Times New Roman" w:eastAsia="Times New Roman" w:hAnsi="Times New Roman" w:cs="Times New Roman"/>
          <w:b/>
          <w:color w:val="000000"/>
          <w:sz w:val="22"/>
        </w:rPr>
        <w:fldChar w:fldCharType="end"/>
      </w:r>
      <w:r w:rsidR="002734E4" w:rsidRPr="00246BE5">
        <w:rPr>
          <w:rFonts w:ascii="Times New Roman" w:eastAsia="Times New Roman" w:hAnsi="Times New Roman" w:cs="Times New Roman"/>
          <w:b/>
          <w:color w:val="000000"/>
          <w:sz w:val="22"/>
        </w:rPr>
        <w:t>.</w:t>
      </w:r>
      <w:r w:rsidR="002734E4">
        <w:rPr>
          <w:rFonts w:ascii="Times New Roman" w:eastAsia="Times New Roman" w:hAnsi="Times New Roman" w:cs="Times New Roman"/>
          <w:b/>
          <w:color w:val="000000"/>
          <w:sz w:val="22"/>
        </w:rPr>
        <w:t xml:space="preserve">  We have added asterisks to Figure 4A, and thank the reviewer for </w:t>
      </w:r>
      <w:r w:rsidR="00FB3F8B">
        <w:rPr>
          <w:rFonts w:ascii="Times New Roman" w:eastAsia="Times New Roman" w:hAnsi="Times New Roman" w:cs="Times New Roman"/>
          <w:b/>
          <w:color w:val="000000"/>
          <w:sz w:val="22"/>
        </w:rPr>
        <w:t>pointing out this error</w:t>
      </w:r>
      <w:r w:rsidR="002734E4">
        <w:rPr>
          <w:rFonts w:ascii="Times New Roman" w:eastAsia="Times New Roman" w:hAnsi="Times New Roman" w:cs="Times New Roman"/>
          <w:b/>
          <w:color w:val="000000"/>
          <w:sz w:val="22"/>
        </w:rPr>
        <w:t>.</w:t>
      </w:r>
    </w:p>
    <w:p w14:paraId="7768466B" w14:textId="77777777" w:rsidR="00FB3F8B"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c.      Lines 270-72 and figure 4B, as above.</w:t>
      </w:r>
    </w:p>
    <w:p w14:paraId="37DB63F7" w14:textId="77777777" w:rsidR="00FB3F8B" w:rsidRDefault="00FB3F8B" w:rsidP="005D3C08">
      <w:pPr>
        <w:rPr>
          <w:rFonts w:ascii="Times New Roman" w:eastAsia="Times New Roman" w:hAnsi="Times New Roman" w:cs="Times New Roman"/>
          <w:color w:val="212121"/>
          <w:sz w:val="22"/>
          <w:shd w:val="clear" w:color="auto" w:fill="FFFFFF"/>
        </w:rPr>
      </w:pPr>
    </w:p>
    <w:p w14:paraId="30A6FF8F" w14:textId="3138452B" w:rsidR="00FB3F8B" w:rsidRDefault="00FB3F8B" w:rsidP="005D3C08">
      <w:pPr>
        <w:rPr>
          <w:rFonts w:ascii="Times New Roman" w:eastAsia="Times New Roman" w:hAnsi="Times New Roman" w:cs="Times New Roman"/>
          <w:b/>
          <w:color w:val="212121"/>
          <w:sz w:val="22"/>
          <w:shd w:val="clear" w:color="auto" w:fill="FFFFFF"/>
        </w:rPr>
      </w:pPr>
      <w:r>
        <w:rPr>
          <w:rFonts w:ascii="Times New Roman" w:eastAsia="Times New Roman" w:hAnsi="Times New Roman" w:cs="Times New Roman"/>
          <w:b/>
          <w:color w:val="212121"/>
          <w:sz w:val="22"/>
          <w:shd w:val="clear" w:color="auto" w:fill="FFFFFF"/>
        </w:rPr>
        <w:t xml:space="preserve">For Figure 4B, </w:t>
      </w:r>
      <w:r w:rsidRPr="002D344F">
        <w:rPr>
          <w:rFonts w:ascii="Times New Roman" w:eastAsia="Times New Roman" w:hAnsi="Times New Roman" w:cs="Times New Roman"/>
          <w:b/>
          <w:i/>
          <w:color w:val="212121"/>
          <w:sz w:val="22"/>
          <w:shd w:val="clear" w:color="auto" w:fill="FFFFFF"/>
        </w:rPr>
        <w:t>SCD</w:t>
      </w:r>
      <w:r>
        <w:rPr>
          <w:rFonts w:ascii="Times New Roman" w:eastAsia="Times New Roman" w:hAnsi="Times New Roman" w:cs="Times New Roman"/>
          <w:b/>
          <w:color w:val="212121"/>
          <w:sz w:val="22"/>
          <w:shd w:val="clear" w:color="auto" w:fill="FFFFFF"/>
        </w:rPr>
        <w:t xml:space="preserve"> and </w:t>
      </w:r>
      <w:r w:rsidRPr="002D344F">
        <w:rPr>
          <w:rFonts w:ascii="Times New Roman" w:eastAsia="Times New Roman" w:hAnsi="Times New Roman" w:cs="Times New Roman"/>
          <w:b/>
          <w:i/>
          <w:color w:val="212121"/>
          <w:sz w:val="22"/>
          <w:shd w:val="clear" w:color="auto" w:fill="FFFFFF"/>
        </w:rPr>
        <w:t>HSD17B12</w:t>
      </w:r>
      <w:r>
        <w:rPr>
          <w:rFonts w:ascii="Times New Roman" w:eastAsia="Times New Roman" w:hAnsi="Times New Roman" w:cs="Times New Roman"/>
          <w:b/>
          <w:color w:val="212121"/>
          <w:sz w:val="22"/>
          <w:shd w:val="clear" w:color="auto" w:fill="FFFFFF"/>
        </w:rPr>
        <w:t xml:space="preserve"> were significantly increased in the Cushing’s adipose samples.  Asterisks have been added to this figure.</w:t>
      </w:r>
      <w:r w:rsidR="002D344F">
        <w:rPr>
          <w:rFonts w:ascii="Times New Roman" w:eastAsia="Times New Roman" w:hAnsi="Times New Roman" w:cs="Times New Roman"/>
          <w:b/>
          <w:color w:val="212121"/>
          <w:sz w:val="22"/>
          <w:shd w:val="clear" w:color="auto" w:fill="FFFFFF"/>
        </w:rPr>
        <w:t xml:space="preserve">  </w:t>
      </w:r>
      <w:proofErr w:type="gramStart"/>
      <w:r w:rsidR="002D344F">
        <w:rPr>
          <w:rFonts w:ascii="Times New Roman" w:eastAsia="Times New Roman" w:hAnsi="Times New Roman" w:cs="Times New Roman"/>
          <w:b/>
          <w:color w:val="212121"/>
          <w:sz w:val="22"/>
          <w:shd w:val="clear" w:color="auto" w:fill="FFFFFF"/>
        </w:rPr>
        <w:t xml:space="preserve">For </w:t>
      </w:r>
      <w:r w:rsidR="002D344F" w:rsidRPr="002D344F">
        <w:rPr>
          <w:rFonts w:ascii="Times New Roman" w:eastAsia="Times New Roman" w:hAnsi="Times New Roman" w:cs="Times New Roman"/>
          <w:b/>
          <w:i/>
          <w:color w:val="212121"/>
          <w:sz w:val="22"/>
          <w:shd w:val="clear" w:color="auto" w:fill="FFFFFF"/>
        </w:rPr>
        <w:t>FADS1/2</w:t>
      </w:r>
      <w:r w:rsidR="002D344F">
        <w:rPr>
          <w:rFonts w:ascii="Times New Roman" w:eastAsia="Times New Roman" w:hAnsi="Times New Roman" w:cs="Times New Roman"/>
          <w:b/>
          <w:color w:val="212121"/>
          <w:sz w:val="22"/>
          <w:shd w:val="clear" w:color="auto" w:fill="FFFFFF"/>
        </w:rPr>
        <w:t>, even though the fold change was quite high</w:t>
      </w:r>
      <w:r w:rsidR="008A2A23">
        <w:rPr>
          <w:rFonts w:ascii="Times New Roman" w:eastAsia="Times New Roman" w:hAnsi="Times New Roman" w:cs="Times New Roman"/>
          <w:b/>
          <w:color w:val="212121"/>
          <w:sz w:val="22"/>
          <w:shd w:val="clear" w:color="auto" w:fill="FFFFFF"/>
        </w:rPr>
        <w:t xml:space="preserve"> (4.0 and 4.5 fold respectively), the</w:t>
      </w:r>
      <w:r w:rsidR="0016295F">
        <w:rPr>
          <w:rFonts w:ascii="Times New Roman" w:eastAsia="Times New Roman" w:hAnsi="Times New Roman" w:cs="Times New Roman"/>
          <w:b/>
          <w:color w:val="212121"/>
          <w:sz w:val="22"/>
          <w:shd w:val="clear" w:color="auto" w:fill="FFFFFF"/>
        </w:rPr>
        <w:t>se genes</w:t>
      </w:r>
      <w:r w:rsidR="008A2A23">
        <w:rPr>
          <w:rFonts w:ascii="Times New Roman" w:eastAsia="Times New Roman" w:hAnsi="Times New Roman" w:cs="Times New Roman"/>
          <w:b/>
          <w:color w:val="212121"/>
          <w:sz w:val="22"/>
          <w:shd w:val="clear" w:color="auto" w:fill="FFFFFF"/>
        </w:rPr>
        <w:t xml:space="preserve"> were excluded by the DESeq2 algorithm due to excessive variance</w:t>
      </w:r>
      <w:proofErr w:type="gramEnd"/>
      <w:r w:rsidR="008A2A23">
        <w:rPr>
          <w:rFonts w:ascii="Times New Roman" w:eastAsia="Times New Roman" w:hAnsi="Times New Roman" w:cs="Times New Roman"/>
          <w:b/>
          <w:color w:val="212121"/>
          <w:sz w:val="22"/>
          <w:shd w:val="clear" w:color="auto" w:fill="FFFFFF"/>
        </w:rPr>
        <w:t xml:space="preserve">.  </w:t>
      </w:r>
      <w:r w:rsidR="00034041">
        <w:rPr>
          <w:rFonts w:ascii="Times New Roman" w:eastAsia="Times New Roman" w:hAnsi="Times New Roman" w:cs="Times New Roman"/>
          <w:b/>
          <w:color w:val="212121"/>
          <w:sz w:val="22"/>
          <w:shd w:val="clear" w:color="auto" w:fill="FFFFFF"/>
        </w:rPr>
        <w:t xml:space="preserve">As described in the DESeq2 paper, this functionality was built in order to improve statistical power by ignoring genes with excessive variance that were unlikely to yield statistically significant results.  This brings up an important limitation, in that we could potentially miss genes that have extremely high fold change but significant within-group variance. </w:t>
      </w:r>
      <w:r w:rsidR="008A2A23">
        <w:rPr>
          <w:rFonts w:ascii="Times New Roman" w:eastAsia="Times New Roman" w:hAnsi="Times New Roman" w:cs="Times New Roman"/>
          <w:b/>
          <w:color w:val="212121"/>
          <w:sz w:val="22"/>
          <w:shd w:val="clear" w:color="auto" w:fill="FFFFFF"/>
        </w:rPr>
        <w:t>To ensure that we did not miss any high variance, but high fold change genes, we re-examined our dataset, looking for genes that had high fold change</w:t>
      </w:r>
      <w:r w:rsidR="003619DC">
        <w:rPr>
          <w:rFonts w:ascii="Times New Roman" w:eastAsia="Times New Roman" w:hAnsi="Times New Roman" w:cs="Times New Roman"/>
          <w:b/>
          <w:color w:val="212121"/>
          <w:sz w:val="22"/>
          <w:shd w:val="clear" w:color="auto" w:fill="FFFFFF"/>
        </w:rPr>
        <w:t xml:space="preserve"> (&gt;2 fold</w:t>
      </w:r>
      <w:r w:rsidR="008A2A23">
        <w:rPr>
          <w:rFonts w:ascii="Times New Roman" w:eastAsia="Times New Roman" w:hAnsi="Times New Roman" w:cs="Times New Roman"/>
          <w:b/>
          <w:color w:val="212121"/>
          <w:sz w:val="22"/>
          <w:shd w:val="clear" w:color="auto" w:fill="FFFFFF"/>
        </w:rPr>
        <w:t xml:space="preserve"> </w:t>
      </w:r>
      <w:r w:rsidR="003619DC">
        <w:rPr>
          <w:rFonts w:ascii="Times New Roman" w:eastAsia="Times New Roman" w:hAnsi="Times New Roman" w:cs="Times New Roman"/>
          <w:b/>
          <w:color w:val="212121"/>
          <w:sz w:val="22"/>
          <w:shd w:val="clear" w:color="auto" w:fill="FFFFFF"/>
        </w:rPr>
        <w:t>change), reasonable expression</w:t>
      </w:r>
      <w:r w:rsidR="008A2A23">
        <w:rPr>
          <w:rFonts w:ascii="Times New Roman" w:eastAsia="Times New Roman" w:hAnsi="Times New Roman" w:cs="Times New Roman"/>
          <w:b/>
          <w:color w:val="212121"/>
          <w:sz w:val="22"/>
          <w:shd w:val="clear" w:color="auto" w:fill="FFFFFF"/>
        </w:rPr>
        <w:t xml:space="preserve"> </w:t>
      </w:r>
      <w:r w:rsidR="003619DC">
        <w:rPr>
          <w:rFonts w:ascii="Times New Roman" w:eastAsia="Times New Roman" w:hAnsi="Times New Roman" w:cs="Times New Roman"/>
          <w:b/>
          <w:color w:val="212121"/>
          <w:sz w:val="22"/>
          <w:shd w:val="clear" w:color="auto" w:fill="FFFFFF"/>
        </w:rPr>
        <w:t>&gt;50 counts</w:t>
      </w:r>
      <w:r w:rsidR="008A2A23">
        <w:rPr>
          <w:rFonts w:ascii="Times New Roman" w:eastAsia="Times New Roman" w:hAnsi="Times New Roman" w:cs="Times New Roman"/>
          <w:b/>
          <w:color w:val="212121"/>
          <w:sz w:val="22"/>
          <w:shd w:val="clear" w:color="auto" w:fill="FFFFFF"/>
        </w:rPr>
        <w:t xml:space="preserve"> and no calculated p-value.  Other than ELOVL6, FADS1/2, we identified the following genes</w:t>
      </w:r>
      <w:r w:rsidR="00034041">
        <w:rPr>
          <w:rFonts w:ascii="Times New Roman" w:eastAsia="Times New Roman" w:hAnsi="Times New Roman" w:cs="Times New Roman"/>
          <w:b/>
          <w:color w:val="212121"/>
          <w:sz w:val="22"/>
          <w:shd w:val="clear" w:color="auto" w:fill="FFFFFF"/>
        </w:rPr>
        <w:t>, most of which we have described in our analysis but have not reported a p-value.  These data are all available in Supplementary Table 1</w:t>
      </w:r>
      <w:r w:rsidR="008A2A23">
        <w:rPr>
          <w:rFonts w:ascii="Times New Roman" w:eastAsia="Times New Roman" w:hAnsi="Times New Roman" w:cs="Times New Roman"/>
          <w:b/>
          <w:color w:val="212121"/>
          <w:sz w:val="22"/>
          <w:shd w:val="clear" w:color="auto" w:fill="FFFFFF"/>
        </w:rPr>
        <w:t>:</w:t>
      </w:r>
    </w:p>
    <w:p w14:paraId="0E2995AC" w14:textId="317B1478" w:rsidR="008A2A23" w:rsidRDefault="004C715E" w:rsidP="005D3C08">
      <w:pPr>
        <w:rPr>
          <w:rFonts w:ascii="Times New Roman" w:eastAsia="Times New Roman" w:hAnsi="Times New Roman" w:cs="Times New Roman"/>
          <w:b/>
          <w:color w:val="212121"/>
          <w:sz w:val="22"/>
          <w:shd w:val="clear" w:color="auto" w:fill="FFFFFF"/>
        </w:rPr>
      </w:pPr>
      <w:r>
        <w:rPr>
          <w:rFonts w:ascii="Times New Roman" w:eastAsia="Times New Roman" w:hAnsi="Times New Roman" w:cs="Times New Roman"/>
          <w:b/>
          <w:noProof/>
          <w:color w:val="212121"/>
          <w:sz w:val="22"/>
        </w:rPr>
        <mc:AlternateContent>
          <mc:Choice Requires="wps">
            <w:drawing>
              <wp:anchor distT="0" distB="0" distL="114300" distR="114300" simplePos="0" relativeHeight="251659264" behindDoc="0" locked="0" layoutInCell="1" allowOverlap="1" wp14:anchorId="75767EBA" wp14:editId="47468731">
                <wp:simplePos x="0" y="0"/>
                <wp:positionH relativeFrom="column">
                  <wp:posOffset>2286000</wp:posOffset>
                </wp:positionH>
                <wp:positionV relativeFrom="paragraph">
                  <wp:posOffset>-321310</wp:posOffset>
                </wp:positionV>
                <wp:extent cx="3086100" cy="22860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861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F9894" w14:textId="38912A20" w:rsidR="001E1149" w:rsidRPr="00A12BCF" w:rsidRDefault="001E1149">
                            <w:pPr>
                              <w:rPr>
                                <w:rFonts w:ascii="Times New Roman" w:hAnsi="Times New Roman" w:cs="Times New Roman"/>
                                <w:sz w:val="22"/>
                                <w:szCs w:val="22"/>
                              </w:rPr>
                            </w:pPr>
                            <w:r w:rsidRPr="00A12BCF">
                              <w:rPr>
                                <w:rFonts w:ascii="Times New Roman" w:hAnsi="Times New Roman" w:cs="Times New Roman"/>
                                <w:sz w:val="22"/>
                                <w:szCs w:val="22"/>
                              </w:rPr>
                              <w:t>Table 1: Genes which had high fold changes but did not have pairwise statistical tests performed by the DESeq2 algorithm.</w:t>
                            </w:r>
                          </w:p>
                          <w:tbl>
                            <w:tblPr>
                              <w:tblStyle w:val="LightList"/>
                              <w:tblW w:w="4520" w:type="dxa"/>
                              <w:tblLook w:val="04A0" w:firstRow="1" w:lastRow="0" w:firstColumn="1" w:lastColumn="0" w:noHBand="0" w:noVBand="1"/>
                            </w:tblPr>
                            <w:tblGrid>
                              <w:gridCol w:w="1920"/>
                              <w:gridCol w:w="1300"/>
                              <w:gridCol w:w="1300"/>
                            </w:tblGrid>
                            <w:tr w:rsidR="001E1149" w:rsidRPr="00034041" w14:paraId="66F9B81C" w14:textId="77777777" w:rsidTr="004C71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tcPr>
                                <w:p w14:paraId="37E68CBF" w14:textId="77777777" w:rsidR="001E1149" w:rsidRPr="00034041" w:rsidRDefault="001E1149" w:rsidP="004C715E">
                                  <w:pPr>
                                    <w:jc w:val="right"/>
                                    <w:rPr>
                                      <w:rFonts w:ascii="Calibri" w:eastAsia="Times New Roman" w:hAnsi="Calibri" w:cs="Times New Roman"/>
                                    </w:rPr>
                                  </w:pPr>
                                  <w:r w:rsidRPr="00034041">
                                    <w:rPr>
                                      <w:rFonts w:ascii="Calibri" w:eastAsia="Times New Roman" w:hAnsi="Calibri" w:cs="Times New Roman"/>
                                    </w:rPr>
                                    <w:t>Expression</w:t>
                                  </w:r>
                                </w:p>
                              </w:tc>
                              <w:tc>
                                <w:tcPr>
                                  <w:tcW w:w="1300" w:type="dxa"/>
                                </w:tcPr>
                                <w:p w14:paraId="22B2445E" w14:textId="77777777" w:rsidR="001E1149" w:rsidRPr="00034041" w:rsidRDefault="001E1149" w:rsidP="004C715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034041">
                                    <w:rPr>
                                      <w:rFonts w:ascii="Calibri" w:eastAsia="Times New Roman" w:hAnsi="Calibri" w:cs="Times New Roman"/>
                                    </w:rPr>
                                    <w:t xml:space="preserve">Fold </w:t>
                                  </w:r>
                                </w:p>
                                <w:p w14:paraId="2BF5A0D8" w14:textId="77777777" w:rsidR="001E1149" w:rsidRPr="00034041" w:rsidRDefault="001E1149" w:rsidP="004C715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034041">
                                    <w:rPr>
                                      <w:rFonts w:ascii="Calibri" w:eastAsia="Times New Roman" w:hAnsi="Calibri" w:cs="Times New Roman"/>
                                    </w:rPr>
                                    <w:t>Change</w:t>
                                  </w:r>
                                </w:p>
                              </w:tc>
                              <w:tc>
                                <w:tcPr>
                                  <w:tcW w:w="1300" w:type="dxa"/>
                                  <w:noWrap/>
                                </w:tcPr>
                                <w:p w14:paraId="09283804" w14:textId="77777777" w:rsidR="001E1149" w:rsidRPr="00034041" w:rsidRDefault="001E1149" w:rsidP="004C715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034041">
                                    <w:rPr>
                                      <w:rFonts w:ascii="Calibri" w:eastAsia="Times New Roman" w:hAnsi="Calibri" w:cs="Times New Roman"/>
                                    </w:rPr>
                                    <w:t>Gene</w:t>
                                  </w:r>
                                </w:p>
                              </w:tc>
                            </w:tr>
                            <w:tr w:rsidR="001E1149" w:rsidRPr="008A2A23" w14:paraId="29171578" w14:textId="77777777" w:rsidTr="004C71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1518EF07"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413.57</w:t>
                                  </w:r>
                                </w:p>
                              </w:tc>
                              <w:tc>
                                <w:tcPr>
                                  <w:tcW w:w="1300" w:type="dxa"/>
                                </w:tcPr>
                                <w:p w14:paraId="7896A5BF" w14:textId="77777777" w:rsidR="001E1149" w:rsidRPr="008A2A23"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4.45</w:t>
                                  </w:r>
                                </w:p>
                              </w:tc>
                              <w:tc>
                                <w:tcPr>
                                  <w:tcW w:w="1300" w:type="dxa"/>
                                  <w:noWrap/>
                                  <w:hideMark/>
                                </w:tcPr>
                                <w:p w14:paraId="46619828" w14:textId="77777777" w:rsidR="001E1149" w:rsidRPr="00034041"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FADS1</w:t>
                                  </w:r>
                                </w:p>
                              </w:tc>
                            </w:tr>
                            <w:tr w:rsidR="001E1149" w:rsidRPr="008A2A23" w14:paraId="59DAFA4B" w14:textId="77777777" w:rsidTr="004C715E">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759F5563"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317.13</w:t>
                                  </w:r>
                                </w:p>
                              </w:tc>
                              <w:tc>
                                <w:tcPr>
                                  <w:tcW w:w="1300" w:type="dxa"/>
                                </w:tcPr>
                                <w:p w14:paraId="7C9BAB07" w14:textId="77777777" w:rsidR="001E1149" w:rsidRPr="008A2A23"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3.98</w:t>
                                  </w:r>
                                </w:p>
                              </w:tc>
                              <w:tc>
                                <w:tcPr>
                                  <w:tcW w:w="1300" w:type="dxa"/>
                                  <w:noWrap/>
                                  <w:hideMark/>
                                </w:tcPr>
                                <w:p w14:paraId="7AFD1351" w14:textId="77777777" w:rsidR="001E1149" w:rsidRPr="00034041"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FADS2</w:t>
                                  </w:r>
                                </w:p>
                              </w:tc>
                            </w:tr>
                            <w:tr w:rsidR="001E1149" w:rsidRPr="008A2A23" w14:paraId="3863ACE7" w14:textId="77777777" w:rsidTr="004C71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40C0F06E"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93.02</w:t>
                                  </w:r>
                                </w:p>
                              </w:tc>
                              <w:tc>
                                <w:tcPr>
                                  <w:tcW w:w="1300" w:type="dxa"/>
                                </w:tcPr>
                                <w:p w14:paraId="44D475FD" w14:textId="77777777" w:rsidR="001E1149" w:rsidRPr="008A2A23"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3.81</w:t>
                                  </w:r>
                                </w:p>
                              </w:tc>
                              <w:tc>
                                <w:tcPr>
                                  <w:tcW w:w="1300" w:type="dxa"/>
                                  <w:noWrap/>
                                  <w:hideMark/>
                                </w:tcPr>
                                <w:p w14:paraId="25BF566F" w14:textId="77777777" w:rsidR="001E1149" w:rsidRPr="00034041"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ELOVL6</w:t>
                                  </w:r>
                                </w:p>
                              </w:tc>
                            </w:tr>
                            <w:tr w:rsidR="001E1149" w:rsidRPr="008A2A23" w14:paraId="7EB148AC" w14:textId="77777777" w:rsidTr="004C715E">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62ECE5D2"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849.98</w:t>
                                  </w:r>
                                </w:p>
                              </w:tc>
                              <w:tc>
                                <w:tcPr>
                                  <w:tcW w:w="1300" w:type="dxa"/>
                                </w:tcPr>
                                <w:p w14:paraId="35398334" w14:textId="77777777" w:rsidR="001E1149" w:rsidRPr="008A2A23"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3.75</w:t>
                                  </w:r>
                                </w:p>
                              </w:tc>
                              <w:tc>
                                <w:tcPr>
                                  <w:tcW w:w="1300" w:type="dxa"/>
                                  <w:noWrap/>
                                  <w:hideMark/>
                                </w:tcPr>
                                <w:p w14:paraId="7A6B3A87" w14:textId="77777777" w:rsidR="001E1149" w:rsidRPr="00034041"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SPP1</w:t>
                                  </w:r>
                                </w:p>
                              </w:tc>
                            </w:tr>
                            <w:tr w:rsidR="001E1149" w:rsidRPr="008A2A23" w14:paraId="751750C9" w14:textId="77777777" w:rsidTr="004C71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723DE398"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66.31</w:t>
                                  </w:r>
                                </w:p>
                              </w:tc>
                              <w:tc>
                                <w:tcPr>
                                  <w:tcW w:w="1300" w:type="dxa"/>
                                </w:tcPr>
                                <w:p w14:paraId="4B513AD3" w14:textId="77777777" w:rsidR="001E1149" w:rsidRPr="008A2A23"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3.18</w:t>
                                  </w:r>
                                </w:p>
                              </w:tc>
                              <w:tc>
                                <w:tcPr>
                                  <w:tcW w:w="1300" w:type="dxa"/>
                                  <w:noWrap/>
                                  <w:hideMark/>
                                </w:tcPr>
                                <w:p w14:paraId="064A8D31" w14:textId="77777777" w:rsidR="001E1149" w:rsidRPr="00034041"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BMP3</w:t>
                                  </w:r>
                                </w:p>
                              </w:tc>
                            </w:tr>
                            <w:tr w:rsidR="001E1149" w:rsidRPr="008A2A23" w14:paraId="2A5E862D" w14:textId="77777777" w:rsidTr="004C715E">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1A8333DF"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320.18</w:t>
                                  </w:r>
                                </w:p>
                              </w:tc>
                              <w:tc>
                                <w:tcPr>
                                  <w:tcW w:w="1300" w:type="dxa"/>
                                </w:tcPr>
                                <w:p w14:paraId="3669A770" w14:textId="77777777" w:rsidR="001E1149" w:rsidRPr="008A2A23"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2.95</w:t>
                                  </w:r>
                                </w:p>
                              </w:tc>
                              <w:tc>
                                <w:tcPr>
                                  <w:tcW w:w="1300" w:type="dxa"/>
                                  <w:noWrap/>
                                  <w:hideMark/>
                                </w:tcPr>
                                <w:p w14:paraId="0E493AB9" w14:textId="77777777" w:rsidR="001E1149" w:rsidRPr="00034041"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AACS</w:t>
                                  </w:r>
                                </w:p>
                              </w:tc>
                            </w:tr>
                          </w:tbl>
                          <w:p w14:paraId="0EDF1D83" w14:textId="77777777" w:rsidR="001E1149" w:rsidRDefault="001E1149">
                            <w:pPr>
                              <w:rPr>
                                <w:rFonts w:ascii="Times New Roman" w:hAnsi="Times New Roman" w:cs="Times New Roman"/>
                                <w:b/>
                                <w:sz w:val="22"/>
                                <w:szCs w:val="22"/>
                              </w:rPr>
                            </w:pPr>
                          </w:p>
                          <w:p w14:paraId="207BDAC5" w14:textId="77777777" w:rsidR="001E1149" w:rsidRPr="004C715E" w:rsidRDefault="001E1149">
                            <w:pPr>
                              <w:rPr>
                                <w:rFonts w:ascii="Times New Roman" w:hAnsi="Times New Roman" w:cs="Times New Roman"/>
                                <w:b/>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7" type="#_x0000_t202" style="position:absolute;margin-left:180pt;margin-top:-25.25pt;width:243pt;height:18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" filled="f" stroked="f">
                <v:textbox>
                  <w:txbxContent>
                    <w:p w14:paraId="740F9894" w14:textId="38912A20" w:rsidR="001E1149" w:rsidRPr="00A12BCF" w:rsidRDefault="001E1149">
                      <w:pPr>
                        <w:rPr>
                          <w:rFonts w:ascii="Times New Roman" w:hAnsi="Times New Roman" w:cs="Times New Roman"/>
                          <w:sz w:val="22"/>
                          <w:szCs w:val="22"/>
                        </w:rPr>
                      </w:pPr>
                      <w:r w:rsidRPr="00A12BCF">
                        <w:rPr>
                          <w:rFonts w:ascii="Times New Roman" w:hAnsi="Times New Roman" w:cs="Times New Roman"/>
                          <w:sz w:val="22"/>
                          <w:szCs w:val="22"/>
                        </w:rPr>
                        <w:t>Table 1: Genes which had high fold changes but did not have pairwise statistical tests performed by the DESeq2 algorithm.</w:t>
                      </w:r>
                    </w:p>
                    <w:tbl>
                      <w:tblPr>
                        <w:tblStyle w:val="LightList"/>
                        <w:tblW w:w="4520" w:type="dxa"/>
                        <w:tblLook w:val="04A0" w:firstRow="1" w:lastRow="0" w:firstColumn="1" w:lastColumn="0" w:noHBand="0" w:noVBand="1"/>
                      </w:tblPr>
                      <w:tblGrid>
                        <w:gridCol w:w="1920"/>
                        <w:gridCol w:w="1300"/>
                        <w:gridCol w:w="1300"/>
                      </w:tblGrid>
                      <w:tr w:rsidR="001E1149" w:rsidRPr="00034041" w14:paraId="66F9B81C" w14:textId="77777777" w:rsidTr="004C71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tcPr>
                          <w:p w14:paraId="37E68CBF" w14:textId="77777777" w:rsidR="001E1149" w:rsidRPr="00034041" w:rsidRDefault="001E1149" w:rsidP="004C715E">
                            <w:pPr>
                              <w:jc w:val="right"/>
                              <w:rPr>
                                <w:rFonts w:ascii="Calibri" w:eastAsia="Times New Roman" w:hAnsi="Calibri" w:cs="Times New Roman"/>
                              </w:rPr>
                            </w:pPr>
                            <w:r w:rsidRPr="00034041">
                              <w:rPr>
                                <w:rFonts w:ascii="Calibri" w:eastAsia="Times New Roman" w:hAnsi="Calibri" w:cs="Times New Roman"/>
                              </w:rPr>
                              <w:t>Expression</w:t>
                            </w:r>
                          </w:p>
                        </w:tc>
                        <w:tc>
                          <w:tcPr>
                            <w:tcW w:w="1300" w:type="dxa"/>
                          </w:tcPr>
                          <w:p w14:paraId="22B2445E" w14:textId="77777777" w:rsidR="001E1149" w:rsidRPr="00034041" w:rsidRDefault="001E1149" w:rsidP="004C715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034041">
                              <w:rPr>
                                <w:rFonts w:ascii="Calibri" w:eastAsia="Times New Roman" w:hAnsi="Calibri" w:cs="Times New Roman"/>
                              </w:rPr>
                              <w:t xml:space="preserve">Fold </w:t>
                            </w:r>
                          </w:p>
                          <w:p w14:paraId="2BF5A0D8" w14:textId="77777777" w:rsidR="001E1149" w:rsidRPr="00034041" w:rsidRDefault="001E1149" w:rsidP="004C715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034041">
                              <w:rPr>
                                <w:rFonts w:ascii="Calibri" w:eastAsia="Times New Roman" w:hAnsi="Calibri" w:cs="Times New Roman"/>
                              </w:rPr>
                              <w:t>Change</w:t>
                            </w:r>
                          </w:p>
                        </w:tc>
                        <w:tc>
                          <w:tcPr>
                            <w:tcW w:w="1300" w:type="dxa"/>
                            <w:noWrap/>
                          </w:tcPr>
                          <w:p w14:paraId="09283804" w14:textId="77777777" w:rsidR="001E1149" w:rsidRPr="00034041" w:rsidRDefault="001E1149" w:rsidP="004C715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034041">
                              <w:rPr>
                                <w:rFonts w:ascii="Calibri" w:eastAsia="Times New Roman" w:hAnsi="Calibri" w:cs="Times New Roman"/>
                              </w:rPr>
                              <w:t>Gene</w:t>
                            </w:r>
                          </w:p>
                        </w:tc>
                      </w:tr>
                      <w:tr w:rsidR="001E1149" w:rsidRPr="008A2A23" w14:paraId="29171578" w14:textId="77777777" w:rsidTr="004C71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1518EF07"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413.57</w:t>
                            </w:r>
                          </w:p>
                        </w:tc>
                        <w:tc>
                          <w:tcPr>
                            <w:tcW w:w="1300" w:type="dxa"/>
                          </w:tcPr>
                          <w:p w14:paraId="7896A5BF" w14:textId="77777777" w:rsidR="001E1149" w:rsidRPr="008A2A23"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4.45</w:t>
                            </w:r>
                          </w:p>
                        </w:tc>
                        <w:tc>
                          <w:tcPr>
                            <w:tcW w:w="1300" w:type="dxa"/>
                            <w:noWrap/>
                            <w:hideMark/>
                          </w:tcPr>
                          <w:p w14:paraId="46619828" w14:textId="77777777" w:rsidR="001E1149" w:rsidRPr="00034041"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FADS1</w:t>
                            </w:r>
                          </w:p>
                        </w:tc>
                      </w:tr>
                      <w:tr w:rsidR="001E1149" w:rsidRPr="008A2A23" w14:paraId="59DAFA4B" w14:textId="77777777" w:rsidTr="004C715E">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759F5563"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317.13</w:t>
                            </w:r>
                          </w:p>
                        </w:tc>
                        <w:tc>
                          <w:tcPr>
                            <w:tcW w:w="1300" w:type="dxa"/>
                          </w:tcPr>
                          <w:p w14:paraId="7C9BAB07" w14:textId="77777777" w:rsidR="001E1149" w:rsidRPr="008A2A23"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3.98</w:t>
                            </w:r>
                          </w:p>
                        </w:tc>
                        <w:tc>
                          <w:tcPr>
                            <w:tcW w:w="1300" w:type="dxa"/>
                            <w:noWrap/>
                            <w:hideMark/>
                          </w:tcPr>
                          <w:p w14:paraId="7AFD1351" w14:textId="77777777" w:rsidR="001E1149" w:rsidRPr="00034041"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FADS2</w:t>
                            </w:r>
                          </w:p>
                        </w:tc>
                      </w:tr>
                      <w:tr w:rsidR="001E1149" w:rsidRPr="008A2A23" w14:paraId="3863ACE7" w14:textId="77777777" w:rsidTr="004C71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40C0F06E"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93.02</w:t>
                            </w:r>
                          </w:p>
                        </w:tc>
                        <w:tc>
                          <w:tcPr>
                            <w:tcW w:w="1300" w:type="dxa"/>
                          </w:tcPr>
                          <w:p w14:paraId="44D475FD" w14:textId="77777777" w:rsidR="001E1149" w:rsidRPr="008A2A23"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3.81</w:t>
                            </w:r>
                          </w:p>
                        </w:tc>
                        <w:tc>
                          <w:tcPr>
                            <w:tcW w:w="1300" w:type="dxa"/>
                            <w:noWrap/>
                            <w:hideMark/>
                          </w:tcPr>
                          <w:p w14:paraId="25BF566F" w14:textId="77777777" w:rsidR="001E1149" w:rsidRPr="00034041"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ELOVL6</w:t>
                            </w:r>
                          </w:p>
                        </w:tc>
                      </w:tr>
                      <w:tr w:rsidR="001E1149" w:rsidRPr="008A2A23" w14:paraId="7EB148AC" w14:textId="77777777" w:rsidTr="004C715E">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62ECE5D2"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849.98</w:t>
                            </w:r>
                          </w:p>
                        </w:tc>
                        <w:tc>
                          <w:tcPr>
                            <w:tcW w:w="1300" w:type="dxa"/>
                          </w:tcPr>
                          <w:p w14:paraId="35398334" w14:textId="77777777" w:rsidR="001E1149" w:rsidRPr="008A2A23"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3.75</w:t>
                            </w:r>
                          </w:p>
                        </w:tc>
                        <w:tc>
                          <w:tcPr>
                            <w:tcW w:w="1300" w:type="dxa"/>
                            <w:noWrap/>
                            <w:hideMark/>
                          </w:tcPr>
                          <w:p w14:paraId="7A6B3A87" w14:textId="77777777" w:rsidR="001E1149" w:rsidRPr="00034041"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SPP1</w:t>
                            </w:r>
                          </w:p>
                        </w:tc>
                      </w:tr>
                      <w:tr w:rsidR="001E1149" w:rsidRPr="008A2A23" w14:paraId="751750C9" w14:textId="77777777" w:rsidTr="004C71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723DE398"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66.31</w:t>
                            </w:r>
                          </w:p>
                        </w:tc>
                        <w:tc>
                          <w:tcPr>
                            <w:tcW w:w="1300" w:type="dxa"/>
                          </w:tcPr>
                          <w:p w14:paraId="4B513AD3" w14:textId="77777777" w:rsidR="001E1149" w:rsidRPr="008A2A23"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3.18</w:t>
                            </w:r>
                          </w:p>
                        </w:tc>
                        <w:tc>
                          <w:tcPr>
                            <w:tcW w:w="1300" w:type="dxa"/>
                            <w:noWrap/>
                            <w:hideMark/>
                          </w:tcPr>
                          <w:p w14:paraId="064A8D31" w14:textId="77777777" w:rsidR="001E1149" w:rsidRPr="00034041" w:rsidRDefault="001E1149" w:rsidP="004C71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BMP3</w:t>
                            </w:r>
                          </w:p>
                        </w:tc>
                      </w:tr>
                      <w:tr w:rsidR="001E1149" w:rsidRPr="008A2A23" w14:paraId="2A5E862D" w14:textId="77777777" w:rsidTr="004C715E">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1A8333DF" w14:textId="77777777" w:rsidR="001E1149" w:rsidRPr="008A2A23" w:rsidRDefault="001E1149" w:rsidP="004C715E">
                            <w:pPr>
                              <w:jc w:val="right"/>
                              <w:rPr>
                                <w:rFonts w:ascii="Calibri" w:eastAsia="Times New Roman" w:hAnsi="Calibri" w:cs="Times New Roman"/>
                                <w:color w:val="000000"/>
                              </w:rPr>
                            </w:pPr>
                            <w:r w:rsidRPr="008A2A23">
                              <w:rPr>
                                <w:rFonts w:ascii="Calibri" w:eastAsia="Times New Roman" w:hAnsi="Calibri" w:cs="Times New Roman"/>
                                <w:color w:val="000000"/>
                              </w:rPr>
                              <w:t>320.18</w:t>
                            </w:r>
                          </w:p>
                        </w:tc>
                        <w:tc>
                          <w:tcPr>
                            <w:tcW w:w="1300" w:type="dxa"/>
                          </w:tcPr>
                          <w:p w14:paraId="3669A770" w14:textId="77777777" w:rsidR="001E1149" w:rsidRPr="008A2A23"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2.95</w:t>
                            </w:r>
                          </w:p>
                        </w:tc>
                        <w:tc>
                          <w:tcPr>
                            <w:tcW w:w="1300" w:type="dxa"/>
                            <w:noWrap/>
                            <w:hideMark/>
                          </w:tcPr>
                          <w:p w14:paraId="0E493AB9" w14:textId="77777777" w:rsidR="001E1149" w:rsidRPr="00034041" w:rsidRDefault="001E1149" w:rsidP="004C71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034041">
                              <w:rPr>
                                <w:rFonts w:ascii="Calibri" w:eastAsia="Times New Roman" w:hAnsi="Calibri" w:cs="Times New Roman"/>
                                <w:i/>
                                <w:color w:val="000000"/>
                              </w:rPr>
                              <w:t>AACS</w:t>
                            </w:r>
                          </w:p>
                        </w:tc>
                      </w:tr>
                    </w:tbl>
                    <w:p w14:paraId="0EDF1D83" w14:textId="77777777" w:rsidR="001E1149" w:rsidRDefault="001E1149">
                      <w:pPr>
                        <w:rPr>
                          <w:rFonts w:ascii="Times New Roman" w:hAnsi="Times New Roman" w:cs="Times New Roman"/>
                          <w:b/>
                          <w:sz w:val="22"/>
                          <w:szCs w:val="22"/>
                        </w:rPr>
                      </w:pPr>
                    </w:p>
                    <w:p w14:paraId="207BDAC5" w14:textId="77777777" w:rsidR="001E1149" w:rsidRPr="004C715E" w:rsidRDefault="001E1149">
                      <w:pPr>
                        <w:rPr>
                          <w:rFonts w:ascii="Times New Roman" w:hAnsi="Times New Roman" w:cs="Times New Roman"/>
                          <w:b/>
                          <w:sz w:val="22"/>
                          <w:szCs w:val="22"/>
                        </w:rPr>
                      </w:pPr>
                    </w:p>
                  </w:txbxContent>
                </v:textbox>
                <w10:wrap type="square"/>
              </v:shape>
            </w:pict>
          </mc:Fallback>
        </mc:AlternateContent>
      </w:r>
    </w:p>
    <w:p w14:paraId="2CA00BD5" w14:textId="77777777" w:rsidR="008A2A23" w:rsidRPr="002D344F" w:rsidRDefault="008A2A23" w:rsidP="005D3C08">
      <w:pPr>
        <w:rPr>
          <w:rFonts w:ascii="Times New Roman" w:eastAsia="Times New Roman" w:hAnsi="Times New Roman" w:cs="Times New Roman"/>
          <w:b/>
          <w:color w:val="212121"/>
          <w:sz w:val="22"/>
          <w:shd w:val="clear" w:color="auto" w:fill="FFFFFF"/>
        </w:rPr>
      </w:pPr>
    </w:p>
    <w:p w14:paraId="1BCE844E" w14:textId="3C387591" w:rsidR="00034041" w:rsidRPr="004C715E" w:rsidRDefault="00034041" w:rsidP="005D3C08">
      <w:pPr>
        <w:rPr>
          <w:rFonts w:ascii="Times New Roman" w:eastAsia="Times New Roman" w:hAnsi="Times New Roman" w:cs="Times New Roman"/>
          <w:b/>
          <w:color w:val="212121"/>
          <w:sz w:val="22"/>
        </w:rPr>
      </w:pPr>
      <w:r w:rsidRPr="004C715E">
        <w:rPr>
          <w:rFonts w:ascii="Times New Roman" w:eastAsia="Times New Roman" w:hAnsi="Times New Roman" w:cs="Times New Roman"/>
          <w:b/>
          <w:color w:val="212121"/>
          <w:sz w:val="22"/>
        </w:rPr>
        <w:t>We now describe this post-hoc analysis in the methods section as such:</w:t>
      </w:r>
    </w:p>
    <w:p w14:paraId="550C4B5D" w14:textId="77777777" w:rsidR="004C715E" w:rsidRPr="004C715E" w:rsidRDefault="004C715E" w:rsidP="005D3C08">
      <w:pPr>
        <w:rPr>
          <w:rFonts w:ascii="Times New Roman" w:eastAsia="Times New Roman" w:hAnsi="Times New Roman" w:cs="Times New Roman"/>
          <w:b/>
          <w:color w:val="212121"/>
          <w:sz w:val="22"/>
        </w:rPr>
      </w:pPr>
    </w:p>
    <w:p w14:paraId="5B508CDA" w14:textId="7629E8C4" w:rsidR="00034041" w:rsidRDefault="004C715E" w:rsidP="00DD2644">
      <w:pPr>
        <w:ind w:left="720"/>
        <w:rPr>
          <w:rFonts w:ascii="Times New Roman" w:eastAsia="Times New Roman" w:hAnsi="Times New Roman" w:cs="Times New Roman"/>
          <w:color w:val="212121"/>
          <w:sz w:val="22"/>
        </w:rPr>
      </w:pPr>
      <w:r w:rsidRPr="004C715E">
        <w:rPr>
          <w:rFonts w:ascii="Times New Roman" w:eastAsia="Times New Roman" w:hAnsi="Times New Roman" w:cs="Times New Roman"/>
          <w:b/>
          <w:color w:val="FF0000"/>
          <w:sz w:val="22"/>
        </w:rPr>
        <w:t>The DESeq</w:t>
      </w:r>
      <w:r w:rsidR="00DD2644">
        <w:rPr>
          <w:rFonts w:ascii="Times New Roman" w:eastAsia="Times New Roman" w:hAnsi="Times New Roman" w:cs="Times New Roman"/>
          <w:b/>
          <w:color w:val="FF0000"/>
          <w:sz w:val="22"/>
        </w:rPr>
        <w:t>2</w:t>
      </w:r>
      <w:r w:rsidRPr="004C715E">
        <w:rPr>
          <w:rFonts w:ascii="Times New Roman" w:eastAsia="Times New Roman" w:hAnsi="Times New Roman" w:cs="Times New Roman"/>
          <w:b/>
          <w:color w:val="FF0000"/>
          <w:sz w:val="22"/>
        </w:rPr>
        <w:t xml:space="preserve"> algorithm excludes genes with very high variance</w:t>
      </w:r>
      <w:r w:rsidR="00DD2644">
        <w:rPr>
          <w:rFonts w:ascii="Times New Roman" w:eastAsia="Times New Roman" w:hAnsi="Times New Roman" w:cs="Times New Roman"/>
          <w:b/>
          <w:color w:val="FF0000"/>
          <w:sz w:val="22"/>
        </w:rPr>
        <w:t xml:space="preserve"> to improve statistical power </w:t>
      </w:r>
      <w:r w:rsidR="00DD2644" w:rsidRPr="00BF1DF1">
        <w:rPr>
          <w:rFonts w:ascii="Times New Roman" w:eastAsia="Times New Roman" w:hAnsi="Times New Roman" w:cs="Times New Roman"/>
          <w:b/>
          <w:color w:val="FF0000"/>
          <w:sz w:val="22"/>
        </w:rPr>
        <w:fldChar w:fldCharType="begin" w:fldLock="1"/>
      </w:r>
      <w:r w:rsidR="0016295F" w:rsidRPr="00244714">
        <w:rPr>
          <w:rFonts w:ascii="Times New Roman" w:eastAsia="Times New Roman" w:hAnsi="Times New Roman" w:cs="Times New Roman"/>
          <w:b/>
          <w:color w:val="FF0000"/>
          <w:sz w:val="22"/>
        </w:rPr>
        <w:instrText>ADDIN CSL_CITATION { "citationItems" : [ { "id" : "ITEM-1", "itemData" : { "DOI" : "10.1101/002832", "author" : [ { "dropping-particle" : "", "family" : "Love", "given" : "M. I.", "non-dropping-particle" : "", "parse-names" : false, "suffix" : "" }, { "dropping-particle" : "", "family" : "Huber", "given" : "W.", "non-dropping-particle" : "", "parse-names" : false, "suffix" : "" }, { "dropping-particle" : "", "family" : "Anders", "given" : "Simon", "non-dropping-particle" : "", "parse-names" : false, "suffix" : "" } ], "id" : "ITEM-1", "issued" : { "date-parts" : [ [ "2014", "2", "19" ] ] }, "title" : "Moderated estimation of fold change and dispersion for RNA-Seq data with DESeq2", "type" : "report" }, "uris" : [ "http://www.mendeley.com/documents/?uuid=1bdb6ee2-2411-48d0-9bdd-0ca7fdb549cf" ] } ], "mendeley" : { "formattedCitation" : "(Love &lt;i&gt;et al.&lt;/i&gt; 2014)", "plainTextFormattedCitation" : "(Love et al. 2014)", "previouslyFormattedCitation" : "(Love &lt;i&gt;et al.&lt;/i&gt; 2014)" }, "properties" : { "noteIndex" : 0 }, "schema" : "https://github.com/citation-style-language/schema/raw/master/csl-citation.json" }</w:instrText>
      </w:r>
      <w:r w:rsidR="00DD2644" w:rsidRPr="00BF1DF1">
        <w:rPr>
          <w:rFonts w:ascii="Times New Roman" w:eastAsia="Times New Roman" w:hAnsi="Times New Roman" w:cs="Times New Roman"/>
          <w:b/>
          <w:color w:val="FF0000"/>
          <w:sz w:val="22"/>
        </w:rPr>
        <w:fldChar w:fldCharType="separate"/>
      </w:r>
      <w:r w:rsidR="0016295F" w:rsidRPr="00BF1DF1">
        <w:rPr>
          <w:rFonts w:ascii="Times New Roman" w:eastAsia="Times New Roman" w:hAnsi="Times New Roman" w:cs="Times New Roman"/>
          <w:b/>
          <w:noProof/>
          <w:color w:val="FF0000"/>
          <w:sz w:val="22"/>
        </w:rPr>
        <w:t xml:space="preserve">(Love </w:t>
      </w:r>
      <w:r w:rsidR="0016295F" w:rsidRPr="00BF1DF1">
        <w:rPr>
          <w:rFonts w:ascii="Times New Roman" w:eastAsia="Times New Roman" w:hAnsi="Times New Roman" w:cs="Times New Roman"/>
          <w:b/>
          <w:i/>
          <w:noProof/>
          <w:color w:val="FF0000"/>
          <w:sz w:val="22"/>
        </w:rPr>
        <w:t>et al.</w:t>
      </w:r>
      <w:r w:rsidR="0016295F" w:rsidRPr="00BF1DF1">
        <w:rPr>
          <w:rFonts w:ascii="Times New Roman" w:eastAsia="Times New Roman" w:hAnsi="Times New Roman" w:cs="Times New Roman"/>
          <w:b/>
          <w:noProof/>
          <w:color w:val="FF0000"/>
          <w:sz w:val="22"/>
        </w:rPr>
        <w:t xml:space="preserve"> 2014)</w:t>
      </w:r>
      <w:r w:rsidR="00DD2644" w:rsidRPr="00BF1DF1">
        <w:rPr>
          <w:rFonts w:ascii="Times New Roman" w:eastAsia="Times New Roman" w:hAnsi="Times New Roman" w:cs="Times New Roman"/>
          <w:b/>
          <w:color w:val="FF0000"/>
          <w:sz w:val="22"/>
        </w:rPr>
        <w:fldChar w:fldCharType="end"/>
      </w:r>
      <w:r w:rsidRPr="00244714">
        <w:rPr>
          <w:rFonts w:ascii="Times New Roman" w:eastAsia="Times New Roman" w:hAnsi="Times New Roman" w:cs="Times New Roman"/>
          <w:b/>
          <w:color w:val="FF0000"/>
          <w:sz w:val="22"/>
        </w:rPr>
        <w:t xml:space="preserve">. </w:t>
      </w:r>
      <w:r w:rsidRPr="004C715E">
        <w:rPr>
          <w:rFonts w:ascii="Times New Roman" w:eastAsia="Times New Roman" w:hAnsi="Times New Roman" w:cs="Times New Roman"/>
          <w:b/>
          <w:color w:val="FF0000"/>
          <w:sz w:val="22"/>
        </w:rPr>
        <w:t xml:space="preserve"> To ensure that we did not miss any genes that had a high fold change, but that DESeq2 did not perform statistical tests for, we manually inspected genes that had </w:t>
      </w:r>
      <w:r w:rsidR="00A12BCF">
        <w:rPr>
          <w:rFonts w:ascii="Times New Roman" w:eastAsia="Times New Roman" w:hAnsi="Times New Roman" w:cs="Times New Roman"/>
          <w:b/>
          <w:color w:val="FF0000"/>
          <w:sz w:val="22"/>
        </w:rPr>
        <w:t xml:space="preserve">expression at &gt;50 reads </w:t>
      </w:r>
      <w:r w:rsidRPr="004C715E">
        <w:rPr>
          <w:rFonts w:ascii="Times New Roman" w:eastAsia="Times New Roman" w:hAnsi="Times New Roman" w:cs="Times New Roman"/>
          <w:b/>
          <w:color w:val="FF0000"/>
          <w:sz w:val="22"/>
        </w:rPr>
        <w:t xml:space="preserve">a fold change &gt;2.5 but no p-value calculated.  These genes </w:t>
      </w:r>
      <w:r w:rsidR="00DD2644">
        <w:rPr>
          <w:rFonts w:ascii="Times New Roman" w:eastAsia="Times New Roman" w:hAnsi="Times New Roman" w:cs="Times New Roman"/>
          <w:b/>
          <w:color w:val="FF0000"/>
          <w:sz w:val="22"/>
        </w:rPr>
        <w:t xml:space="preserve">included </w:t>
      </w:r>
      <w:r w:rsidR="00DD2644" w:rsidRPr="00DD2644">
        <w:rPr>
          <w:rFonts w:ascii="Times New Roman" w:eastAsia="Times New Roman" w:hAnsi="Times New Roman" w:cs="Times New Roman"/>
          <w:b/>
          <w:i/>
          <w:color w:val="FF0000"/>
          <w:sz w:val="22"/>
        </w:rPr>
        <w:t>FADS1, FADS2, ELOVL6</w:t>
      </w:r>
      <w:r w:rsidR="00DD2644">
        <w:rPr>
          <w:rFonts w:ascii="Times New Roman" w:eastAsia="Times New Roman" w:hAnsi="Times New Roman" w:cs="Times New Roman"/>
          <w:b/>
          <w:color w:val="FF0000"/>
          <w:sz w:val="22"/>
        </w:rPr>
        <w:t>,</w:t>
      </w:r>
      <w:r w:rsidRPr="004C715E">
        <w:rPr>
          <w:rFonts w:ascii="Times New Roman" w:eastAsia="Times New Roman" w:hAnsi="Times New Roman" w:cs="Times New Roman"/>
          <w:b/>
          <w:color w:val="FF0000"/>
          <w:sz w:val="22"/>
        </w:rPr>
        <w:t xml:space="preserve"> </w:t>
      </w:r>
      <w:r w:rsidRPr="004C715E">
        <w:rPr>
          <w:rFonts w:ascii="Times New Roman" w:eastAsia="Times New Roman" w:hAnsi="Times New Roman" w:cs="Times New Roman"/>
          <w:b/>
          <w:i/>
          <w:color w:val="FF0000"/>
          <w:sz w:val="22"/>
        </w:rPr>
        <w:t>SPP1</w:t>
      </w:r>
      <w:r w:rsidR="00A12BCF">
        <w:rPr>
          <w:rFonts w:ascii="Times New Roman" w:eastAsia="Times New Roman" w:hAnsi="Times New Roman" w:cs="Times New Roman"/>
          <w:b/>
          <w:color w:val="FF0000"/>
          <w:sz w:val="22"/>
        </w:rPr>
        <w:t xml:space="preserve">, </w:t>
      </w:r>
      <w:r w:rsidRPr="004C715E">
        <w:rPr>
          <w:rFonts w:ascii="Times New Roman" w:eastAsia="Times New Roman" w:hAnsi="Times New Roman" w:cs="Times New Roman"/>
          <w:b/>
          <w:i/>
          <w:color w:val="FF0000"/>
          <w:sz w:val="22"/>
        </w:rPr>
        <w:t>BMP3</w:t>
      </w:r>
      <w:r w:rsidR="00DD2644">
        <w:rPr>
          <w:rFonts w:ascii="Times New Roman" w:eastAsia="Times New Roman" w:hAnsi="Times New Roman" w:cs="Times New Roman"/>
          <w:b/>
          <w:i/>
          <w:color w:val="FF0000"/>
          <w:sz w:val="22"/>
        </w:rPr>
        <w:t xml:space="preserve"> </w:t>
      </w:r>
      <w:r w:rsidR="00DD2644" w:rsidRPr="00A12BCF">
        <w:rPr>
          <w:rFonts w:ascii="Times New Roman" w:eastAsia="Times New Roman" w:hAnsi="Times New Roman" w:cs="Times New Roman"/>
          <w:b/>
          <w:color w:val="FF0000"/>
          <w:sz w:val="22"/>
        </w:rPr>
        <w:t>and</w:t>
      </w:r>
      <w:r w:rsidR="00DD2644">
        <w:rPr>
          <w:rFonts w:ascii="Times New Roman" w:eastAsia="Times New Roman" w:hAnsi="Times New Roman" w:cs="Times New Roman"/>
          <w:b/>
          <w:i/>
          <w:color w:val="FF0000"/>
          <w:sz w:val="22"/>
        </w:rPr>
        <w:t xml:space="preserve"> AACS</w:t>
      </w:r>
      <w:r w:rsidR="00A12BCF">
        <w:rPr>
          <w:rFonts w:ascii="Times New Roman" w:eastAsia="Times New Roman" w:hAnsi="Times New Roman" w:cs="Times New Roman"/>
          <w:b/>
          <w:i/>
          <w:color w:val="FF0000"/>
          <w:sz w:val="22"/>
        </w:rPr>
        <w:t xml:space="preserve"> </w:t>
      </w:r>
      <w:r w:rsidR="00A12BCF">
        <w:rPr>
          <w:rFonts w:ascii="Times New Roman" w:eastAsia="Times New Roman" w:hAnsi="Times New Roman" w:cs="Times New Roman"/>
          <w:b/>
          <w:color w:val="FF0000"/>
          <w:sz w:val="22"/>
        </w:rPr>
        <w:t>(see Supplementary Table 1)</w:t>
      </w:r>
      <w:r w:rsidRPr="004C715E">
        <w:rPr>
          <w:rFonts w:ascii="Times New Roman" w:eastAsia="Times New Roman" w:hAnsi="Times New Roman" w:cs="Times New Roman"/>
          <w:b/>
          <w:color w:val="FF0000"/>
          <w:sz w:val="22"/>
        </w:rPr>
        <w:t xml:space="preserve">. </w:t>
      </w:r>
    </w:p>
    <w:p w14:paraId="3B7884B4" w14:textId="5CB65E67" w:rsidR="002D5D88" w:rsidRPr="002734E4"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d.      Line 286, and 291-94, same.</w:t>
      </w:r>
    </w:p>
    <w:p w14:paraId="77895CDC" w14:textId="77777777" w:rsidR="00A63530" w:rsidRPr="002734E4" w:rsidRDefault="00A63530" w:rsidP="005D3C08">
      <w:pPr>
        <w:rPr>
          <w:rFonts w:ascii="Times New Roman" w:eastAsia="Times New Roman" w:hAnsi="Times New Roman" w:cs="Times New Roman"/>
          <w:color w:val="212121"/>
          <w:sz w:val="22"/>
          <w:shd w:val="clear" w:color="auto" w:fill="FFFFFF"/>
        </w:rPr>
      </w:pPr>
    </w:p>
    <w:p w14:paraId="59B2D5FB" w14:textId="0FAD9324" w:rsidR="002D5D88" w:rsidRPr="002734E4" w:rsidRDefault="00A63530" w:rsidP="005D3C08">
      <w:pPr>
        <w:rPr>
          <w:rFonts w:ascii="Times New Roman" w:eastAsia="Times New Roman" w:hAnsi="Times New Roman" w:cs="Times New Roman"/>
          <w:b/>
          <w:color w:val="212121"/>
          <w:sz w:val="22"/>
          <w:shd w:val="clear" w:color="auto" w:fill="FFFFFF"/>
        </w:rPr>
      </w:pPr>
      <w:commentRangeStart w:id="29"/>
      <w:r w:rsidRPr="00A63530">
        <w:rPr>
          <w:rFonts w:ascii="Times New Roman" w:eastAsia="Times New Roman" w:hAnsi="Times New Roman" w:cs="Times New Roman"/>
          <w:b/>
          <w:i/>
          <w:color w:val="212121"/>
          <w:sz w:val="22"/>
          <w:shd w:val="clear" w:color="auto" w:fill="FFFFFF"/>
        </w:rPr>
        <w:t>LPL, LIPE</w:t>
      </w:r>
      <w:r>
        <w:rPr>
          <w:rFonts w:ascii="Times New Roman" w:eastAsia="Times New Roman" w:hAnsi="Times New Roman" w:cs="Times New Roman"/>
          <w:b/>
          <w:color w:val="212121"/>
          <w:sz w:val="22"/>
          <w:shd w:val="clear" w:color="auto" w:fill="FFFFFF"/>
        </w:rPr>
        <w:t xml:space="preserve"> and </w:t>
      </w:r>
      <w:r w:rsidRPr="00A63530">
        <w:rPr>
          <w:rFonts w:ascii="Times New Roman" w:eastAsia="Times New Roman" w:hAnsi="Times New Roman" w:cs="Times New Roman"/>
          <w:b/>
          <w:i/>
          <w:color w:val="212121"/>
          <w:sz w:val="22"/>
          <w:shd w:val="clear" w:color="auto" w:fill="FFFFFF"/>
        </w:rPr>
        <w:t>PNPLA2</w:t>
      </w:r>
      <w:r>
        <w:rPr>
          <w:rFonts w:ascii="Times New Roman" w:eastAsia="Times New Roman" w:hAnsi="Times New Roman" w:cs="Times New Roman"/>
          <w:b/>
          <w:color w:val="212121"/>
          <w:sz w:val="22"/>
          <w:shd w:val="clear" w:color="auto" w:fill="FFFFFF"/>
        </w:rPr>
        <w:t xml:space="preserve"> did not reach statistical significance.  Of the genes in Figure 4E, </w:t>
      </w:r>
      <w:r w:rsidRPr="00A63530">
        <w:rPr>
          <w:rFonts w:ascii="Times New Roman" w:eastAsia="Times New Roman" w:hAnsi="Times New Roman" w:cs="Times New Roman"/>
          <w:b/>
          <w:i/>
          <w:color w:val="212121"/>
          <w:sz w:val="22"/>
          <w:shd w:val="clear" w:color="auto" w:fill="FFFFFF"/>
        </w:rPr>
        <w:t>DHCR24</w:t>
      </w:r>
      <w:r>
        <w:rPr>
          <w:rFonts w:ascii="Times New Roman" w:eastAsia="Times New Roman" w:hAnsi="Times New Roman" w:cs="Times New Roman"/>
          <w:b/>
          <w:color w:val="212121"/>
          <w:sz w:val="22"/>
          <w:shd w:val="clear" w:color="auto" w:fill="FFFFFF"/>
        </w:rPr>
        <w:t xml:space="preserve"> was statistically significant, and an asterisk was added.  To ensure that t</w:t>
      </w:r>
      <w:r w:rsidR="00636E17">
        <w:rPr>
          <w:rFonts w:ascii="Times New Roman" w:eastAsia="Times New Roman" w:hAnsi="Times New Roman" w:cs="Times New Roman"/>
          <w:b/>
          <w:color w:val="212121"/>
          <w:sz w:val="22"/>
          <w:shd w:val="clear" w:color="auto" w:fill="FFFFFF"/>
        </w:rPr>
        <w:t>here were no other missing denotations of significance in the figures, we carefully re-examined all the bar graphs presented in thi</w:t>
      </w:r>
      <w:r w:rsidR="00AA205D">
        <w:rPr>
          <w:rFonts w:ascii="Times New Roman" w:eastAsia="Times New Roman" w:hAnsi="Times New Roman" w:cs="Times New Roman"/>
          <w:b/>
          <w:color w:val="212121"/>
          <w:sz w:val="22"/>
          <w:shd w:val="clear" w:color="auto" w:fill="FFFFFF"/>
        </w:rPr>
        <w:t>s manuscript and checked their q</w:t>
      </w:r>
      <w:r w:rsidR="00636E17">
        <w:rPr>
          <w:rFonts w:ascii="Times New Roman" w:eastAsia="Times New Roman" w:hAnsi="Times New Roman" w:cs="Times New Roman"/>
          <w:b/>
          <w:color w:val="212121"/>
          <w:sz w:val="22"/>
          <w:shd w:val="clear" w:color="auto" w:fill="FFFFFF"/>
        </w:rPr>
        <w:t xml:space="preserve">-values.  No other mistakes were </w:t>
      </w:r>
      <w:proofErr w:type="gramStart"/>
      <w:r w:rsidR="00636E17">
        <w:rPr>
          <w:rFonts w:ascii="Times New Roman" w:eastAsia="Times New Roman" w:hAnsi="Times New Roman" w:cs="Times New Roman"/>
          <w:b/>
          <w:color w:val="212121"/>
          <w:sz w:val="22"/>
          <w:shd w:val="clear" w:color="auto" w:fill="FFFFFF"/>
        </w:rPr>
        <w:t>found,</w:t>
      </w:r>
      <w:proofErr w:type="gramEnd"/>
      <w:r w:rsidR="00636E17">
        <w:rPr>
          <w:rFonts w:ascii="Times New Roman" w:eastAsia="Times New Roman" w:hAnsi="Times New Roman" w:cs="Times New Roman"/>
          <w:b/>
          <w:color w:val="212121"/>
          <w:sz w:val="22"/>
          <w:shd w:val="clear" w:color="auto" w:fill="FFFFFF"/>
        </w:rPr>
        <w:t xml:space="preserve"> we thank the reviewer for noting these.</w:t>
      </w:r>
      <w:commentRangeEnd w:id="29"/>
      <w:r w:rsidR="00636E17">
        <w:rPr>
          <w:rStyle w:val="CommentReference"/>
        </w:rPr>
        <w:commentReference w:id="29"/>
      </w:r>
    </w:p>
    <w:p w14:paraId="72AC7E9A" w14:textId="1987CC2D" w:rsidR="002D5D88" w:rsidRPr="002734E4"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3.      Consider representing the gene expression data as a table that includes the p values. The graphs are cumbersome and don’t add to the manuscript.</w:t>
      </w:r>
    </w:p>
    <w:p w14:paraId="370AD095" w14:textId="77777777" w:rsidR="002D5D88" w:rsidRPr="002734E4" w:rsidRDefault="002D5D88" w:rsidP="005D3C08">
      <w:pPr>
        <w:rPr>
          <w:rFonts w:ascii="Times New Roman" w:eastAsia="Times New Roman" w:hAnsi="Times New Roman" w:cs="Times New Roman"/>
          <w:color w:val="212121"/>
          <w:sz w:val="22"/>
          <w:shd w:val="clear" w:color="auto" w:fill="FFFFFF"/>
        </w:rPr>
      </w:pPr>
    </w:p>
    <w:p w14:paraId="3870B246" w14:textId="77777777" w:rsidR="002D5D88" w:rsidRPr="002734E4" w:rsidRDefault="002D5D88" w:rsidP="005D3C08">
      <w:pPr>
        <w:rPr>
          <w:rFonts w:ascii="Times New Roman" w:eastAsia="Times New Roman" w:hAnsi="Times New Roman" w:cs="Times New Roman"/>
          <w:b/>
          <w:color w:val="212121"/>
          <w:sz w:val="22"/>
          <w:shd w:val="clear" w:color="auto" w:fill="FFFFFF"/>
        </w:rPr>
      </w:pPr>
      <w:r w:rsidRPr="002734E4">
        <w:rPr>
          <w:rFonts w:ascii="Times New Roman" w:eastAsia="Times New Roman" w:hAnsi="Times New Roman" w:cs="Times New Roman"/>
          <w:b/>
          <w:color w:val="212121"/>
          <w:sz w:val="22"/>
          <w:shd w:val="clear" w:color="auto" w:fill="FFFFFF"/>
        </w:rPr>
        <w:t>The gene expression data is provided in Supplementary Table 1.</w:t>
      </w:r>
    </w:p>
    <w:p w14:paraId="7389C749" w14:textId="77777777" w:rsidR="00C62E03"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4.      Lines 337-39, 340 and figure 7A; this graph should be removed and text rewritten. There are no clear differences, statistically or otherwise.</w:t>
      </w:r>
    </w:p>
    <w:p w14:paraId="651DA1C9" w14:textId="77777777" w:rsidR="00C62E03" w:rsidRDefault="00C62E03" w:rsidP="005D3C08">
      <w:pPr>
        <w:rPr>
          <w:rFonts w:ascii="Times New Roman" w:eastAsia="Times New Roman" w:hAnsi="Times New Roman" w:cs="Times New Roman"/>
          <w:color w:val="212121"/>
          <w:sz w:val="22"/>
          <w:shd w:val="clear" w:color="auto" w:fill="FFFFFF"/>
        </w:rPr>
      </w:pPr>
    </w:p>
    <w:p w14:paraId="7E63E166" w14:textId="1DA8FD3B" w:rsidR="00C62E03" w:rsidRDefault="00C62E03" w:rsidP="005D3C08">
      <w:pPr>
        <w:rPr>
          <w:rFonts w:ascii="Times New Roman" w:eastAsia="Times New Roman" w:hAnsi="Times New Roman" w:cs="Times New Roman"/>
          <w:b/>
          <w:color w:val="212121"/>
          <w:sz w:val="22"/>
          <w:shd w:val="clear" w:color="auto" w:fill="FFFFFF"/>
        </w:rPr>
      </w:pPr>
      <w:r w:rsidRPr="00C62E03">
        <w:rPr>
          <w:rFonts w:ascii="Times New Roman" w:eastAsia="Times New Roman" w:hAnsi="Times New Roman" w:cs="Times New Roman"/>
          <w:b/>
          <w:color w:val="212121"/>
          <w:sz w:val="22"/>
          <w:shd w:val="clear" w:color="auto" w:fill="FFFFFF"/>
        </w:rPr>
        <w:t>We do not claim any significant differences in these genes</w:t>
      </w:r>
      <w:r>
        <w:rPr>
          <w:rFonts w:ascii="Times New Roman" w:eastAsia="Times New Roman" w:hAnsi="Times New Roman" w:cs="Times New Roman"/>
          <w:b/>
          <w:color w:val="212121"/>
          <w:sz w:val="22"/>
          <w:shd w:val="clear" w:color="auto" w:fill="FFFFFF"/>
        </w:rPr>
        <w:t xml:space="preserve">.  We have added a direct statement to that effect in the revised manuscript.  We feel that the lack of changes (especially the lack of </w:t>
      </w:r>
      <w:proofErr w:type="spellStart"/>
      <w:r>
        <w:rPr>
          <w:rFonts w:ascii="Times New Roman" w:eastAsia="Times New Roman" w:hAnsi="Times New Roman" w:cs="Times New Roman"/>
          <w:b/>
          <w:color w:val="212121"/>
          <w:sz w:val="22"/>
          <w:shd w:val="clear" w:color="auto" w:fill="FFFFFF"/>
        </w:rPr>
        <w:t>downregulation</w:t>
      </w:r>
      <w:proofErr w:type="spellEnd"/>
      <w:r>
        <w:rPr>
          <w:rFonts w:ascii="Times New Roman" w:eastAsia="Times New Roman" w:hAnsi="Times New Roman" w:cs="Times New Roman"/>
          <w:b/>
          <w:color w:val="212121"/>
          <w:sz w:val="22"/>
          <w:shd w:val="clear" w:color="auto" w:fill="FFFFFF"/>
        </w:rPr>
        <w:t>)</w:t>
      </w:r>
      <w:r w:rsidR="0017641A">
        <w:rPr>
          <w:rFonts w:ascii="Times New Roman" w:eastAsia="Times New Roman" w:hAnsi="Times New Roman" w:cs="Times New Roman"/>
          <w:b/>
          <w:color w:val="212121"/>
          <w:sz w:val="22"/>
          <w:shd w:val="clear" w:color="auto" w:fill="FFFFFF"/>
        </w:rPr>
        <w:t xml:space="preserve"> of these genes is important for our understanding of how insulin resistance occurs in </w:t>
      </w:r>
      <w:proofErr w:type="spellStart"/>
      <w:r w:rsidR="0017641A">
        <w:rPr>
          <w:rFonts w:ascii="Times New Roman" w:eastAsia="Times New Roman" w:hAnsi="Times New Roman" w:cs="Times New Roman"/>
          <w:b/>
          <w:color w:val="212121"/>
          <w:sz w:val="22"/>
          <w:shd w:val="clear" w:color="auto" w:fill="FFFFFF"/>
        </w:rPr>
        <w:t>Cushingoid</w:t>
      </w:r>
      <w:proofErr w:type="spellEnd"/>
      <w:r w:rsidR="0017641A">
        <w:rPr>
          <w:rFonts w:ascii="Times New Roman" w:eastAsia="Times New Roman" w:hAnsi="Times New Roman" w:cs="Times New Roman"/>
          <w:b/>
          <w:color w:val="212121"/>
          <w:sz w:val="22"/>
          <w:shd w:val="clear" w:color="auto" w:fill="FFFFFF"/>
        </w:rPr>
        <w:t xml:space="preserve"> adipose tissue, and therefore prefer to keep this important negative data in the manuscript.</w:t>
      </w:r>
    </w:p>
    <w:p w14:paraId="58CAFCD1" w14:textId="77777777" w:rsidR="00C62E03" w:rsidRDefault="00C62E03" w:rsidP="005D3C08">
      <w:pPr>
        <w:rPr>
          <w:rFonts w:ascii="Times New Roman" w:eastAsia="Times New Roman" w:hAnsi="Times New Roman" w:cs="Times New Roman"/>
          <w:b/>
          <w:color w:val="212121"/>
          <w:sz w:val="22"/>
          <w:shd w:val="clear" w:color="auto" w:fill="FFFFFF"/>
        </w:rPr>
      </w:pPr>
    </w:p>
    <w:p w14:paraId="3480C7AA" w14:textId="77777777" w:rsidR="0017641A"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shd w:val="clear" w:color="auto" w:fill="FFFFFF"/>
        </w:rPr>
        <w:t>5.      Figure 7B should be provided as supplemental data; same for 7C, or include data as part of gene expression table that includes p values.</w:t>
      </w:r>
    </w:p>
    <w:p w14:paraId="6A07FA91" w14:textId="77777777" w:rsidR="0017641A" w:rsidRDefault="0017641A" w:rsidP="005D3C08">
      <w:pPr>
        <w:rPr>
          <w:rFonts w:ascii="Times New Roman" w:eastAsia="Times New Roman" w:hAnsi="Times New Roman" w:cs="Times New Roman"/>
          <w:color w:val="212121"/>
          <w:sz w:val="22"/>
          <w:shd w:val="clear" w:color="auto" w:fill="FFFFFF"/>
        </w:rPr>
      </w:pPr>
    </w:p>
    <w:p w14:paraId="1F6B12A2" w14:textId="2B333266" w:rsidR="0017641A" w:rsidRDefault="0017641A" w:rsidP="005D3C08">
      <w:pPr>
        <w:rPr>
          <w:rFonts w:ascii="Times New Roman" w:eastAsia="Times New Roman" w:hAnsi="Times New Roman" w:cs="Times New Roman"/>
          <w:b/>
          <w:color w:val="212121"/>
          <w:sz w:val="22"/>
          <w:shd w:val="clear" w:color="auto" w:fill="FFFFFF"/>
        </w:rPr>
      </w:pPr>
      <w:r>
        <w:rPr>
          <w:rFonts w:ascii="Times New Roman" w:eastAsia="Times New Roman" w:hAnsi="Times New Roman" w:cs="Times New Roman"/>
          <w:b/>
          <w:color w:val="212121"/>
          <w:sz w:val="22"/>
          <w:shd w:val="clear" w:color="auto" w:fill="FFFFFF"/>
        </w:rPr>
        <w:t xml:space="preserve">For the reasons described above, though these are negative data, we would prefer it remain in the manuscript proper, as we feel that this provides important exclusionary data for the mechanism by which insulin resistance occurs in </w:t>
      </w:r>
      <w:proofErr w:type="spellStart"/>
      <w:r>
        <w:rPr>
          <w:rFonts w:ascii="Times New Roman" w:eastAsia="Times New Roman" w:hAnsi="Times New Roman" w:cs="Times New Roman"/>
          <w:b/>
          <w:color w:val="212121"/>
          <w:sz w:val="22"/>
          <w:shd w:val="clear" w:color="auto" w:fill="FFFFFF"/>
        </w:rPr>
        <w:t>Cushingoid</w:t>
      </w:r>
      <w:proofErr w:type="spellEnd"/>
      <w:r>
        <w:rPr>
          <w:rFonts w:ascii="Times New Roman" w:eastAsia="Times New Roman" w:hAnsi="Times New Roman" w:cs="Times New Roman"/>
          <w:b/>
          <w:color w:val="212121"/>
          <w:sz w:val="22"/>
          <w:shd w:val="clear" w:color="auto" w:fill="FFFFFF"/>
        </w:rPr>
        <w:t xml:space="preserve"> adipose tissue.</w:t>
      </w:r>
    </w:p>
    <w:p w14:paraId="66213511" w14:textId="77777777" w:rsidR="0017641A"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6.      Likewise, figure 8A can be included in tabular form or expressed textually by describing the fold changes for obese and non-obese groups. Figure 8B should also be eliminated or included as supplemental data.</w:t>
      </w:r>
    </w:p>
    <w:p w14:paraId="78227471" w14:textId="77777777" w:rsidR="0017641A" w:rsidRDefault="0017641A" w:rsidP="005D3C08">
      <w:pPr>
        <w:rPr>
          <w:rFonts w:ascii="Times New Roman" w:eastAsia="Times New Roman" w:hAnsi="Times New Roman" w:cs="Times New Roman"/>
          <w:color w:val="212121"/>
          <w:sz w:val="22"/>
          <w:shd w:val="clear" w:color="auto" w:fill="FFFFFF"/>
        </w:rPr>
      </w:pPr>
    </w:p>
    <w:p w14:paraId="5D33AE77" w14:textId="7995AA35" w:rsidR="0017641A" w:rsidRPr="0017641A" w:rsidRDefault="0017641A" w:rsidP="005D3C08">
      <w:pPr>
        <w:rPr>
          <w:rFonts w:ascii="Times New Roman" w:eastAsia="Times New Roman" w:hAnsi="Times New Roman" w:cs="Times New Roman"/>
          <w:b/>
          <w:color w:val="212121"/>
          <w:sz w:val="22"/>
        </w:rPr>
      </w:pPr>
      <w:r w:rsidRPr="0017641A">
        <w:rPr>
          <w:rFonts w:ascii="Times New Roman" w:eastAsia="Times New Roman" w:hAnsi="Times New Roman" w:cs="Times New Roman"/>
          <w:b/>
          <w:color w:val="212121"/>
          <w:sz w:val="22"/>
        </w:rPr>
        <w:t>We disagree with the reviewer on this point.  We feel that this</w:t>
      </w:r>
      <w:r w:rsidR="00174FEB">
        <w:rPr>
          <w:rFonts w:ascii="Times New Roman" w:eastAsia="Times New Roman" w:hAnsi="Times New Roman" w:cs="Times New Roman"/>
          <w:b/>
          <w:color w:val="212121"/>
          <w:sz w:val="22"/>
        </w:rPr>
        <w:t xml:space="preserve"> novel and unexpected </w:t>
      </w:r>
      <w:r w:rsidRPr="0017641A">
        <w:rPr>
          <w:rFonts w:ascii="Times New Roman" w:eastAsia="Times New Roman" w:hAnsi="Times New Roman" w:cs="Times New Roman"/>
          <w:b/>
          <w:color w:val="212121"/>
          <w:sz w:val="22"/>
        </w:rPr>
        <w:t xml:space="preserve">data is </w:t>
      </w:r>
      <w:proofErr w:type="gramStart"/>
      <w:r w:rsidRPr="0017641A">
        <w:rPr>
          <w:rFonts w:ascii="Times New Roman" w:eastAsia="Times New Roman" w:hAnsi="Times New Roman" w:cs="Times New Roman"/>
          <w:b/>
          <w:color w:val="212121"/>
          <w:sz w:val="22"/>
        </w:rPr>
        <w:t xml:space="preserve">more </w:t>
      </w:r>
      <w:r w:rsidR="0016295F">
        <w:rPr>
          <w:rFonts w:ascii="Times New Roman" w:eastAsia="Times New Roman" w:hAnsi="Times New Roman" w:cs="Times New Roman"/>
          <w:b/>
          <w:color w:val="212121"/>
          <w:sz w:val="22"/>
        </w:rPr>
        <w:t>clear</w:t>
      </w:r>
      <w:proofErr w:type="gramEnd"/>
      <w:r w:rsidR="0016295F">
        <w:rPr>
          <w:rFonts w:ascii="Times New Roman" w:eastAsia="Times New Roman" w:hAnsi="Times New Roman" w:cs="Times New Roman"/>
          <w:b/>
          <w:color w:val="212121"/>
          <w:sz w:val="22"/>
        </w:rPr>
        <w:t xml:space="preserve"> in</w:t>
      </w:r>
      <w:r w:rsidR="0016295F" w:rsidRPr="0017641A">
        <w:rPr>
          <w:rFonts w:ascii="Times New Roman" w:eastAsia="Times New Roman" w:hAnsi="Times New Roman" w:cs="Times New Roman"/>
          <w:b/>
          <w:color w:val="212121"/>
          <w:sz w:val="22"/>
        </w:rPr>
        <w:t xml:space="preserve"> </w:t>
      </w:r>
      <w:r w:rsidRPr="0017641A">
        <w:rPr>
          <w:rFonts w:ascii="Times New Roman" w:eastAsia="Times New Roman" w:hAnsi="Times New Roman" w:cs="Times New Roman"/>
          <w:b/>
          <w:color w:val="212121"/>
          <w:sz w:val="22"/>
        </w:rPr>
        <w:t xml:space="preserve">the graphic representations we have provided in Figure 8, and would have less impact on the reader if provided in tabular form.  </w:t>
      </w:r>
    </w:p>
    <w:p w14:paraId="08543A46" w14:textId="77777777" w:rsidR="0081738C"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7.      The discussion lacks depth in its explanation of gene expression profile changes (i.e. lines 386-89),</w:t>
      </w:r>
    </w:p>
    <w:p w14:paraId="6413FFEA" w14:textId="77777777" w:rsidR="0081738C" w:rsidRDefault="0081738C" w:rsidP="005D3C08">
      <w:pPr>
        <w:rPr>
          <w:rFonts w:ascii="Times New Roman" w:eastAsia="Times New Roman" w:hAnsi="Times New Roman" w:cs="Times New Roman"/>
          <w:color w:val="212121"/>
          <w:sz w:val="22"/>
          <w:shd w:val="clear" w:color="auto" w:fill="FFFFFF"/>
        </w:rPr>
      </w:pPr>
    </w:p>
    <w:p w14:paraId="3C37240E" w14:textId="77777777" w:rsidR="0081738C" w:rsidRDefault="0081738C" w:rsidP="005D3C08">
      <w:pPr>
        <w:rPr>
          <w:rFonts w:ascii="Times New Roman" w:eastAsia="Times New Roman" w:hAnsi="Times New Roman" w:cs="Times New Roman"/>
          <w:b/>
          <w:color w:val="212121"/>
          <w:sz w:val="22"/>
          <w:shd w:val="clear" w:color="auto" w:fill="FFFFFF"/>
        </w:rPr>
      </w:pPr>
      <w:r>
        <w:rPr>
          <w:rFonts w:ascii="Times New Roman" w:eastAsia="Times New Roman" w:hAnsi="Times New Roman" w:cs="Times New Roman"/>
          <w:b/>
          <w:color w:val="212121"/>
          <w:sz w:val="22"/>
          <w:shd w:val="clear" w:color="auto" w:fill="FFFFFF"/>
        </w:rPr>
        <w:t>In the revised manuscript we have provided more depth to this discussion point.  This section now reads:</w:t>
      </w:r>
    </w:p>
    <w:p w14:paraId="001BE744" w14:textId="77777777" w:rsidR="0081738C" w:rsidRDefault="0081738C" w:rsidP="005D3C08">
      <w:pPr>
        <w:rPr>
          <w:rFonts w:ascii="Times New Roman" w:eastAsia="Times New Roman" w:hAnsi="Times New Roman" w:cs="Times New Roman"/>
          <w:b/>
          <w:color w:val="212121"/>
          <w:sz w:val="22"/>
          <w:shd w:val="clear" w:color="auto" w:fill="FFFFFF"/>
        </w:rPr>
      </w:pPr>
    </w:p>
    <w:p w14:paraId="3B0AA703" w14:textId="58D4DDA1" w:rsidR="0081738C" w:rsidRPr="0016295F" w:rsidRDefault="0081738C" w:rsidP="0081738C">
      <w:pPr>
        <w:ind w:left="720"/>
        <w:rPr>
          <w:rFonts w:ascii="Times New Roman" w:eastAsia="Times New Roman" w:hAnsi="Times New Roman" w:cs="Times New Roman"/>
          <w:b/>
          <w:color w:val="FF0000"/>
          <w:sz w:val="22"/>
          <w:szCs w:val="22"/>
          <w:shd w:val="clear" w:color="auto" w:fill="FFFFFF"/>
        </w:rPr>
      </w:pPr>
      <w:r w:rsidRPr="0016295F">
        <w:rPr>
          <w:rFonts w:ascii="Times New Roman" w:eastAsia="Times New Roman" w:hAnsi="Times New Roman" w:cs="Times New Roman"/>
          <w:b/>
          <w:color w:val="FF0000"/>
          <w:sz w:val="22"/>
          <w:szCs w:val="22"/>
          <w:shd w:val="clear" w:color="auto" w:fill="FFFFFF"/>
        </w:rPr>
        <w:t xml:space="preserve">Broadly, these changes reflect a shift towards more rapid </w:t>
      </w:r>
      <w:r w:rsidR="0016295F">
        <w:rPr>
          <w:rFonts w:ascii="Times New Roman" w:eastAsia="Times New Roman" w:hAnsi="Times New Roman" w:cs="Times New Roman"/>
          <w:b/>
          <w:color w:val="FF0000"/>
          <w:sz w:val="22"/>
          <w:szCs w:val="22"/>
          <w:shd w:val="clear" w:color="auto" w:fill="FFFFFF"/>
        </w:rPr>
        <w:t>metabolism</w:t>
      </w:r>
      <w:r w:rsidR="0016295F" w:rsidRPr="0016295F">
        <w:rPr>
          <w:rFonts w:ascii="Times New Roman" w:eastAsia="Times New Roman" w:hAnsi="Times New Roman" w:cs="Times New Roman"/>
          <w:b/>
          <w:color w:val="FF0000"/>
          <w:sz w:val="22"/>
          <w:szCs w:val="22"/>
          <w:shd w:val="clear" w:color="auto" w:fill="FFFFFF"/>
        </w:rPr>
        <w:t xml:space="preserve"> </w:t>
      </w:r>
      <w:r w:rsidRPr="0016295F">
        <w:rPr>
          <w:rFonts w:ascii="Times New Roman" w:eastAsia="Times New Roman" w:hAnsi="Times New Roman" w:cs="Times New Roman"/>
          <w:b/>
          <w:color w:val="FF0000"/>
          <w:sz w:val="22"/>
          <w:szCs w:val="22"/>
          <w:shd w:val="clear" w:color="auto" w:fill="FFFFFF"/>
        </w:rPr>
        <w:t>of glucose throu</w:t>
      </w:r>
      <w:r w:rsidR="000E3BBD" w:rsidRPr="0016295F">
        <w:rPr>
          <w:rFonts w:ascii="Times New Roman" w:eastAsia="Times New Roman" w:hAnsi="Times New Roman" w:cs="Times New Roman"/>
          <w:b/>
          <w:color w:val="FF0000"/>
          <w:sz w:val="22"/>
          <w:szCs w:val="22"/>
          <w:shd w:val="clear" w:color="auto" w:fill="FFFFFF"/>
        </w:rPr>
        <w:t xml:space="preserve">gh glycolysis and the TCA cycle, </w:t>
      </w:r>
      <w:r w:rsidRPr="0016295F">
        <w:rPr>
          <w:rFonts w:ascii="Times New Roman" w:eastAsia="Times New Roman" w:hAnsi="Times New Roman" w:cs="Times New Roman"/>
          <w:b/>
          <w:color w:val="FF0000"/>
          <w:sz w:val="22"/>
          <w:szCs w:val="22"/>
          <w:shd w:val="clear" w:color="auto" w:fill="FFFFFF"/>
        </w:rPr>
        <w:t xml:space="preserve">and shifting of glucose and protein metabolites towards </w:t>
      </w:r>
      <w:proofErr w:type="spellStart"/>
      <w:r w:rsidRPr="0016295F">
        <w:rPr>
          <w:rFonts w:ascii="Times New Roman" w:eastAsia="Times New Roman" w:hAnsi="Times New Roman" w:cs="Times New Roman"/>
          <w:b/>
          <w:color w:val="FF0000"/>
          <w:sz w:val="22"/>
          <w:szCs w:val="22"/>
          <w:shd w:val="clear" w:color="auto" w:fill="FFFFFF"/>
        </w:rPr>
        <w:t>lipogenic</w:t>
      </w:r>
      <w:proofErr w:type="spellEnd"/>
      <w:r w:rsidRPr="0016295F">
        <w:rPr>
          <w:rFonts w:ascii="Times New Roman" w:eastAsia="Times New Roman" w:hAnsi="Times New Roman" w:cs="Times New Roman"/>
          <w:b/>
          <w:color w:val="FF0000"/>
          <w:sz w:val="22"/>
          <w:szCs w:val="22"/>
          <w:shd w:val="clear" w:color="auto" w:fill="FFFFFF"/>
        </w:rPr>
        <w:t xml:space="preserve"> pathways in adipose tissue.</w:t>
      </w:r>
      <w:r w:rsidR="000E3BBD" w:rsidRPr="0016295F">
        <w:rPr>
          <w:rFonts w:ascii="Times New Roman" w:eastAsia="Times New Roman" w:hAnsi="Times New Roman" w:cs="Times New Roman"/>
          <w:b/>
          <w:color w:val="FF0000"/>
          <w:sz w:val="22"/>
          <w:szCs w:val="22"/>
          <w:shd w:val="clear" w:color="auto" w:fill="FFFFFF"/>
        </w:rPr>
        <w:t xml:space="preserve"> </w:t>
      </w:r>
      <w:r w:rsidR="006B66DA" w:rsidRPr="0016295F">
        <w:rPr>
          <w:rFonts w:ascii="Times New Roman" w:hAnsi="Times New Roman" w:cs="Times New Roman"/>
          <w:b/>
          <w:color w:val="FF0000"/>
          <w:sz w:val="22"/>
          <w:szCs w:val="22"/>
        </w:rPr>
        <w:t xml:space="preserve">This is indicated by </w:t>
      </w:r>
      <w:r w:rsidR="0016295F">
        <w:rPr>
          <w:rFonts w:ascii="Times New Roman" w:hAnsi="Times New Roman" w:cs="Times New Roman"/>
          <w:b/>
          <w:color w:val="FF0000"/>
          <w:sz w:val="22"/>
          <w:szCs w:val="22"/>
        </w:rPr>
        <w:t xml:space="preserve">significant </w:t>
      </w:r>
      <w:r w:rsidR="006B66DA" w:rsidRPr="0016295F">
        <w:rPr>
          <w:rFonts w:ascii="Times New Roman" w:hAnsi="Times New Roman" w:cs="Times New Roman"/>
          <w:b/>
          <w:color w:val="FF0000"/>
          <w:sz w:val="22"/>
          <w:szCs w:val="22"/>
        </w:rPr>
        <w:t>increases in glycolytic (</w:t>
      </w:r>
      <w:r w:rsidR="006B66DA" w:rsidRPr="0016295F">
        <w:rPr>
          <w:rFonts w:ascii="Times New Roman" w:hAnsi="Times New Roman" w:cs="Times New Roman"/>
          <w:b/>
          <w:i/>
          <w:color w:val="FF0000"/>
          <w:sz w:val="22"/>
          <w:szCs w:val="22"/>
        </w:rPr>
        <w:t>HK3, FBP1, ALDOC, ENO1, IDH1, ME1 and DLAT)</w:t>
      </w:r>
      <w:r w:rsidR="006B66DA" w:rsidRPr="0016295F">
        <w:rPr>
          <w:rFonts w:ascii="Times New Roman" w:hAnsi="Times New Roman" w:cs="Times New Roman"/>
          <w:b/>
          <w:color w:val="FF0000"/>
          <w:sz w:val="22"/>
          <w:szCs w:val="22"/>
        </w:rPr>
        <w:t xml:space="preserve">, </w:t>
      </w:r>
      <w:proofErr w:type="spellStart"/>
      <w:r w:rsidR="006B66DA" w:rsidRPr="0016295F">
        <w:rPr>
          <w:rFonts w:ascii="Times New Roman" w:hAnsi="Times New Roman" w:cs="Times New Roman"/>
          <w:b/>
          <w:color w:val="FF0000"/>
          <w:sz w:val="22"/>
          <w:szCs w:val="22"/>
        </w:rPr>
        <w:t>proteolytic</w:t>
      </w:r>
      <w:proofErr w:type="spellEnd"/>
      <w:r w:rsidR="006B66DA" w:rsidRPr="0016295F">
        <w:rPr>
          <w:rFonts w:ascii="Times New Roman" w:hAnsi="Times New Roman" w:cs="Times New Roman"/>
          <w:b/>
          <w:color w:val="FF0000"/>
          <w:sz w:val="22"/>
          <w:szCs w:val="22"/>
        </w:rPr>
        <w:t xml:space="preserve"> (PSMD1/12/14) and </w:t>
      </w:r>
      <w:proofErr w:type="spellStart"/>
      <w:r w:rsidR="006B66DA" w:rsidRPr="0016295F">
        <w:rPr>
          <w:rFonts w:ascii="Times New Roman" w:hAnsi="Times New Roman" w:cs="Times New Roman"/>
          <w:b/>
          <w:color w:val="FF0000"/>
          <w:sz w:val="22"/>
          <w:szCs w:val="22"/>
        </w:rPr>
        <w:t>lipogenic</w:t>
      </w:r>
      <w:proofErr w:type="spellEnd"/>
      <w:r w:rsidR="006B66DA" w:rsidRPr="0016295F">
        <w:rPr>
          <w:rFonts w:ascii="Times New Roman" w:hAnsi="Times New Roman" w:cs="Times New Roman"/>
          <w:b/>
          <w:color w:val="FF0000"/>
          <w:sz w:val="22"/>
          <w:szCs w:val="22"/>
        </w:rPr>
        <w:t xml:space="preserve"> (</w:t>
      </w:r>
      <w:r w:rsidR="006B66DA" w:rsidRPr="0016295F">
        <w:rPr>
          <w:rFonts w:ascii="Times New Roman" w:hAnsi="Times New Roman" w:cs="Times New Roman"/>
          <w:b/>
          <w:i/>
          <w:color w:val="FF0000"/>
          <w:sz w:val="22"/>
          <w:szCs w:val="22"/>
        </w:rPr>
        <w:t>ACACA, FASN, AACSL4/5, ACSL1/3/4, ELOVL1/5/6, GPAM</w:t>
      </w:r>
      <w:r w:rsidR="006B66DA" w:rsidRPr="0016295F">
        <w:rPr>
          <w:rFonts w:ascii="Times New Roman" w:hAnsi="Times New Roman" w:cs="Times New Roman"/>
          <w:b/>
          <w:color w:val="FF0000"/>
          <w:sz w:val="22"/>
          <w:szCs w:val="22"/>
        </w:rPr>
        <w:t xml:space="preserve">, </w:t>
      </w:r>
      <w:r w:rsidR="006B66DA" w:rsidRPr="0016295F">
        <w:rPr>
          <w:rFonts w:ascii="Times New Roman" w:hAnsi="Times New Roman" w:cs="Times New Roman"/>
          <w:b/>
          <w:i/>
          <w:color w:val="FF0000"/>
          <w:sz w:val="22"/>
          <w:szCs w:val="22"/>
        </w:rPr>
        <w:t>DGAT2</w:t>
      </w:r>
      <w:r w:rsidR="006B66DA" w:rsidRPr="0016295F">
        <w:rPr>
          <w:rFonts w:ascii="Times New Roman" w:hAnsi="Times New Roman" w:cs="Times New Roman"/>
          <w:b/>
          <w:color w:val="FF0000"/>
          <w:sz w:val="22"/>
          <w:szCs w:val="22"/>
        </w:rPr>
        <w:t xml:space="preserve">, </w:t>
      </w:r>
      <w:r w:rsidR="006B66DA" w:rsidRPr="0016295F">
        <w:rPr>
          <w:rFonts w:ascii="Times New Roman" w:hAnsi="Times New Roman" w:cs="Times New Roman"/>
          <w:b/>
          <w:i/>
          <w:color w:val="FF0000"/>
          <w:sz w:val="22"/>
          <w:szCs w:val="22"/>
        </w:rPr>
        <w:t>DGAT1</w:t>
      </w:r>
      <w:r w:rsidR="006B66DA" w:rsidRPr="0016295F">
        <w:rPr>
          <w:rFonts w:ascii="Times New Roman" w:hAnsi="Times New Roman" w:cs="Times New Roman"/>
          <w:b/>
          <w:color w:val="FF0000"/>
          <w:sz w:val="22"/>
          <w:szCs w:val="22"/>
        </w:rPr>
        <w:t xml:space="preserve">, </w:t>
      </w:r>
      <w:r w:rsidR="006B66DA" w:rsidRPr="0016295F">
        <w:rPr>
          <w:rFonts w:ascii="Times New Roman" w:hAnsi="Times New Roman" w:cs="Times New Roman"/>
          <w:b/>
          <w:i/>
          <w:color w:val="FF0000"/>
          <w:sz w:val="22"/>
          <w:szCs w:val="22"/>
        </w:rPr>
        <w:t>AGPAT2/3,</w:t>
      </w:r>
      <w:r w:rsidR="0016295F">
        <w:rPr>
          <w:rFonts w:ascii="Times New Roman" w:hAnsi="Times New Roman" w:cs="Times New Roman"/>
          <w:b/>
          <w:i/>
          <w:color w:val="FF0000"/>
          <w:sz w:val="22"/>
          <w:szCs w:val="22"/>
        </w:rPr>
        <w:t xml:space="preserve"> </w:t>
      </w:r>
      <w:r w:rsidR="006B66DA" w:rsidRPr="0016295F">
        <w:rPr>
          <w:rFonts w:ascii="Times New Roman" w:hAnsi="Times New Roman" w:cs="Times New Roman"/>
          <w:b/>
          <w:i/>
          <w:color w:val="FF0000"/>
          <w:sz w:val="22"/>
          <w:szCs w:val="22"/>
        </w:rPr>
        <w:t xml:space="preserve">GPD1, </w:t>
      </w:r>
      <w:r w:rsidR="006B66DA" w:rsidRPr="0016295F">
        <w:rPr>
          <w:rFonts w:ascii="Times New Roman" w:hAnsi="Times New Roman" w:cs="Times New Roman"/>
          <w:b/>
          <w:color w:val="FF0000"/>
          <w:sz w:val="22"/>
          <w:szCs w:val="22"/>
        </w:rPr>
        <w:t xml:space="preserve">and </w:t>
      </w:r>
      <w:r w:rsidR="006B66DA" w:rsidRPr="0016295F">
        <w:rPr>
          <w:rFonts w:ascii="Times New Roman" w:hAnsi="Times New Roman" w:cs="Times New Roman"/>
          <w:b/>
          <w:i/>
          <w:color w:val="FF0000"/>
          <w:sz w:val="22"/>
          <w:szCs w:val="22"/>
        </w:rPr>
        <w:t>LPIN1</w:t>
      </w:r>
      <w:r w:rsidR="006B66DA" w:rsidRPr="0016295F">
        <w:rPr>
          <w:rFonts w:ascii="Times New Roman" w:hAnsi="Times New Roman" w:cs="Times New Roman"/>
          <w:b/>
          <w:color w:val="FF0000"/>
          <w:sz w:val="22"/>
          <w:szCs w:val="22"/>
        </w:rPr>
        <w:t>) transcripts in human adipose tissue</w:t>
      </w:r>
      <w:r w:rsidR="00CE14B9" w:rsidRPr="0016295F">
        <w:rPr>
          <w:rFonts w:ascii="Times New Roman" w:hAnsi="Times New Roman" w:cs="Times New Roman"/>
          <w:b/>
          <w:color w:val="FF0000"/>
          <w:sz w:val="22"/>
          <w:szCs w:val="22"/>
        </w:rPr>
        <w:t xml:space="preserve"> of Cushing’s patients</w:t>
      </w:r>
      <w:r w:rsidR="006B66DA" w:rsidRPr="0016295F">
        <w:rPr>
          <w:rFonts w:ascii="Times New Roman" w:hAnsi="Times New Roman" w:cs="Times New Roman"/>
          <w:b/>
          <w:color w:val="FF0000"/>
          <w:sz w:val="22"/>
          <w:szCs w:val="22"/>
        </w:rPr>
        <w:t xml:space="preserve">, with similar transcript expression changes seen in mouse adipose and muscle tissue when treated with dexamethasone.  </w:t>
      </w:r>
    </w:p>
    <w:p w14:paraId="0174B053" w14:textId="22B5FC5A" w:rsidR="0081738C" w:rsidRPr="0081738C" w:rsidRDefault="005D3C08" w:rsidP="005D3C08">
      <w:pPr>
        <w:rPr>
          <w:rFonts w:ascii="Times New Roman" w:eastAsia="Times New Roman" w:hAnsi="Times New Roman" w:cs="Times New Roman"/>
          <w:b/>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 xml:space="preserve">a.      </w:t>
      </w:r>
      <w:proofErr w:type="gramStart"/>
      <w:r w:rsidRPr="002734E4">
        <w:rPr>
          <w:rFonts w:ascii="Times New Roman" w:eastAsia="Times New Roman" w:hAnsi="Times New Roman" w:cs="Times New Roman"/>
          <w:color w:val="212121"/>
          <w:sz w:val="22"/>
          <w:shd w:val="clear" w:color="auto" w:fill="FFFFFF"/>
        </w:rPr>
        <w:t>the</w:t>
      </w:r>
      <w:proofErr w:type="gramEnd"/>
      <w:r w:rsidRPr="002734E4">
        <w:rPr>
          <w:rFonts w:ascii="Times New Roman" w:eastAsia="Times New Roman" w:hAnsi="Times New Roman" w:cs="Times New Roman"/>
          <w:color w:val="212121"/>
          <w:sz w:val="22"/>
          <w:shd w:val="clear" w:color="auto" w:fill="FFFFFF"/>
        </w:rPr>
        <w:t xml:space="preserve"> statistical analysis and models used should be discussed here to explain how the limitation of small number of subjects was overcome, at least in part.</w:t>
      </w:r>
    </w:p>
    <w:p w14:paraId="45F33C99" w14:textId="77777777" w:rsidR="0081738C" w:rsidRDefault="0081738C" w:rsidP="005D3C08">
      <w:pPr>
        <w:rPr>
          <w:rFonts w:ascii="Times New Roman" w:eastAsia="Times New Roman" w:hAnsi="Times New Roman" w:cs="Times New Roman"/>
          <w:color w:val="212121"/>
          <w:sz w:val="22"/>
          <w:shd w:val="clear" w:color="auto" w:fill="FFFFFF"/>
        </w:rPr>
      </w:pPr>
    </w:p>
    <w:p w14:paraId="2BC13170" w14:textId="77777777" w:rsidR="0075433D" w:rsidRDefault="0081738C" w:rsidP="005D3C08">
      <w:pPr>
        <w:rPr>
          <w:rFonts w:ascii="Times New Roman" w:eastAsia="Times New Roman" w:hAnsi="Times New Roman" w:cs="Times New Roman"/>
          <w:b/>
          <w:color w:val="212121"/>
          <w:sz w:val="22"/>
          <w:shd w:val="clear" w:color="auto" w:fill="FFFFFF"/>
        </w:rPr>
      </w:pPr>
      <w:r>
        <w:rPr>
          <w:rFonts w:ascii="Times New Roman" w:eastAsia="Times New Roman" w:hAnsi="Times New Roman" w:cs="Times New Roman"/>
          <w:b/>
          <w:color w:val="212121"/>
          <w:sz w:val="22"/>
          <w:shd w:val="clear" w:color="auto" w:fill="FFFFFF"/>
        </w:rPr>
        <w:t xml:space="preserve">We </w:t>
      </w:r>
      <w:r w:rsidR="0075433D">
        <w:rPr>
          <w:rFonts w:ascii="Times New Roman" w:eastAsia="Times New Roman" w:hAnsi="Times New Roman" w:cs="Times New Roman"/>
          <w:b/>
          <w:color w:val="212121"/>
          <w:sz w:val="22"/>
          <w:shd w:val="clear" w:color="auto" w:fill="FFFFFF"/>
        </w:rPr>
        <w:t>now describe this limitation in the discussion with the following addition:</w:t>
      </w:r>
    </w:p>
    <w:p w14:paraId="650708A3" w14:textId="77777777" w:rsidR="0075433D" w:rsidRDefault="0075433D" w:rsidP="005D3C08">
      <w:pPr>
        <w:rPr>
          <w:rFonts w:ascii="Times New Roman" w:eastAsia="Times New Roman" w:hAnsi="Times New Roman" w:cs="Times New Roman"/>
          <w:b/>
          <w:color w:val="212121"/>
          <w:sz w:val="22"/>
          <w:shd w:val="clear" w:color="auto" w:fill="FFFFFF"/>
        </w:rPr>
      </w:pPr>
    </w:p>
    <w:p w14:paraId="1A861DEB" w14:textId="4D6C910D" w:rsidR="006F241D" w:rsidRPr="006F3183" w:rsidRDefault="006F241D" w:rsidP="006F241D">
      <w:pPr>
        <w:ind w:left="720"/>
        <w:rPr>
          <w:rFonts w:ascii="Times New Roman" w:eastAsia="Times New Roman" w:hAnsi="Times New Roman" w:cs="Times New Roman"/>
          <w:b/>
          <w:color w:val="FF0000"/>
          <w:sz w:val="22"/>
          <w:shd w:val="clear" w:color="auto" w:fill="FFFFFF"/>
        </w:rPr>
      </w:pPr>
      <w:r w:rsidRPr="006F3183">
        <w:rPr>
          <w:rFonts w:ascii="Times New Roman" w:eastAsia="Times New Roman" w:hAnsi="Times New Roman" w:cs="Times New Roman"/>
          <w:b/>
          <w:color w:val="FF0000"/>
          <w:sz w:val="22"/>
          <w:shd w:val="clear" w:color="auto" w:fill="FFFFFF"/>
        </w:rPr>
        <w:t>Another limitation in our study is the small sample size, especially the number of biological replicates in Cushing’s group (n=5). Adding a covariate such as BMI or age in the model further reduces the sample size to 2 or 3 replicates. Although this sample size is small, it is reasonable for a rare disease such as Cushing’s. Realizing our limitation, we chose DESeq2 as the statistical method for our RNA-</w:t>
      </w:r>
      <w:proofErr w:type="spellStart"/>
      <w:r w:rsidRPr="006F3183">
        <w:rPr>
          <w:rFonts w:ascii="Times New Roman" w:eastAsia="Times New Roman" w:hAnsi="Times New Roman" w:cs="Times New Roman"/>
          <w:b/>
          <w:color w:val="FF0000"/>
          <w:sz w:val="22"/>
          <w:shd w:val="clear" w:color="auto" w:fill="FFFFFF"/>
        </w:rPr>
        <w:t>seq</w:t>
      </w:r>
      <w:proofErr w:type="spellEnd"/>
      <w:r w:rsidRPr="006F3183">
        <w:rPr>
          <w:rFonts w:ascii="Times New Roman" w:eastAsia="Times New Roman" w:hAnsi="Times New Roman" w:cs="Times New Roman"/>
          <w:b/>
          <w:color w:val="FF0000"/>
          <w:sz w:val="22"/>
          <w:shd w:val="clear" w:color="auto" w:fill="FFFFFF"/>
        </w:rPr>
        <w:t xml:space="preserve"> data. DESeq2 overcomes the small sample size problem by pooling information across </w:t>
      </w:r>
      <w:r>
        <w:rPr>
          <w:rFonts w:ascii="Times New Roman" w:eastAsia="Times New Roman" w:hAnsi="Times New Roman" w:cs="Times New Roman"/>
          <w:b/>
          <w:color w:val="FF0000"/>
          <w:sz w:val="22"/>
          <w:shd w:val="clear" w:color="auto" w:fill="FFFFFF"/>
        </w:rPr>
        <w:t>genes. Maximum likelihood estimation is applied to estimate the dispersion or variance of a gene across all replicates in a group. Then,</w:t>
      </w:r>
      <w:r w:rsidRPr="006F3183">
        <w:rPr>
          <w:rFonts w:ascii="Times New Roman" w:eastAsia="Times New Roman" w:hAnsi="Times New Roman" w:cs="Times New Roman"/>
          <w:b/>
          <w:color w:val="FF0000"/>
          <w:sz w:val="22"/>
          <w:shd w:val="clear" w:color="auto" w:fill="FFFFFF"/>
        </w:rPr>
        <w:t xml:space="preserve"> an empirical Bayes approach </w:t>
      </w:r>
      <w:r>
        <w:rPr>
          <w:rFonts w:ascii="Times New Roman" w:eastAsia="Times New Roman" w:hAnsi="Times New Roman" w:cs="Times New Roman"/>
          <w:b/>
          <w:color w:val="FF0000"/>
          <w:sz w:val="22"/>
          <w:shd w:val="clear" w:color="auto" w:fill="FFFFFF"/>
        </w:rPr>
        <w:t xml:space="preserve">is used to get </w:t>
      </w:r>
      <w:proofErr w:type="gramStart"/>
      <w:r>
        <w:rPr>
          <w:rFonts w:ascii="Times New Roman" w:eastAsia="Times New Roman" w:hAnsi="Times New Roman" w:cs="Times New Roman"/>
          <w:b/>
          <w:color w:val="FF0000"/>
          <w:sz w:val="22"/>
          <w:shd w:val="clear" w:color="auto" w:fill="FFFFFF"/>
        </w:rPr>
        <w:t>maximum</w:t>
      </w:r>
      <w:proofErr w:type="gramEnd"/>
      <w:r>
        <w:rPr>
          <w:rFonts w:ascii="Times New Roman" w:eastAsia="Times New Roman" w:hAnsi="Times New Roman" w:cs="Times New Roman"/>
          <w:b/>
          <w:color w:val="FF0000"/>
          <w:sz w:val="22"/>
          <w:shd w:val="clear" w:color="auto" w:fill="FFFFFF"/>
        </w:rPr>
        <w:t xml:space="preserve"> a </w:t>
      </w:r>
      <w:r w:rsidRPr="0034153E">
        <w:rPr>
          <w:rFonts w:ascii="Times New Roman" w:eastAsia="Times New Roman" w:hAnsi="Times New Roman" w:cs="Times New Roman"/>
          <w:b/>
          <w:i/>
          <w:color w:val="FF0000"/>
          <w:sz w:val="22"/>
          <w:shd w:val="clear" w:color="auto" w:fill="FFFFFF"/>
        </w:rPr>
        <w:t>posterior</w:t>
      </w:r>
      <w:r>
        <w:rPr>
          <w:rFonts w:ascii="Times New Roman" w:eastAsia="Times New Roman" w:hAnsi="Times New Roman" w:cs="Times New Roman"/>
          <w:b/>
          <w:color w:val="FF0000"/>
          <w:sz w:val="22"/>
          <w:shd w:val="clear" w:color="auto" w:fill="FFFFFF"/>
        </w:rPr>
        <w:t xml:space="preserve"> as </w:t>
      </w:r>
      <w:r w:rsidR="00D1432F">
        <w:rPr>
          <w:rFonts w:ascii="Times New Roman" w:eastAsia="Times New Roman" w:hAnsi="Times New Roman" w:cs="Times New Roman"/>
          <w:b/>
          <w:color w:val="FF0000"/>
          <w:sz w:val="22"/>
          <w:shd w:val="clear" w:color="auto" w:fill="FFFFFF"/>
        </w:rPr>
        <w:t xml:space="preserve">the </w:t>
      </w:r>
      <w:r>
        <w:rPr>
          <w:rFonts w:ascii="Times New Roman" w:eastAsia="Times New Roman" w:hAnsi="Times New Roman" w:cs="Times New Roman"/>
          <w:b/>
          <w:color w:val="FF0000"/>
          <w:sz w:val="22"/>
          <w:shd w:val="clear" w:color="auto" w:fill="FFFFFF"/>
        </w:rPr>
        <w:t>final dispersion estimate.</w:t>
      </w:r>
      <w:r w:rsidRPr="006F3183">
        <w:rPr>
          <w:rFonts w:ascii="Times New Roman" w:eastAsia="Times New Roman" w:hAnsi="Times New Roman" w:cs="Times New Roman"/>
          <w:b/>
          <w:color w:val="FF0000"/>
          <w:sz w:val="22"/>
          <w:shd w:val="clear" w:color="auto" w:fill="FFFFFF"/>
        </w:rPr>
        <w:t xml:space="preserve"> </w:t>
      </w:r>
      <w:r>
        <w:rPr>
          <w:rFonts w:ascii="Times New Roman" w:eastAsia="Times New Roman" w:hAnsi="Times New Roman" w:cs="Times New Roman"/>
          <w:b/>
          <w:color w:val="FF0000"/>
          <w:sz w:val="22"/>
          <w:shd w:val="clear" w:color="auto" w:fill="FFFFFF"/>
        </w:rPr>
        <w:t xml:space="preserve">This method utilizes the available data to the maximum extent; therefore, help avoiding potential false positives </w:t>
      </w:r>
      <w:r w:rsidR="0016295F" w:rsidRPr="0016295F">
        <w:rPr>
          <w:rFonts w:ascii="Times New Roman" w:eastAsia="Times New Roman" w:hAnsi="Times New Roman" w:cs="Times New Roman"/>
          <w:b/>
          <w:color w:val="FF0000"/>
          <w:sz w:val="22"/>
          <w:shd w:val="clear" w:color="auto" w:fill="FFFFFF"/>
        </w:rPr>
        <w:fldChar w:fldCharType="begin" w:fldLock="1"/>
      </w:r>
      <w:r w:rsidR="00C078F5">
        <w:rPr>
          <w:rFonts w:ascii="Times New Roman" w:eastAsia="Times New Roman" w:hAnsi="Times New Roman" w:cs="Times New Roman"/>
          <w:b/>
          <w:color w:val="FF0000"/>
          <w:sz w:val="22"/>
          <w:shd w:val="clear" w:color="auto" w:fill="FFFFFF"/>
        </w:rPr>
        <w:instrText>ADDIN CSL_CITATION { "citationItems" : [ { "id" : "ITEM-1", "itemData" : { "DOI" : "10.1101/002832", "author" : [ { "dropping-particle" : "", "family" : "Love", "given" : "M. I.", "non-dropping-particle" : "", "parse-names" : false, "suffix" : "" }, { "dropping-particle" : "", "family" : "Huber", "given" : "W.", "non-dropping-particle" : "", "parse-names" : false, "suffix" : "" }, { "dropping-particle" : "", "family" : "Anders", "given" : "Simon", "non-dropping-particle" : "", "parse-names" : false, "suffix" : "" } ], "id" : "ITEM-1", "issued" : { "date-parts" : [ [ "2014", "2", "19" ] ] }, "title" : "Moderated estimation of fold change and dispersion for RNA-Seq data with DESeq2", "type" : "report" }, "uris" : [ "http://www.mendeley.com/documents/?uuid=1bdb6ee2-2411-48d0-9bdd-0ca7fdb549cf" ] } ], "mendeley" : { "formattedCitation" : "(Love &lt;i&gt;et al.&lt;/i&gt; 2014)", "plainTextFormattedCitation" : "(Love et al. 2014)", "previouslyFormattedCitation" : "(Love &lt;i&gt;et al.&lt;/i&gt; 2014)" }, "properties" : { "noteIndex" : 0 }, "schema" : "https://github.com/citation-style-language/schema/raw/master/csl-citation.json" }</w:instrText>
      </w:r>
      <w:r w:rsidR="0016295F" w:rsidRPr="0016295F">
        <w:rPr>
          <w:rFonts w:ascii="Times New Roman" w:eastAsia="Times New Roman" w:hAnsi="Times New Roman" w:cs="Times New Roman"/>
          <w:b/>
          <w:color w:val="FF0000"/>
          <w:sz w:val="22"/>
          <w:shd w:val="clear" w:color="auto" w:fill="FFFFFF"/>
        </w:rPr>
        <w:fldChar w:fldCharType="separate"/>
      </w:r>
      <w:r w:rsidR="0016295F" w:rsidRPr="00BF1DF1">
        <w:rPr>
          <w:rFonts w:ascii="Times New Roman" w:eastAsia="Times New Roman" w:hAnsi="Times New Roman" w:cs="Times New Roman"/>
          <w:b/>
          <w:noProof/>
          <w:color w:val="FF0000"/>
          <w:sz w:val="22"/>
          <w:shd w:val="clear" w:color="auto" w:fill="FFFFFF"/>
        </w:rPr>
        <w:t xml:space="preserve">(Love </w:t>
      </w:r>
      <w:r w:rsidR="0016295F" w:rsidRPr="00BF1DF1">
        <w:rPr>
          <w:rFonts w:ascii="Times New Roman" w:eastAsia="Times New Roman" w:hAnsi="Times New Roman" w:cs="Times New Roman"/>
          <w:b/>
          <w:i/>
          <w:noProof/>
          <w:color w:val="FF0000"/>
          <w:sz w:val="22"/>
          <w:shd w:val="clear" w:color="auto" w:fill="FFFFFF"/>
        </w:rPr>
        <w:t>et al.</w:t>
      </w:r>
      <w:r w:rsidR="0016295F" w:rsidRPr="00BF1DF1">
        <w:rPr>
          <w:rFonts w:ascii="Times New Roman" w:eastAsia="Times New Roman" w:hAnsi="Times New Roman" w:cs="Times New Roman"/>
          <w:b/>
          <w:noProof/>
          <w:color w:val="FF0000"/>
          <w:sz w:val="22"/>
          <w:shd w:val="clear" w:color="auto" w:fill="FFFFFF"/>
        </w:rPr>
        <w:t xml:space="preserve"> 2014)</w:t>
      </w:r>
      <w:r w:rsidR="0016295F" w:rsidRPr="0016295F">
        <w:rPr>
          <w:rFonts w:ascii="Times New Roman" w:eastAsia="Times New Roman" w:hAnsi="Times New Roman" w:cs="Times New Roman"/>
          <w:b/>
          <w:color w:val="FF0000"/>
          <w:sz w:val="22"/>
          <w:shd w:val="clear" w:color="auto" w:fill="FFFFFF"/>
        </w:rPr>
        <w:fldChar w:fldCharType="end"/>
      </w:r>
      <w:r w:rsidRPr="005E66EF">
        <w:rPr>
          <w:rFonts w:ascii="Times New Roman" w:eastAsia="Times New Roman" w:hAnsi="Times New Roman" w:cs="Times New Roman"/>
          <w:b/>
          <w:color w:val="FF0000"/>
          <w:sz w:val="22"/>
          <w:shd w:val="clear" w:color="auto" w:fill="FFFFFF"/>
        </w:rPr>
        <w:t>.</w:t>
      </w:r>
      <w:r w:rsidRPr="006F3183">
        <w:rPr>
          <w:rFonts w:ascii="Times New Roman" w:eastAsia="Times New Roman" w:hAnsi="Times New Roman" w:cs="Times New Roman"/>
          <w:b/>
          <w:color w:val="FF0000"/>
          <w:sz w:val="22"/>
          <w:shd w:val="clear" w:color="auto" w:fill="FFFFFF"/>
        </w:rPr>
        <w:t xml:space="preserve"> </w:t>
      </w:r>
    </w:p>
    <w:p w14:paraId="27179986" w14:textId="77777777" w:rsidR="006F241D" w:rsidRDefault="006F241D" w:rsidP="005D3C08">
      <w:pPr>
        <w:rPr>
          <w:rFonts w:ascii="Times New Roman" w:eastAsia="Times New Roman" w:hAnsi="Times New Roman" w:cs="Times New Roman"/>
          <w:b/>
          <w:color w:val="212121"/>
          <w:sz w:val="22"/>
          <w:shd w:val="clear" w:color="auto" w:fill="FFFFFF"/>
        </w:rPr>
      </w:pPr>
    </w:p>
    <w:p w14:paraId="4C8CA111" w14:textId="77777777" w:rsidR="0075433D"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b.      Lines 402-06 should be rewritten to reflect which differences were statistically significant and discussed in greater depth.</w:t>
      </w:r>
    </w:p>
    <w:p w14:paraId="468F30ED" w14:textId="77777777" w:rsidR="0075433D" w:rsidRDefault="0075433D" w:rsidP="005D3C08">
      <w:pPr>
        <w:rPr>
          <w:rFonts w:ascii="Times New Roman" w:eastAsia="Times New Roman" w:hAnsi="Times New Roman" w:cs="Times New Roman"/>
          <w:color w:val="212121"/>
          <w:sz w:val="22"/>
          <w:shd w:val="clear" w:color="auto" w:fill="FFFFFF"/>
        </w:rPr>
      </w:pPr>
    </w:p>
    <w:p w14:paraId="12EFB223" w14:textId="77777777" w:rsidR="0075433D" w:rsidRDefault="0075433D" w:rsidP="005D3C08">
      <w:pPr>
        <w:rPr>
          <w:rFonts w:ascii="Times New Roman" w:eastAsia="Times New Roman" w:hAnsi="Times New Roman" w:cs="Times New Roman"/>
          <w:b/>
          <w:color w:val="212121"/>
          <w:sz w:val="22"/>
          <w:shd w:val="clear" w:color="auto" w:fill="FFFFFF"/>
        </w:rPr>
      </w:pPr>
      <w:r>
        <w:rPr>
          <w:rFonts w:ascii="Times New Roman" w:eastAsia="Times New Roman" w:hAnsi="Times New Roman" w:cs="Times New Roman"/>
          <w:b/>
          <w:color w:val="212121"/>
          <w:sz w:val="22"/>
          <w:shd w:val="clear" w:color="auto" w:fill="FFFFFF"/>
        </w:rPr>
        <w:t>We have re-written this section to provide more depth to this discussion point.  It now reads:</w:t>
      </w:r>
    </w:p>
    <w:p w14:paraId="40692FB6" w14:textId="77777777" w:rsidR="0075433D" w:rsidRDefault="0075433D" w:rsidP="005D3C08">
      <w:pPr>
        <w:rPr>
          <w:rFonts w:ascii="Times New Roman" w:eastAsia="Times New Roman" w:hAnsi="Times New Roman" w:cs="Times New Roman"/>
          <w:b/>
          <w:color w:val="212121"/>
          <w:sz w:val="22"/>
          <w:shd w:val="clear" w:color="auto" w:fill="FFFFFF"/>
        </w:rPr>
      </w:pPr>
    </w:p>
    <w:p w14:paraId="69762265" w14:textId="27BE8679" w:rsidR="00CE14B9" w:rsidRPr="005E66EF" w:rsidRDefault="00CE14B9" w:rsidP="005E66EF">
      <w:pPr>
        <w:rPr>
          <w:rFonts w:ascii="Times New Roman" w:hAnsi="Times New Roman" w:cs="Times New Roman"/>
          <w:b/>
          <w:sz w:val="22"/>
          <w:szCs w:val="22"/>
        </w:rPr>
      </w:pPr>
      <w:r w:rsidRPr="005E66EF">
        <w:rPr>
          <w:rFonts w:ascii="Times New Roman" w:hAnsi="Times New Roman" w:cs="Times New Roman"/>
          <w:b/>
          <w:sz w:val="22"/>
          <w:szCs w:val="22"/>
        </w:rPr>
        <w:t xml:space="preserve">These findings are consistent with our observed elevations of </w:t>
      </w:r>
      <w:proofErr w:type="spellStart"/>
      <w:r w:rsidRPr="005E66EF">
        <w:rPr>
          <w:rFonts w:ascii="Times New Roman" w:hAnsi="Times New Roman" w:cs="Times New Roman"/>
          <w:b/>
          <w:sz w:val="22"/>
          <w:szCs w:val="22"/>
        </w:rPr>
        <w:t>lipogenesi</w:t>
      </w:r>
      <w:r w:rsidR="005E66EF">
        <w:rPr>
          <w:rFonts w:ascii="Times New Roman" w:hAnsi="Times New Roman" w:cs="Times New Roman"/>
          <w:b/>
          <w:sz w:val="22"/>
          <w:szCs w:val="22"/>
        </w:rPr>
        <w:t>c</w:t>
      </w:r>
      <w:proofErr w:type="spellEnd"/>
      <w:r w:rsidRPr="005E66EF">
        <w:rPr>
          <w:rFonts w:ascii="Times New Roman" w:hAnsi="Times New Roman" w:cs="Times New Roman"/>
          <w:b/>
          <w:sz w:val="22"/>
          <w:szCs w:val="22"/>
        </w:rPr>
        <w:t xml:space="preserve"> mRNA transcripts in human and mouse subcutaneous adipose tissue.  </w:t>
      </w:r>
      <w:r w:rsidR="005E66EF">
        <w:rPr>
          <w:rFonts w:ascii="Times New Roman" w:hAnsi="Times New Roman" w:cs="Times New Roman"/>
          <w:b/>
          <w:sz w:val="22"/>
          <w:szCs w:val="22"/>
        </w:rPr>
        <w:t>Key</w:t>
      </w:r>
      <w:r w:rsidR="005E66EF" w:rsidRPr="005E66EF">
        <w:rPr>
          <w:rFonts w:ascii="Times New Roman" w:hAnsi="Times New Roman" w:cs="Times New Roman"/>
          <w:b/>
          <w:sz w:val="22"/>
          <w:szCs w:val="22"/>
        </w:rPr>
        <w:t xml:space="preserve"> </w:t>
      </w:r>
      <w:r w:rsidRPr="005E66EF">
        <w:rPr>
          <w:rFonts w:ascii="Times New Roman" w:hAnsi="Times New Roman" w:cs="Times New Roman"/>
          <w:b/>
          <w:sz w:val="22"/>
          <w:szCs w:val="22"/>
        </w:rPr>
        <w:t>tran</w:t>
      </w:r>
      <w:r w:rsidR="005E66EF">
        <w:rPr>
          <w:rFonts w:ascii="Times New Roman" w:hAnsi="Times New Roman" w:cs="Times New Roman"/>
          <w:b/>
          <w:sz w:val="22"/>
          <w:szCs w:val="22"/>
        </w:rPr>
        <w:t>s</w:t>
      </w:r>
      <w:r w:rsidRPr="005E66EF">
        <w:rPr>
          <w:rFonts w:ascii="Times New Roman" w:hAnsi="Times New Roman" w:cs="Times New Roman"/>
          <w:b/>
          <w:sz w:val="22"/>
          <w:szCs w:val="22"/>
        </w:rPr>
        <w:t xml:space="preserve">cripts in this category found to be significantly </w:t>
      </w:r>
      <w:proofErr w:type="spellStart"/>
      <w:r w:rsidRPr="005E66EF">
        <w:rPr>
          <w:rFonts w:ascii="Times New Roman" w:hAnsi="Times New Roman" w:cs="Times New Roman"/>
          <w:b/>
          <w:sz w:val="22"/>
          <w:szCs w:val="22"/>
        </w:rPr>
        <w:t>upregulated</w:t>
      </w:r>
      <w:proofErr w:type="spellEnd"/>
      <w:r w:rsidRPr="005E66EF">
        <w:rPr>
          <w:rFonts w:ascii="Times New Roman" w:hAnsi="Times New Roman" w:cs="Times New Roman"/>
          <w:b/>
          <w:sz w:val="22"/>
          <w:szCs w:val="22"/>
        </w:rPr>
        <w:t xml:space="preserve"> include </w:t>
      </w:r>
      <w:r w:rsidRPr="00BF1DF1">
        <w:rPr>
          <w:rFonts w:ascii="Times New Roman" w:hAnsi="Times New Roman" w:cs="Times New Roman"/>
          <w:b/>
          <w:sz w:val="22"/>
          <w:szCs w:val="22"/>
        </w:rPr>
        <w:t>Acetyl-CoA carboxylase alpha</w:t>
      </w:r>
      <w:r w:rsidRPr="005E66EF">
        <w:rPr>
          <w:rFonts w:ascii="Times New Roman" w:hAnsi="Times New Roman" w:cs="Times New Roman"/>
          <w:b/>
          <w:sz w:val="22"/>
          <w:szCs w:val="22"/>
        </w:rPr>
        <w:t xml:space="preserve"> (</w:t>
      </w:r>
      <w:r w:rsidRPr="005E66EF">
        <w:rPr>
          <w:rFonts w:ascii="Times New Roman" w:hAnsi="Times New Roman" w:cs="Times New Roman"/>
          <w:b/>
          <w:i/>
          <w:sz w:val="22"/>
          <w:szCs w:val="22"/>
        </w:rPr>
        <w:t>ACACA</w:t>
      </w:r>
      <w:r w:rsidRPr="005E66EF">
        <w:rPr>
          <w:rFonts w:ascii="Times New Roman" w:hAnsi="Times New Roman" w:cs="Times New Roman"/>
          <w:b/>
          <w:sz w:val="22"/>
          <w:szCs w:val="22"/>
        </w:rPr>
        <w:t xml:space="preserve">), responsible for the first step of </w:t>
      </w:r>
      <w:proofErr w:type="spellStart"/>
      <w:r w:rsidRPr="005E66EF">
        <w:rPr>
          <w:rFonts w:ascii="Times New Roman" w:hAnsi="Times New Roman" w:cs="Times New Roman"/>
          <w:b/>
          <w:sz w:val="22"/>
          <w:szCs w:val="22"/>
        </w:rPr>
        <w:t>lipogenesis</w:t>
      </w:r>
      <w:proofErr w:type="spellEnd"/>
      <w:r w:rsidRPr="005E66EF">
        <w:rPr>
          <w:rFonts w:ascii="Times New Roman" w:hAnsi="Times New Roman" w:cs="Times New Roman"/>
          <w:b/>
          <w:sz w:val="22"/>
          <w:szCs w:val="22"/>
        </w:rPr>
        <w:t xml:space="preserve"> (the irreversible conversion of acetyl-CoA to </w:t>
      </w:r>
      <w:proofErr w:type="spellStart"/>
      <w:r w:rsidRPr="005E66EF">
        <w:rPr>
          <w:rFonts w:ascii="Times New Roman" w:hAnsi="Times New Roman" w:cs="Times New Roman"/>
          <w:b/>
          <w:sz w:val="22"/>
          <w:szCs w:val="22"/>
        </w:rPr>
        <w:t>malonyl</w:t>
      </w:r>
      <w:proofErr w:type="spellEnd"/>
      <w:r w:rsidRPr="005E66EF">
        <w:rPr>
          <w:rFonts w:ascii="Times New Roman" w:hAnsi="Times New Roman" w:cs="Times New Roman"/>
          <w:b/>
          <w:sz w:val="22"/>
          <w:szCs w:val="22"/>
        </w:rPr>
        <w:t xml:space="preserve">-CoA) and </w:t>
      </w:r>
      <w:r w:rsidRPr="00BF1DF1">
        <w:rPr>
          <w:rFonts w:ascii="Times New Roman" w:hAnsi="Times New Roman" w:cs="Times New Roman"/>
          <w:b/>
          <w:sz w:val="22"/>
          <w:szCs w:val="22"/>
        </w:rPr>
        <w:t xml:space="preserve">Glycerol-3-phospahte </w:t>
      </w:r>
      <w:proofErr w:type="spellStart"/>
      <w:r w:rsidRPr="00BF1DF1">
        <w:rPr>
          <w:rFonts w:ascii="Times New Roman" w:hAnsi="Times New Roman" w:cs="Times New Roman"/>
          <w:b/>
          <w:sz w:val="22"/>
          <w:szCs w:val="22"/>
        </w:rPr>
        <w:t>acyltransferase</w:t>
      </w:r>
      <w:proofErr w:type="spellEnd"/>
      <w:r w:rsidRPr="005E66EF">
        <w:rPr>
          <w:rFonts w:ascii="Times New Roman" w:hAnsi="Times New Roman" w:cs="Times New Roman"/>
          <w:b/>
          <w:sz w:val="22"/>
          <w:szCs w:val="22"/>
        </w:rPr>
        <w:t xml:space="preserve"> (</w:t>
      </w:r>
      <w:r w:rsidRPr="005E66EF">
        <w:rPr>
          <w:rFonts w:ascii="Times New Roman" w:hAnsi="Times New Roman" w:cs="Times New Roman"/>
          <w:b/>
          <w:i/>
          <w:sz w:val="22"/>
          <w:szCs w:val="22"/>
        </w:rPr>
        <w:t>GPAM</w:t>
      </w:r>
      <w:r w:rsidRPr="005E66EF">
        <w:rPr>
          <w:rFonts w:ascii="Times New Roman" w:hAnsi="Times New Roman" w:cs="Times New Roman"/>
          <w:b/>
          <w:sz w:val="22"/>
          <w:szCs w:val="22"/>
        </w:rPr>
        <w:t xml:space="preserve">) is responsible for the </w:t>
      </w:r>
      <w:r w:rsidR="005E66EF">
        <w:rPr>
          <w:rFonts w:ascii="Times New Roman" w:hAnsi="Times New Roman" w:cs="Times New Roman"/>
          <w:b/>
          <w:sz w:val="22"/>
          <w:szCs w:val="22"/>
        </w:rPr>
        <w:t>first</w:t>
      </w:r>
      <w:r w:rsidR="005E66EF" w:rsidRPr="005E66EF">
        <w:rPr>
          <w:rFonts w:ascii="Times New Roman" w:hAnsi="Times New Roman" w:cs="Times New Roman"/>
          <w:b/>
          <w:sz w:val="22"/>
          <w:szCs w:val="22"/>
        </w:rPr>
        <w:t xml:space="preserve"> </w:t>
      </w:r>
      <w:r w:rsidRPr="005E66EF">
        <w:rPr>
          <w:rFonts w:ascii="Times New Roman" w:hAnsi="Times New Roman" w:cs="Times New Roman"/>
          <w:b/>
          <w:sz w:val="22"/>
          <w:szCs w:val="22"/>
        </w:rPr>
        <w:t xml:space="preserve">step in the synthesis of </w:t>
      </w:r>
      <w:proofErr w:type="spellStart"/>
      <w:r w:rsidRPr="005E66EF">
        <w:rPr>
          <w:rFonts w:ascii="Times New Roman" w:hAnsi="Times New Roman" w:cs="Times New Roman"/>
          <w:b/>
          <w:sz w:val="22"/>
          <w:szCs w:val="22"/>
        </w:rPr>
        <w:t>glycerolipids</w:t>
      </w:r>
      <w:proofErr w:type="spellEnd"/>
      <w:r w:rsidRPr="005E66EF">
        <w:rPr>
          <w:rFonts w:ascii="Times New Roman" w:hAnsi="Times New Roman" w:cs="Times New Roman"/>
          <w:b/>
          <w:sz w:val="22"/>
          <w:szCs w:val="22"/>
        </w:rPr>
        <w:t>. In addition to a shift towards lipid storage, we also observed elevated expression of glycogen synthesis mRNA transcripts in the Cushing's disease patients.</w:t>
      </w:r>
      <w:r w:rsidRPr="005E66EF">
        <w:rPr>
          <w:rFonts w:ascii="Times New Roman" w:eastAsia="Times New Roman" w:hAnsi="Times New Roman" w:cs="Times New Roman"/>
          <w:b/>
          <w:sz w:val="22"/>
          <w:szCs w:val="22"/>
          <w:lang w:bidi="he-IL"/>
        </w:rPr>
        <w:t xml:space="preserve"> </w:t>
      </w:r>
      <w:r w:rsidRPr="005E66EF">
        <w:rPr>
          <w:rFonts w:ascii="Times New Roman" w:hAnsi="Times New Roman" w:cs="Times New Roman"/>
          <w:b/>
          <w:sz w:val="22"/>
          <w:szCs w:val="22"/>
        </w:rPr>
        <w:t xml:space="preserve">Most notably of these are significantly elevated mRNA transcripts </w:t>
      </w:r>
      <w:r w:rsidRPr="00BF1DF1">
        <w:rPr>
          <w:rFonts w:ascii="Times New Roman" w:hAnsi="Times New Roman" w:cs="Times New Roman"/>
          <w:b/>
          <w:sz w:val="22"/>
          <w:szCs w:val="22"/>
        </w:rPr>
        <w:t>Glycogen synthase 2</w:t>
      </w:r>
      <w:r w:rsidRPr="005E66EF">
        <w:rPr>
          <w:rFonts w:ascii="Times New Roman" w:hAnsi="Times New Roman" w:cs="Times New Roman"/>
          <w:b/>
          <w:sz w:val="22"/>
          <w:szCs w:val="22"/>
        </w:rPr>
        <w:t xml:space="preserve"> (</w:t>
      </w:r>
      <w:r w:rsidRPr="005E66EF">
        <w:rPr>
          <w:rFonts w:ascii="Times New Roman" w:hAnsi="Times New Roman" w:cs="Times New Roman"/>
          <w:b/>
          <w:i/>
          <w:sz w:val="22"/>
          <w:szCs w:val="22"/>
        </w:rPr>
        <w:t>GYS2</w:t>
      </w:r>
      <w:r w:rsidRPr="005E66EF">
        <w:rPr>
          <w:rFonts w:ascii="Times New Roman" w:hAnsi="Times New Roman" w:cs="Times New Roman"/>
          <w:b/>
          <w:sz w:val="22"/>
          <w:szCs w:val="22"/>
        </w:rPr>
        <w:t xml:space="preserve">) and </w:t>
      </w:r>
      <w:r w:rsidRPr="00BF1DF1">
        <w:rPr>
          <w:rFonts w:ascii="Times New Roman" w:hAnsi="Times New Roman" w:cs="Times New Roman"/>
          <w:b/>
          <w:sz w:val="22"/>
          <w:szCs w:val="22"/>
        </w:rPr>
        <w:t xml:space="preserve">UDP-glucose </w:t>
      </w:r>
      <w:proofErr w:type="spellStart"/>
      <w:r w:rsidRPr="00BF1DF1">
        <w:rPr>
          <w:rFonts w:ascii="Times New Roman" w:hAnsi="Times New Roman" w:cs="Times New Roman"/>
          <w:b/>
          <w:sz w:val="22"/>
          <w:szCs w:val="22"/>
        </w:rPr>
        <w:t>pyrophosphorylase</w:t>
      </w:r>
      <w:proofErr w:type="spellEnd"/>
      <w:r w:rsidRPr="00BF1DF1">
        <w:rPr>
          <w:rFonts w:ascii="Times New Roman" w:hAnsi="Times New Roman" w:cs="Times New Roman"/>
          <w:b/>
          <w:sz w:val="22"/>
          <w:szCs w:val="22"/>
        </w:rPr>
        <w:t xml:space="preserve"> 2</w:t>
      </w:r>
      <w:r w:rsidRPr="005E66EF">
        <w:rPr>
          <w:rFonts w:ascii="Times New Roman" w:hAnsi="Times New Roman" w:cs="Times New Roman"/>
          <w:b/>
          <w:sz w:val="22"/>
          <w:szCs w:val="22"/>
        </w:rPr>
        <w:t xml:space="preserve"> (</w:t>
      </w:r>
      <w:r w:rsidRPr="005E66EF">
        <w:rPr>
          <w:rFonts w:ascii="Times New Roman" w:hAnsi="Times New Roman" w:cs="Times New Roman"/>
          <w:b/>
          <w:i/>
          <w:sz w:val="22"/>
          <w:szCs w:val="22"/>
        </w:rPr>
        <w:t>UGP2</w:t>
      </w:r>
      <w:r w:rsidRPr="005E66EF">
        <w:rPr>
          <w:rFonts w:ascii="Times New Roman" w:hAnsi="Times New Roman" w:cs="Times New Roman"/>
          <w:b/>
          <w:sz w:val="22"/>
          <w:szCs w:val="22"/>
        </w:rPr>
        <w:t xml:space="preserve">), both of which are required for in glycogen synthesis. </w:t>
      </w:r>
    </w:p>
    <w:p w14:paraId="6FE1FFC3" w14:textId="430DCD4C" w:rsidR="005D3C08" w:rsidRDefault="005D3C08" w:rsidP="005D3C08">
      <w:pPr>
        <w:rPr>
          <w:rFonts w:ascii="Times New Roman" w:eastAsia="Times New Roman" w:hAnsi="Times New Roman" w:cs="Times New Roman"/>
          <w:color w:val="212121"/>
          <w:sz w:val="22"/>
          <w:shd w:val="clear" w:color="auto" w:fill="FFFFFF"/>
        </w:rPr>
      </w:pPr>
      <w:r w:rsidRPr="002734E4">
        <w:rPr>
          <w:rFonts w:ascii="Times New Roman" w:eastAsia="Times New Roman" w:hAnsi="Times New Roman" w:cs="Times New Roman"/>
          <w:color w:val="212121"/>
          <w:sz w:val="22"/>
        </w:rPr>
        <w:br/>
      </w:r>
      <w:r w:rsidRPr="002734E4">
        <w:rPr>
          <w:rFonts w:ascii="Times New Roman" w:eastAsia="Times New Roman" w:hAnsi="Times New Roman" w:cs="Times New Roman"/>
          <w:color w:val="212121"/>
          <w:sz w:val="22"/>
          <w:shd w:val="clear" w:color="auto" w:fill="FFFFFF"/>
        </w:rPr>
        <w:t>8.      In the methods section, a description of how subcutaneous fat mass was assessed should be included. It appears that inguinal fat pads were dissected and weighed but this should be clearly stated.</w:t>
      </w:r>
    </w:p>
    <w:p w14:paraId="3ED8EC81" w14:textId="77777777" w:rsidR="0075433D" w:rsidRDefault="0075433D" w:rsidP="005D3C08">
      <w:pPr>
        <w:rPr>
          <w:rFonts w:ascii="Times New Roman" w:eastAsia="Times New Roman" w:hAnsi="Times New Roman" w:cs="Times New Roman"/>
          <w:color w:val="212121"/>
          <w:sz w:val="22"/>
          <w:shd w:val="clear" w:color="auto" w:fill="FFFFFF"/>
        </w:rPr>
      </w:pPr>
    </w:p>
    <w:p w14:paraId="22F5E7DB" w14:textId="5339A466" w:rsidR="0075433D" w:rsidRPr="0075433D" w:rsidRDefault="0075433D" w:rsidP="005D3C08">
      <w:pPr>
        <w:rPr>
          <w:rFonts w:ascii="Times New Roman" w:eastAsia="Times New Roman" w:hAnsi="Times New Roman" w:cs="Times New Roman"/>
          <w:b/>
          <w:sz w:val="22"/>
        </w:rPr>
      </w:pPr>
      <w:commentRangeStart w:id="30"/>
      <w:r w:rsidRPr="0075433D">
        <w:rPr>
          <w:rFonts w:ascii="Times New Roman" w:eastAsia="Times New Roman" w:hAnsi="Times New Roman" w:cs="Times New Roman"/>
          <w:b/>
          <w:color w:val="212121"/>
          <w:sz w:val="22"/>
          <w:shd w:val="clear" w:color="auto" w:fill="FFFFFF"/>
        </w:rPr>
        <w:t>This description has now added to the methods section</w:t>
      </w:r>
      <w:proofErr w:type="gramStart"/>
      <w:r w:rsidR="005E66EF">
        <w:rPr>
          <w:rFonts w:ascii="Times New Roman" w:eastAsia="Times New Roman" w:hAnsi="Times New Roman" w:cs="Times New Roman"/>
          <w:b/>
          <w:color w:val="212121"/>
          <w:sz w:val="22"/>
          <w:shd w:val="clear" w:color="auto" w:fill="FFFFFF"/>
        </w:rPr>
        <w:t>;</w:t>
      </w:r>
      <w:commentRangeEnd w:id="30"/>
      <w:proofErr w:type="gramEnd"/>
      <w:r w:rsidR="00264E8B">
        <w:rPr>
          <w:rStyle w:val="CommentReference"/>
        </w:rPr>
        <w:commentReference w:id="30"/>
      </w:r>
    </w:p>
    <w:p w14:paraId="4C1DE1E3" w14:textId="77777777" w:rsidR="00095783" w:rsidRPr="002734E4" w:rsidRDefault="00095783">
      <w:pPr>
        <w:rPr>
          <w:rFonts w:ascii="Times New Roman" w:hAnsi="Times New Roman" w:cs="Times New Roman"/>
          <w:sz w:val="22"/>
        </w:rPr>
      </w:pPr>
    </w:p>
    <w:sectPr w:rsidR="00095783" w:rsidRPr="002734E4" w:rsidSect="00A34EF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Dave Bridges" w:date="2015-04-28T13:59:00Z" w:initials="DB">
    <w:p w14:paraId="5B4AE6E9" w14:textId="77777777" w:rsidR="001E1149" w:rsidRDefault="001E1149" w:rsidP="002D1C72">
      <w:pPr>
        <w:pStyle w:val="CommentText"/>
      </w:pPr>
      <w:r>
        <w:rPr>
          <w:rStyle w:val="CommentReference"/>
        </w:rPr>
        <w:annotationRef/>
      </w:r>
      <w:r>
        <w:t xml:space="preserve">Based on response from </w:t>
      </w:r>
      <w:proofErr w:type="spellStart"/>
      <w:r>
        <w:t>Thomlinson</w:t>
      </w:r>
      <w:proofErr w:type="spellEnd"/>
      <w:r>
        <w:t xml:space="preserve"> maybe also include feeding state.</w:t>
      </w:r>
    </w:p>
  </w:comment>
  <w:comment w:id="2" w:author="Dave Bridges" w:date="2015-04-28T14:16:00Z" w:initials="DB">
    <w:p w14:paraId="08BF6CA9" w14:textId="4E25CC8B" w:rsidR="001E1149" w:rsidRDefault="001E1149">
      <w:pPr>
        <w:pStyle w:val="CommentText"/>
      </w:pPr>
      <w:ins w:id="3" w:author="Dave Bridges" w:date="2015-04-28T14:16:00Z">
        <w:r>
          <w:rPr>
            <w:rStyle w:val="CommentReference"/>
          </w:rPr>
          <w:annotationRef/>
        </w:r>
      </w:ins>
      <w:r>
        <w:t>We observed increased 11bhsd1 mRNA in the mouse but not human adipose samples, but didn’t include since we do not have a strong explanation for these differences.</w:t>
      </w:r>
    </w:p>
  </w:comment>
  <w:comment w:id="24" w:author="Dave Bridges" w:date="2015-04-28T14:20:00Z" w:initials="DB">
    <w:p w14:paraId="014DD37D" w14:textId="09D4DFDD" w:rsidR="001E1149" w:rsidRDefault="001E1149">
      <w:pPr>
        <w:pStyle w:val="CommentText"/>
      </w:pPr>
      <w:ins w:id="25" w:author="Dave Bridges" w:date="2015-04-28T14:20:00Z">
        <w:r>
          <w:rPr>
            <w:rStyle w:val="CommentReference"/>
          </w:rPr>
          <w:annotationRef/>
        </w:r>
      </w:ins>
      <w:r>
        <w:t xml:space="preserve">May be fed </w:t>
      </w:r>
      <w:proofErr w:type="spellStart"/>
      <w:r>
        <w:t>vs</w:t>
      </w:r>
      <w:proofErr w:type="spellEnd"/>
      <w:r>
        <w:t xml:space="preserve"> fasted waiting on reply from Corresponding Author</w:t>
      </w:r>
    </w:p>
  </w:comment>
  <w:comment w:id="27" w:author="Dave Bridges" w:date="2015-04-28T13:34:00Z" w:initials="DB">
    <w:p w14:paraId="5AE402C5" w14:textId="77BDD28C" w:rsidR="001E1149" w:rsidRDefault="001E1149">
      <w:pPr>
        <w:pStyle w:val="CommentText"/>
      </w:pPr>
      <w:r>
        <w:rPr>
          <w:rStyle w:val="CommentReference"/>
        </w:rPr>
        <w:annotationRef/>
      </w:r>
      <w:proofErr w:type="spellStart"/>
      <w:r>
        <w:t>Quynh</w:t>
      </w:r>
      <w:proofErr w:type="spellEnd"/>
      <w:r>
        <w:t xml:space="preserve"> we need to say something in the results or paper, even if we just say we did not adjust for age.  Can you add this to the manuscript?</w:t>
      </w:r>
    </w:p>
  </w:comment>
  <w:comment w:id="29" w:author="Dave Bridges" w:date="2015-04-09T11:56:00Z" w:initials="DB">
    <w:p w14:paraId="534F0703" w14:textId="7B3688A2" w:rsidR="001E1149" w:rsidRDefault="001E1149">
      <w:pPr>
        <w:pStyle w:val="CommentText"/>
      </w:pPr>
      <w:r>
        <w:rPr>
          <w:rStyle w:val="CommentReference"/>
        </w:rPr>
        <w:annotationRef/>
      </w:r>
      <w:proofErr w:type="spellStart"/>
      <w:r>
        <w:t>Irit</w:t>
      </w:r>
      <w:proofErr w:type="spellEnd"/>
      <w:r>
        <w:t>, Quynh and Innocence, can you please all cross-check all the genes in the figures with the p-values in Supplementary table 1 and make sure nothing else was missed.</w:t>
      </w:r>
    </w:p>
  </w:comment>
  <w:comment w:id="30" w:author="Dave Bridges" w:date="2015-04-09T12:15:00Z" w:initials="DB">
    <w:p w14:paraId="2F852376" w14:textId="33170837" w:rsidR="001E1149" w:rsidRDefault="001E1149">
      <w:pPr>
        <w:pStyle w:val="CommentText"/>
      </w:pPr>
      <w:r>
        <w:rPr>
          <w:rStyle w:val="CommentReference"/>
        </w:rPr>
        <w:annotationRef/>
      </w:r>
      <w:r>
        <w:t>Erin please add this to the methods section.</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431B"/>
    <w:rsid w:val="00034041"/>
    <w:rsid w:val="00095783"/>
    <w:rsid w:val="00095A27"/>
    <w:rsid w:val="000B6935"/>
    <w:rsid w:val="000C21E1"/>
    <w:rsid w:val="000E3BBD"/>
    <w:rsid w:val="0016295F"/>
    <w:rsid w:val="00174FEB"/>
    <w:rsid w:val="0017641A"/>
    <w:rsid w:val="001B41BE"/>
    <w:rsid w:val="001C6145"/>
    <w:rsid w:val="001E1149"/>
    <w:rsid w:val="00215A37"/>
    <w:rsid w:val="00244714"/>
    <w:rsid w:val="00246BE5"/>
    <w:rsid w:val="00264E8B"/>
    <w:rsid w:val="002734E4"/>
    <w:rsid w:val="002D1C72"/>
    <w:rsid w:val="002D344F"/>
    <w:rsid w:val="002D5D88"/>
    <w:rsid w:val="003619DC"/>
    <w:rsid w:val="00375F89"/>
    <w:rsid w:val="00454789"/>
    <w:rsid w:val="0048431B"/>
    <w:rsid w:val="004A5175"/>
    <w:rsid w:val="004B5E6B"/>
    <w:rsid w:val="004C715E"/>
    <w:rsid w:val="004E3631"/>
    <w:rsid w:val="004F5A7F"/>
    <w:rsid w:val="005868E2"/>
    <w:rsid w:val="005D3C08"/>
    <w:rsid w:val="005E66EF"/>
    <w:rsid w:val="00636E17"/>
    <w:rsid w:val="006B66DA"/>
    <w:rsid w:val="006F241D"/>
    <w:rsid w:val="006F24A7"/>
    <w:rsid w:val="0071259A"/>
    <w:rsid w:val="0075433D"/>
    <w:rsid w:val="007607CE"/>
    <w:rsid w:val="007B1A42"/>
    <w:rsid w:val="00816F65"/>
    <w:rsid w:val="0081738C"/>
    <w:rsid w:val="0084745D"/>
    <w:rsid w:val="008476E2"/>
    <w:rsid w:val="008A2A23"/>
    <w:rsid w:val="00956431"/>
    <w:rsid w:val="009A6D8A"/>
    <w:rsid w:val="009C0954"/>
    <w:rsid w:val="009C52A0"/>
    <w:rsid w:val="009E2CF0"/>
    <w:rsid w:val="009E5B73"/>
    <w:rsid w:val="00A12BCF"/>
    <w:rsid w:val="00A34EF3"/>
    <w:rsid w:val="00A63530"/>
    <w:rsid w:val="00A65526"/>
    <w:rsid w:val="00A91696"/>
    <w:rsid w:val="00AA205D"/>
    <w:rsid w:val="00BF1DF1"/>
    <w:rsid w:val="00C078F5"/>
    <w:rsid w:val="00C62E03"/>
    <w:rsid w:val="00C82C74"/>
    <w:rsid w:val="00CA53F1"/>
    <w:rsid w:val="00CE14B9"/>
    <w:rsid w:val="00D1432F"/>
    <w:rsid w:val="00DB3BFB"/>
    <w:rsid w:val="00DB4D51"/>
    <w:rsid w:val="00DD2644"/>
    <w:rsid w:val="00F679EF"/>
    <w:rsid w:val="00FB3F8B"/>
    <w:rsid w:val="00FD4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6693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91696"/>
    <w:rPr>
      <w:sz w:val="18"/>
      <w:szCs w:val="18"/>
    </w:rPr>
  </w:style>
  <w:style w:type="paragraph" w:styleId="CommentText">
    <w:name w:val="annotation text"/>
    <w:basedOn w:val="Normal"/>
    <w:link w:val="CommentTextChar"/>
    <w:uiPriority w:val="99"/>
    <w:semiHidden/>
    <w:unhideWhenUsed/>
    <w:rsid w:val="00A91696"/>
  </w:style>
  <w:style w:type="character" w:customStyle="1" w:styleId="CommentTextChar">
    <w:name w:val="Comment Text Char"/>
    <w:basedOn w:val="DefaultParagraphFont"/>
    <w:link w:val="CommentText"/>
    <w:uiPriority w:val="99"/>
    <w:semiHidden/>
    <w:rsid w:val="00A91696"/>
  </w:style>
  <w:style w:type="paragraph" w:styleId="CommentSubject">
    <w:name w:val="annotation subject"/>
    <w:basedOn w:val="CommentText"/>
    <w:next w:val="CommentText"/>
    <w:link w:val="CommentSubjectChar"/>
    <w:uiPriority w:val="99"/>
    <w:semiHidden/>
    <w:unhideWhenUsed/>
    <w:rsid w:val="00A91696"/>
    <w:rPr>
      <w:b/>
      <w:bCs/>
      <w:sz w:val="20"/>
      <w:szCs w:val="20"/>
    </w:rPr>
  </w:style>
  <w:style w:type="character" w:customStyle="1" w:styleId="CommentSubjectChar">
    <w:name w:val="Comment Subject Char"/>
    <w:basedOn w:val="CommentTextChar"/>
    <w:link w:val="CommentSubject"/>
    <w:uiPriority w:val="99"/>
    <w:semiHidden/>
    <w:rsid w:val="00A91696"/>
    <w:rPr>
      <w:b/>
      <w:bCs/>
      <w:sz w:val="20"/>
      <w:szCs w:val="20"/>
    </w:rPr>
  </w:style>
  <w:style w:type="paragraph" w:styleId="BalloonText">
    <w:name w:val="Balloon Text"/>
    <w:basedOn w:val="Normal"/>
    <w:link w:val="BalloonTextChar"/>
    <w:uiPriority w:val="99"/>
    <w:semiHidden/>
    <w:unhideWhenUsed/>
    <w:rsid w:val="00A916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1696"/>
    <w:rPr>
      <w:rFonts w:ascii="Lucida Grande" w:hAnsi="Lucida Grande" w:cs="Lucida Grande"/>
      <w:sz w:val="18"/>
      <w:szCs w:val="18"/>
    </w:rPr>
  </w:style>
  <w:style w:type="table" w:styleId="LightList">
    <w:name w:val="Light List"/>
    <w:basedOn w:val="TableNormal"/>
    <w:uiPriority w:val="61"/>
    <w:rsid w:val="000340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unhideWhenUsed/>
    <w:rsid w:val="005868E2"/>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91696"/>
    <w:rPr>
      <w:sz w:val="18"/>
      <w:szCs w:val="18"/>
    </w:rPr>
  </w:style>
  <w:style w:type="paragraph" w:styleId="CommentText">
    <w:name w:val="annotation text"/>
    <w:basedOn w:val="Normal"/>
    <w:link w:val="CommentTextChar"/>
    <w:uiPriority w:val="99"/>
    <w:semiHidden/>
    <w:unhideWhenUsed/>
    <w:rsid w:val="00A91696"/>
  </w:style>
  <w:style w:type="character" w:customStyle="1" w:styleId="CommentTextChar">
    <w:name w:val="Comment Text Char"/>
    <w:basedOn w:val="DefaultParagraphFont"/>
    <w:link w:val="CommentText"/>
    <w:uiPriority w:val="99"/>
    <w:semiHidden/>
    <w:rsid w:val="00A91696"/>
  </w:style>
  <w:style w:type="paragraph" w:styleId="CommentSubject">
    <w:name w:val="annotation subject"/>
    <w:basedOn w:val="CommentText"/>
    <w:next w:val="CommentText"/>
    <w:link w:val="CommentSubjectChar"/>
    <w:uiPriority w:val="99"/>
    <w:semiHidden/>
    <w:unhideWhenUsed/>
    <w:rsid w:val="00A91696"/>
    <w:rPr>
      <w:b/>
      <w:bCs/>
      <w:sz w:val="20"/>
      <w:szCs w:val="20"/>
    </w:rPr>
  </w:style>
  <w:style w:type="character" w:customStyle="1" w:styleId="CommentSubjectChar">
    <w:name w:val="Comment Subject Char"/>
    <w:basedOn w:val="CommentTextChar"/>
    <w:link w:val="CommentSubject"/>
    <w:uiPriority w:val="99"/>
    <w:semiHidden/>
    <w:rsid w:val="00A91696"/>
    <w:rPr>
      <w:b/>
      <w:bCs/>
      <w:sz w:val="20"/>
      <w:szCs w:val="20"/>
    </w:rPr>
  </w:style>
  <w:style w:type="paragraph" w:styleId="BalloonText">
    <w:name w:val="Balloon Text"/>
    <w:basedOn w:val="Normal"/>
    <w:link w:val="BalloonTextChar"/>
    <w:uiPriority w:val="99"/>
    <w:semiHidden/>
    <w:unhideWhenUsed/>
    <w:rsid w:val="00A916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1696"/>
    <w:rPr>
      <w:rFonts w:ascii="Lucida Grande" w:hAnsi="Lucida Grande" w:cs="Lucida Grande"/>
      <w:sz w:val="18"/>
      <w:szCs w:val="18"/>
    </w:rPr>
  </w:style>
  <w:style w:type="table" w:styleId="LightList">
    <w:name w:val="Light List"/>
    <w:basedOn w:val="TableNormal"/>
    <w:uiPriority w:val="61"/>
    <w:rsid w:val="000340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unhideWhenUsed/>
    <w:rsid w:val="005868E2"/>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6595">
      <w:bodyDiv w:val="1"/>
      <w:marLeft w:val="0"/>
      <w:marRight w:val="0"/>
      <w:marTop w:val="0"/>
      <w:marBottom w:val="0"/>
      <w:divBdr>
        <w:top w:val="none" w:sz="0" w:space="0" w:color="auto"/>
        <w:left w:val="none" w:sz="0" w:space="0" w:color="auto"/>
        <w:bottom w:val="none" w:sz="0" w:space="0" w:color="auto"/>
        <w:right w:val="none" w:sz="0" w:space="0" w:color="auto"/>
      </w:divBdr>
    </w:div>
    <w:div w:id="230896113">
      <w:bodyDiv w:val="1"/>
      <w:marLeft w:val="0"/>
      <w:marRight w:val="0"/>
      <w:marTop w:val="0"/>
      <w:marBottom w:val="0"/>
      <w:divBdr>
        <w:top w:val="none" w:sz="0" w:space="0" w:color="auto"/>
        <w:left w:val="none" w:sz="0" w:space="0" w:color="auto"/>
        <w:bottom w:val="none" w:sz="0" w:space="0" w:color="auto"/>
        <w:right w:val="none" w:sz="0" w:space="0" w:color="auto"/>
      </w:divBdr>
    </w:div>
    <w:div w:id="408893782">
      <w:bodyDiv w:val="1"/>
      <w:marLeft w:val="0"/>
      <w:marRight w:val="0"/>
      <w:marTop w:val="0"/>
      <w:marBottom w:val="0"/>
      <w:divBdr>
        <w:top w:val="none" w:sz="0" w:space="0" w:color="auto"/>
        <w:left w:val="none" w:sz="0" w:space="0" w:color="auto"/>
        <w:bottom w:val="none" w:sz="0" w:space="0" w:color="auto"/>
        <w:right w:val="none" w:sz="0" w:space="0" w:color="auto"/>
      </w:divBdr>
    </w:div>
    <w:div w:id="462619219">
      <w:bodyDiv w:val="1"/>
      <w:marLeft w:val="0"/>
      <w:marRight w:val="0"/>
      <w:marTop w:val="0"/>
      <w:marBottom w:val="0"/>
      <w:divBdr>
        <w:top w:val="none" w:sz="0" w:space="0" w:color="auto"/>
        <w:left w:val="none" w:sz="0" w:space="0" w:color="auto"/>
        <w:bottom w:val="none" w:sz="0" w:space="0" w:color="auto"/>
        <w:right w:val="none" w:sz="0" w:space="0" w:color="auto"/>
      </w:divBdr>
    </w:div>
    <w:div w:id="623073194">
      <w:bodyDiv w:val="1"/>
      <w:marLeft w:val="0"/>
      <w:marRight w:val="0"/>
      <w:marTop w:val="0"/>
      <w:marBottom w:val="0"/>
      <w:divBdr>
        <w:top w:val="none" w:sz="0" w:space="0" w:color="auto"/>
        <w:left w:val="none" w:sz="0" w:space="0" w:color="auto"/>
        <w:bottom w:val="none" w:sz="0" w:space="0" w:color="auto"/>
        <w:right w:val="none" w:sz="0" w:space="0" w:color="auto"/>
      </w:divBdr>
    </w:div>
    <w:div w:id="1030642659">
      <w:bodyDiv w:val="1"/>
      <w:marLeft w:val="0"/>
      <w:marRight w:val="0"/>
      <w:marTop w:val="0"/>
      <w:marBottom w:val="0"/>
      <w:divBdr>
        <w:top w:val="none" w:sz="0" w:space="0" w:color="auto"/>
        <w:left w:val="none" w:sz="0" w:space="0" w:color="auto"/>
        <w:bottom w:val="none" w:sz="0" w:space="0" w:color="auto"/>
        <w:right w:val="none" w:sz="0" w:space="0" w:color="auto"/>
      </w:divBdr>
    </w:div>
    <w:div w:id="1075708612">
      <w:bodyDiv w:val="1"/>
      <w:marLeft w:val="0"/>
      <w:marRight w:val="0"/>
      <w:marTop w:val="0"/>
      <w:marBottom w:val="0"/>
      <w:divBdr>
        <w:top w:val="none" w:sz="0" w:space="0" w:color="auto"/>
        <w:left w:val="none" w:sz="0" w:space="0" w:color="auto"/>
        <w:bottom w:val="none" w:sz="0" w:space="0" w:color="auto"/>
        <w:right w:val="none" w:sz="0" w:space="0" w:color="auto"/>
      </w:divBdr>
    </w:div>
    <w:div w:id="1256859499">
      <w:bodyDiv w:val="1"/>
      <w:marLeft w:val="0"/>
      <w:marRight w:val="0"/>
      <w:marTop w:val="0"/>
      <w:marBottom w:val="0"/>
      <w:divBdr>
        <w:top w:val="none" w:sz="0" w:space="0" w:color="auto"/>
        <w:left w:val="none" w:sz="0" w:space="0" w:color="auto"/>
        <w:bottom w:val="none" w:sz="0" w:space="0" w:color="auto"/>
        <w:right w:val="none" w:sz="0" w:space="0" w:color="auto"/>
      </w:divBdr>
    </w:div>
    <w:div w:id="1802576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4236</Words>
  <Characters>24147</Characters>
  <Application>Microsoft Macintosh Word</Application>
  <DocSecurity>0</DocSecurity>
  <Lines>201</Lines>
  <Paragraphs>56</Paragraphs>
  <ScaleCrop>false</ScaleCrop>
  <Company>UT-HSC</Company>
  <LinksUpToDate>false</LinksUpToDate>
  <CharactersWithSpaces>28327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4</cp:revision>
  <dcterms:created xsi:type="dcterms:W3CDTF">2015-04-28T21:45:00Z</dcterms:created>
  <dcterms:modified xsi:type="dcterms:W3CDTF">2015-04-29T13:35:00Z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davebrid@lsi.umich.edu@www.mendeley.com</vt:lpwstr>
  </property>
  <property fmtid="{D5CDD505-2E9C-101B-9397-08002B2CF9AE}" pid="4" name="Mendeley Citation Style_1">
    <vt:lpwstr>http://www.zotero.org/styles/journal-of-endocrinology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http://www.zotero.org/styles/bba-molecular-and-cell-biology-of-lipids</vt:lpwstr>
  </property>
  <property fmtid="{D5CDD505-2E9C-101B-9397-08002B2CF9AE}" pid="12" name="Mendeley Recent Style Name 3_1">
    <vt:lpwstr>BBA - Molecular and Cell Biology of Lipids</vt:lpwstr>
  </property>
  <property fmtid="{D5CDD505-2E9C-101B-9397-08002B2CF9AE}" pid="13" name="Mendeley Recent Style Id 4_1">
    <vt:lpwstr>http://www.zotero.org/styles/current-biology</vt:lpwstr>
  </property>
  <property fmtid="{D5CDD505-2E9C-101B-9397-08002B2CF9AE}" pid="14" name="Mendeley Recent Style Name 4_1">
    <vt:lpwstr>Current Biology</vt:lpwstr>
  </property>
  <property fmtid="{D5CDD505-2E9C-101B-9397-08002B2CF9AE}" pid="15" name="Mendeley Recent Style Id 5_1">
    <vt:lpwstr>http://www.zotero.org/styles/journal-of-endocrinology</vt:lpwstr>
  </property>
  <property fmtid="{D5CDD505-2E9C-101B-9397-08002B2CF9AE}" pid="16" name="Mendeley Recent Style Name 5_1">
    <vt:lpwstr>Journal of Endocrinology</vt:lpwstr>
  </property>
  <property fmtid="{D5CDD505-2E9C-101B-9397-08002B2CF9AE}" pid="17" name="Mendeley Recent Style Id 6_1">
    <vt:lpwstr>http://www.zotero.org/styles/molecular-endocrinology</vt:lpwstr>
  </property>
  <property fmtid="{D5CDD505-2E9C-101B-9397-08002B2CF9AE}" pid="18" name="Mendeley Recent Style Name 6_1">
    <vt:lpwstr>Molecular Endocrinology</vt:lpwstr>
  </property>
  <property fmtid="{D5CDD505-2E9C-101B-9397-08002B2CF9AE}" pid="19" name="Mendeley Recent Style Id 7_1">
    <vt:lpwstr>http://www.zotero.org/styles/plos-one</vt:lpwstr>
  </property>
  <property fmtid="{D5CDD505-2E9C-101B-9397-08002B2CF9AE}" pid="20" name="Mendeley Recent Style Name 7_1">
    <vt:lpwstr>PLOS ONE</vt:lpwstr>
  </property>
  <property fmtid="{D5CDD505-2E9C-101B-9397-08002B2CF9AE}" pid="21" name="Mendeley Recent Style Id 8_1">
    <vt:lpwstr>http://www.zotero.org/styles/scientific-reports</vt:lpwstr>
  </property>
  <property fmtid="{D5CDD505-2E9C-101B-9397-08002B2CF9AE}" pid="22" name="Mendeley Recent Style Name 8_1">
    <vt:lpwstr>Scientific Reports</vt:lpwstr>
  </property>
  <property fmtid="{D5CDD505-2E9C-101B-9397-08002B2CF9AE}" pid="23" name="Mendeley Recent Style Id 9_1">
    <vt:lpwstr>http://www.zotero.org/styles/skeletal-muscle</vt:lpwstr>
  </property>
  <property fmtid="{D5CDD505-2E9C-101B-9397-08002B2CF9AE}" pid="24" name="Mendeley Recent Style Name 9_1">
    <vt:lpwstr>Skeletal Muscle</vt:lpwstr>
  </property>
</Properties>
</file>