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ins w:id="34" w:author="Microsoft Office User" w:date="2018-03-24T15:06:00Z">
        <w:r>
          <w:rPr>
            <w:rFonts w:ascii="Arial" w:eastAsia="Times New Roman" w:hAnsi="Arial" w:cs="Arial"/>
            <w:noProof/>
            <w:color w:val="FF0000"/>
            <w:sz w:val="19"/>
            <w:szCs w:val="19"/>
            <w:rPrChange w:id="35" w:author="Unknown">
              <w:rPr>
                <w:noProof/>
              </w:rPr>
            </w:rPrChange>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36"/>
      <w:r w:rsidR="001C5F02" w:rsidRPr="00750B5E">
        <w:rPr>
          <w:rFonts w:ascii="Arial" w:eastAsia="Times New Roman" w:hAnsi="Arial" w:cs="Arial"/>
          <w:b/>
          <w:color w:val="FF0000"/>
          <w:sz w:val="19"/>
          <w:szCs w:val="19"/>
          <w:shd w:val="clear" w:color="auto" w:fill="FFFFFF"/>
        </w:rPr>
        <w:t>Results</w:t>
      </w:r>
      <w:commentRangeEnd w:id="36"/>
      <w:r w:rsidR="001C5F02">
        <w:rPr>
          <w:rStyle w:val="CommentReference"/>
        </w:rPr>
        <w:commentReference w:id="36"/>
      </w:r>
      <w:ins w:id="37"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8"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9"/>
        <w:r>
          <w:rPr>
            <w:rFonts w:ascii="Arial" w:eastAsia="Times New Roman" w:hAnsi="Arial" w:cs="Arial"/>
            <w:b/>
            <w:color w:val="FF0000"/>
            <w:sz w:val="19"/>
            <w:szCs w:val="19"/>
            <w:shd w:val="clear" w:color="auto" w:fill="FFFFFF"/>
          </w:rPr>
          <w:t>p</w:t>
        </w:r>
      </w:ins>
      <w:commentRangeEnd w:id="39"/>
      <w:ins w:id="40" w:author="Microsoft Office User" w:date="2018-03-24T16:19:00Z">
        <w:r w:rsidR="00435C2D">
          <w:rPr>
            <w:rStyle w:val="CommentReference"/>
          </w:rPr>
          <w:commentReference w:id="39"/>
        </w:r>
      </w:ins>
      <w:ins w:id="41" w:author="Microsoft Office User" w:date="2018-03-24T16:10:00Z">
        <w:r>
          <w:rPr>
            <w:rFonts w:ascii="Arial" w:eastAsia="Times New Roman" w:hAnsi="Arial" w:cs="Arial"/>
            <w:b/>
            <w:color w:val="FF0000"/>
            <w:sz w:val="19"/>
            <w:szCs w:val="19"/>
            <w:shd w:val="clear" w:color="auto" w:fill="FFFFFF"/>
          </w:rPr>
          <w:t>=)</w:t>
        </w:r>
      </w:ins>
      <w:ins w:id="42"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3" w:author="Microsoft Office User" w:date="2018-03-24T16:10:00Z">
        <w:r>
          <w:rPr>
            <w:rFonts w:ascii="Arial" w:eastAsia="Times New Roman" w:hAnsi="Arial" w:cs="Arial"/>
            <w:b/>
            <w:color w:val="FF0000"/>
            <w:sz w:val="19"/>
            <w:szCs w:val="19"/>
            <w:shd w:val="clear" w:color="auto" w:fill="FFFFFF"/>
          </w:rPr>
          <w:t>.</w:t>
        </w:r>
      </w:ins>
      <w:ins w:id="44"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5" w:author="Microsoft Office User" w:date="2018-03-24T16:14:00Z">
        <w:r w:rsidR="00E96EA3">
          <w:rPr>
            <w:rFonts w:ascii="Arial" w:eastAsia="Times New Roman" w:hAnsi="Arial" w:cs="Arial"/>
            <w:b/>
            <w:color w:val="FF0000"/>
            <w:sz w:val="19"/>
            <w:szCs w:val="19"/>
            <w:shd w:val="clear" w:color="auto" w:fill="FFFFFF"/>
          </w:rPr>
          <w:t xml:space="preserve"> a</w:t>
        </w:r>
      </w:ins>
      <w:ins w:id="46" w:author="Microsoft Office User" w:date="2018-03-24T16:12:00Z">
        <w:r w:rsidR="00E96EA3">
          <w:rPr>
            <w:rFonts w:ascii="Arial" w:eastAsia="Times New Roman" w:hAnsi="Arial" w:cs="Arial"/>
            <w:b/>
            <w:color w:val="FF0000"/>
            <w:sz w:val="19"/>
            <w:szCs w:val="19"/>
            <w:shd w:val="clear" w:color="auto" w:fill="FFFFFF"/>
          </w:rPr>
          <w:t xml:space="preserve"> 22</w:t>
        </w:r>
      </w:ins>
      <w:ins w:id="47" w:author="Microsoft Office User" w:date="2018-03-24T16:13:00Z">
        <w:r w:rsidR="00E96EA3">
          <w:rPr>
            <w:rFonts w:ascii="Arial" w:eastAsia="Times New Roman" w:hAnsi="Arial" w:cs="Arial"/>
            <w:b/>
            <w:color w:val="FF0000"/>
            <w:sz w:val="19"/>
            <w:szCs w:val="19"/>
            <w:shd w:val="clear" w:color="auto" w:fill="FFFFFF"/>
          </w:rPr>
          <w:t xml:space="preserve">.01% </w:t>
        </w:r>
      </w:ins>
      <w:ins w:id="48"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9" w:author="Microsoft Office User" w:date="2018-03-24T16:13:00Z">
        <w:r w:rsidR="00E96EA3">
          <w:rPr>
            <w:rFonts w:ascii="Arial" w:eastAsia="Times New Roman" w:hAnsi="Arial" w:cs="Arial"/>
            <w:b/>
            <w:color w:val="FF0000"/>
            <w:sz w:val="19"/>
            <w:szCs w:val="19"/>
            <w:shd w:val="clear" w:color="auto" w:fill="FFFFFF"/>
          </w:rPr>
          <w:t xml:space="preserve">when </w:t>
        </w:r>
      </w:ins>
      <w:ins w:id="50" w:author="Microsoft Office User" w:date="2018-03-24T16:14:00Z">
        <w:r w:rsidR="00E96EA3">
          <w:rPr>
            <w:rFonts w:ascii="Arial" w:eastAsia="Times New Roman" w:hAnsi="Arial" w:cs="Arial"/>
            <w:b/>
            <w:color w:val="FF0000"/>
            <w:sz w:val="19"/>
            <w:szCs w:val="19"/>
            <w:shd w:val="clear" w:color="auto" w:fill="FFFFFF"/>
          </w:rPr>
          <w:t>a</w:t>
        </w:r>
      </w:ins>
      <w:ins w:id="51"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2"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3" w:author="Microsoft Office User" w:date="2018-03-24T16:08:00Z">
        <w:r>
          <w:rPr>
            <w:rFonts w:ascii="Arial" w:eastAsia="Times New Roman" w:hAnsi="Arial" w:cs="Arial"/>
            <w:b/>
            <w:color w:val="FF0000"/>
            <w:sz w:val="19"/>
            <w:szCs w:val="19"/>
            <w:shd w:val="clear" w:color="auto" w:fill="FFFFFF"/>
          </w:rPr>
          <w:t>7.59-fold</w:t>
        </w:r>
      </w:ins>
      <w:ins w:id="54"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5"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6"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7"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8" w:author="Microsoft Office User" w:date="2018-03-24T15:09:00Z"/>
                                </w:rPr>
                              </w:pPr>
                              <w:ins w:id="59"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60" w:author="Microsoft Office User" w:date="2018-03-24T15:09:00Z">
                                <w:r w:rsidRPr="00A16083">
                                  <w:rPr>
                                    <w:b/>
                                  </w:rPr>
                                  <w:t>Figure 1:</w:t>
                                </w:r>
                              </w:ins>
                              <w:ins w:id="61" w:author="Microsoft Office User" w:date="2018-03-24T15:10:00Z">
                                <w:r w:rsidRPr="00A16083">
                                  <w:rPr>
                                    <w:b/>
                                  </w:rPr>
                                  <w:t xml:space="preserve"> Dexamethasone </w:t>
                                </w:r>
                              </w:ins>
                              <w:ins w:id="62" w:author="Microsoft Office User" w:date="2018-03-24T15:13:00Z">
                                <w:r w:rsidR="00C9202B" w:rsidRPr="00A16083">
                                  <w:rPr>
                                    <w:b/>
                                  </w:rPr>
                                  <w:t>intake and serum c</w:t>
                                </w:r>
                                <w:r w:rsidR="001A5D8A" w:rsidRPr="00A16083">
                                  <w:rPr>
                                    <w:b/>
                                  </w:rPr>
                                  <w:t>once</w:t>
                                </w:r>
                              </w:ins>
                              <w:ins w:id="63" w:author="Microsoft Office User" w:date="2018-03-24T15:14:00Z">
                                <w:r w:rsidR="001A5D8A" w:rsidRPr="00A16083">
                                  <w:rPr>
                                    <w:b/>
                                  </w:rPr>
                                  <w:t>n</w:t>
                                </w:r>
                              </w:ins>
                              <w:ins w:id="64" w:author="Microsoft Office User" w:date="2018-03-24T15:13:00Z">
                                <w:r w:rsidR="001A5D8A" w:rsidRPr="00A16083">
                                  <w:rPr>
                                    <w:b/>
                                  </w:rPr>
                                  <w:t>tration</w:t>
                                </w:r>
                              </w:ins>
                              <w:ins w:id="65" w:author="Microsoft Office User" w:date="2018-03-24T15:16:00Z">
                                <w:r w:rsidR="00B178E1" w:rsidRPr="00A16083">
                                  <w:rPr>
                                    <w:b/>
                                  </w:rPr>
                                  <w:t>s</w:t>
                                </w:r>
                              </w:ins>
                              <w:ins w:id="66" w:author="Microsoft Office User" w:date="2018-03-24T15:14:00Z">
                                <w:r w:rsidR="001A5D8A" w:rsidRPr="00A16083">
                                  <w:rPr>
                                    <w:b/>
                                  </w:rPr>
                                  <w:t>.</w:t>
                                </w:r>
                                <w:r w:rsidR="001A5D8A">
                                  <w:t xml:space="preserve"> </w:t>
                                </w:r>
                              </w:ins>
                              <w:ins w:id="67" w:author="Microsoft Office User" w:date="2018-03-24T15:17:00Z">
                                <w:r w:rsidR="00264818">
                                  <w:t xml:space="preserve">Amount of dexamethasone consumed per mouse (A), </w:t>
                                </w:r>
                              </w:ins>
                              <w:ins w:id="68" w:author="Microsoft Office User" w:date="2018-03-24T15:19:00Z">
                                <w:r w:rsidR="001152F7">
                                  <w:t xml:space="preserve">amounts </w:t>
                                </w:r>
                              </w:ins>
                              <w:ins w:id="69" w:author="Microsoft Office User" w:date="2018-03-24T15:17:00Z">
                                <w:r w:rsidR="00264818">
                                  <w:t xml:space="preserve">normalized to mouse weight (B) and </w:t>
                                </w:r>
                              </w:ins>
                              <w:ins w:id="70" w:author="Microsoft Office User" w:date="2018-03-24T15:18:00Z">
                                <w:r w:rsidR="00264818">
                                  <w:t xml:space="preserve">normalized </w:t>
                                </w:r>
                              </w:ins>
                              <w:ins w:id="71" w:author="Microsoft Office User" w:date="2018-03-24T15:17:00Z">
                                <w:r w:rsidR="00264818">
                                  <w:t xml:space="preserve">weekly </w:t>
                                </w:r>
                              </w:ins>
                              <w:ins w:id="72" w:author="Microsoft Office User" w:date="2018-03-24T15:18:00Z">
                                <w:r w:rsidR="00264818">
                                  <w:t>measures (C)</w:t>
                                </w:r>
                              </w:ins>
                              <w:ins w:id="73" w:author="Microsoft Office User" w:date="2018-03-24T15:30:00Z">
                                <w:r w:rsidR="009D36FF">
                                  <w:t xml:space="preserve"> as determined by volume consumed per cage per week</w:t>
                                </w:r>
                              </w:ins>
                              <w:ins w:id="74" w:author="Microsoft Office User" w:date="2018-03-24T15:22:00Z">
                                <w:r w:rsidR="0088205D">
                                  <w:t xml:space="preserve"> for </w:t>
                                </w:r>
                                <w:r w:rsidR="0088205D" w:rsidRPr="005946A3">
                                  <w:t>NCD</w:t>
                                </w:r>
                              </w:ins>
                              <w:ins w:id="75" w:author="Microsoft Office User" w:date="2018-03-24T15:23:00Z">
                                <w:r w:rsidR="0088205D" w:rsidRPr="005946A3">
                                  <w:t>-</w:t>
                                </w:r>
                              </w:ins>
                              <w:ins w:id="76" w:author="Microsoft Office User" w:date="2018-03-24T15:22:00Z">
                                <w:r w:rsidR="0088205D" w:rsidRPr="005946A3">
                                  <w:t xml:space="preserve"> (</w:t>
                                </w:r>
                              </w:ins>
                              <w:ins w:id="77" w:author="Microsoft Office User" w:date="2018-03-24T16:02:00Z">
                                <w:r w:rsidR="005946A3" w:rsidRPr="00A16083">
                                  <w:t>n=12</w:t>
                                </w:r>
                              </w:ins>
                              <w:ins w:id="78" w:author="Microsoft Office User" w:date="2018-03-24T15:22:00Z">
                                <w:r w:rsidR="0088205D" w:rsidRPr="005946A3">
                                  <w:t>) and HFD</w:t>
                                </w:r>
                              </w:ins>
                              <w:ins w:id="79" w:author="Microsoft Office User" w:date="2018-03-24T15:23:00Z">
                                <w:r w:rsidR="0088205D" w:rsidRPr="005946A3">
                                  <w:t>-fed (</w:t>
                                </w:r>
                              </w:ins>
                              <w:ins w:id="80" w:author="Microsoft Office User" w:date="2018-03-24T16:03:00Z">
                                <w:r w:rsidR="005946A3" w:rsidRPr="00A16083">
                                  <w:t>n=20</w:t>
                                </w:r>
                              </w:ins>
                              <w:ins w:id="81" w:author="Microsoft Office User" w:date="2018-03-24T15:23:00Z">
                                <w:r w:rsidR="0088205D" w:rsidRPr="005946A3">
                                  <w:t>) mice</w:t>
                                </w:r>
                              </w:ins>
                              <w:ins w:id="82" w:author="Microsoft Office User" w:date="2018-03-24T15:19:00Z">
                                <w:r w:rsidR="001152F7">
                                  <w:t>. Concentration of dexamethasone in serum</w:t>
                                </w:r>
                              </w:ins>
                              <w:ins w:id="83" w:author="Microsoft Office User" w:date="2018-03-24T15:24:00Z">
                                <w:r w:rsidR="0088205D">
                                  <w:t xml:space="preserve"> of NCD-fed (n=</w:t>
                                </w:r>
                              </w:ins>
                              <w:ins w:id="84" w:author="Microsoft Office User" w:date="2018-03-24T15:28:00Z">
                                <w:r w:rsidR="00DE3303">
                                  <w:t>8</w:t>
                                </w:r>
                              </w:ins>
                              <w:ins w:id="85" w:author="Microsoft Office User" w:date="2018-03-24T15:24:00Z">
                                <w:r w:rsidR="0088205D">
                                  <w:t>) and HFD-fed (n=</w:t>
                                </w:r>
                              </w:ins>
                              <w:ins w:id="86" w:author="Microsoft Office User" w:date="2018-03-24T15:27:00Z">
                                <w:r w:rsidR="00DE3303">
                                  <w:t>11</w:t>
                                </w:r>
                              </w:ins>
                              <w:ins w:id="87" w:author="Microsoft Office User" w:date="2018-03-24T15:24:00Z">
                                <w:r w:rsidR="0088205D">
                                  <w:t>)</w:t>
                                </w:r>
                              </w:ins>
                              <w:ins w:id="88" w:author="Microsoft Office User" w:date="2018-03-24T15:19:00Z">
                                <w:r w:rsidR="001152F7">
                                  <w:t xml:space="preserve"> at the end of the study</w:t>
                                </w:r>
                              </w:ins>
                              <w:ins w:id="89" w:author="Microsoft Office User" w:date="2018-03-24T15:21:00Z">
                                <w:r w:rsidR="00C9202B">
                                  <w:t xml:space="preserve"> as determined by LC-MS</w:t>
                                </w:r>
                              </w:ins>
                              <w:ins w:id="90" w:author="Microsoft Office User" w:date="2018-03-24T15:20:00Z">
                                <w:r w:rsidR="001152F7">
                                  <w:t xml:space="preserve"> (D)</w:t>
                                </w:r>
                              </w:ins>
                              <w:ins w:id="91"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1" w:author="Microsoft Office User" w:date="2018-03-24T15:09:00Z"/>
                          </w:rPr>
                        </w:pPr>
                        <w:ins w:id="92"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3" w:author="Microsoft Office User" w:date="2018-03-24T15:09:00Z">
                          <w:r w:rsidRPr="00A16083">
                            <w:rPr>
                              <w:b/>
                            </w:rPr>
                            <w:t>Figure 1:</w:t>
                          </w:r>
                        </w:ins>
                        <w:ins w:id="94" w:author="Microsoft Office User" w:date="2018-03-24T15:10:00Z">
                          <w:r w:rsidRPr="00A16083">
                            <w:rPr>
                              <w:b/>
                            </w:rPr>
                            <w:t xml:space="preserve"> Dexamethasone </w:t>
                          </w:r>
                        </w:ins>
                        <w:ins w:id="95" w:author="Microsoft Office User" w:date="2018-03-24T15:13:00Z">
                          <w:r w:rsidR="00C9202B" w:rsidRPr="00A16083">
                            <w:rPr>
                              <w:b/>
                            </w:rPr>
                            <w:t>intake and serum c</w:t>
                          </w:r>
                          <w:r w:rsidR="001A5D8A" w:rsidRPr="00A16083">
                            <w:rPr>
                              <w:b/>
                            </w:rPr>
                            <w:t>once</w:t>
                          </w:r>
                        </w:ins>
                        <w:ins w:id="96" w:author="Microsoft Office User" w:date="2018-03-24T15:14:00Z">
                          <w:r w:rsidR="001A5D8A" w:rsidRPr="00A16083">
                            <w:rPr>
                              <w:b/>
                            </w:rPr>
                            <w:t>n</w:t>
                          </w:r>
                        </w:ins>
                        <w:ins w:id="97" w:author="Microsoft Office User" w:date="2018-03-24T15:13:00Z">
                          <w:r w:rsidR="001A5D8A" w:rsidRPr="00A16083">
                            <w:rPr>
                              <w:b/>
                            </w:rPr>
                            <w:t>tration</w:t>
                          </w:r>
                        </w:ins>
                        <w:ins w:id="98" w:author="Microsoft Office User" w:date="2018-03-24T15:16:00Z">
                          <w:r w:rsidR="00B178E1" w:rsidRPr="00A16083">
                            <w:rPr>
                              <w:b/>
                            </w:rPr>
                            <w:t>s</w:t>
                          </w:r>
                        </w:ins>
                        <w:ins w:id="99" w:author="Microsoft Office User" w:date="2018-03-24T15:14:00Z">
                          <w:r w:rsidR="001A5D8A" w:rsidRPr="00A16083">
                            <w:rPr>
                              <w:b/>
                            </w:rPr>
                            <w:t>.</w:t>
                          </w:r>
                          <w:r w:rsidR="001A5D8A">
                            <w:t xml:space="preserve"> </w:t>
                          </w:r>
                        </w:ins>
                        <w:ins w:id="100" w:author="Microsoft Office User" w:date="2018-03-24T15:17:00Z">
                          <w:r w:rsidR="00264818">
                            <w:t xml:space="preserve">Amount of dexamethasone consumed per mouse (A), </w:t>
                          </w:r>
                        </w:ins>
                        <w:ins w:id="101" w:author="Microsoft Office User" w:date="2018-03-24T15:19:00Z">
                          <w:r w:rsidR="001152F7">
                            <w:t xml:space="preserve">amounts </w:t>
                          </w:r>
                        </w:ins>
                        <w:ins w:id="102" w:author="Microsoft Office User" w:date="2018-03-24T15:17:00Z">
                          <w:r w:rsidR="00264818">
                            <w:t xml:space="preserve">normalized to mouse weight (B) and </w:t>
                          </w:r>
                        </w:ins>
                        <w:ins w:id="103" w:author="Microsoft Office User" w:date="2018-03-24T15:18:00Z">
                          <w:r w:rsidR="00264818">
                            <w:t xml:space="preserve">normalized </w:t>
                          </w:r>
                        </w:ins>
                        <w:ins w:id="104" w:author="Microsoft Office User" w:date="2018-03-24T15:17:00Z">
                          <w:r w:rsidR="00264818">
                            <w:t xml:space="preserve">weekly </w:t>
                          </w:r>
                        </w:ins>
                        <w:ins w:id="105" w:author="Microsoft Office User" w:date="2018-03-24T15:18:00Z">
                          <w:r w:rsidR="00264818">
                            <w:t>measures (C)</w:t>
                          </w:r>
                        </w:ins>
                        <w:ins w:id="106" w:author="Microsoft Office User" w:date="2018-03-24T15:30:00Z">
                          <w:r w:rsidR="009D36FF">
                            <w:t xml:space="preserve"> as determined by volume consumed per cage per week</w:t>
                          </w:r>
                        </w:ins>
                        <w:ins w:id="107" w:author="Microsoft Office User" w:date="2018-03-24T15:22:00Z">
                          <w:r w:rsidR="0088205D">
                            <w:t xml:space="preserve"> for </w:t>
                          </w:r>
                          <w:r w:rsidR="0088205D" w:rsidRPr="005946A3">
                            <w:t>NCD</w:t>
                          </w:r>
                        </w:ins>
                        <w:ins w:id="108" w:author="Microsoft Office User" w:date="2018-03-24T15:23:00Z">
                          <w:r w:rsidR="0088205D" w:rsidRPr="005946A3">
                            <w:t>-</w:t>
                          </w:r>
                        </w:ins>
                        <w:ins w:id="109" w:author="Microsoft Office User" w:date="2018-03-24T15:22:00Z">
                          <w:r w:rsidR="0088205D" w:rsidRPr="005946A3">
                            <w:t xml:space="preserve"> (</w:t>
                          </w:r>
                        </w:ins>
                        <w:ins w:id="110" w:author="Microsoft Office User" w:date="2018-03-24T16:02:00Z">
                          <w:r w:rsidR="005946A3" w:rsidRPr="00A16083">
                            <w:t>n=12</w:t>
                          </w:r>
                        </w:ins>
                        <w:ins w:id="111" w:author="Microsoft Office User" w:date="2018-03-24T15:22:00Z">
                          <w:r w:rsidR="0088205D" w:rsidRPr="005946A3">
                            <w:t>) and HFD</w:t>
                          </w:r>
                        </w:ins>
                        <w:ins w:id="112" w:author="Microsoft Office User" w:date="2018-03-24T15:23:00Z">
                          <w:r w:rsidR="0088205D" w:rsidRPr="005946A3">
                            <w:t>-fed (</w:t>
                          </w:r>
                        </w:ins>
                        <w:ins w:id="113" w:author="Microsoft Office User" w:date="2018-03-24T16:03:00Z">
                          <w:r w:rsidR="005946A3" w:rsidRPr="00A16083">
                            <w:t>n=20</w:t>
                          </w:r>
                        </w:ins>
                        <w:ins w:id="114" w:author="Microsoft Office User" w:date="2018-03-24T15:23:00Z">
                          <w:r w:rsidR="0088205D" w:rsidRPr="005946A3">
                            <w:t>) mice</w:t>
                          </w:r>
                        </w:ins>
                        <w:ins w:id="115" w:author="Microsoft Office User" w:date="2018-03-24T15:19:00Z">
                          <w:r w:rsidR="001152F7">
                            <w:t>. Concentration of dexamethasone in serum</w:t>
                          </w:r>
                        </w:ins>
                        <w:ins w:id="116" w:author="Microsoft Office User" w:date="2018-03-24T15:24:00Z">
                          <w:r w:rsidR="0088205D">
                            <w:t xml:space="preserve"> of NCD-fed (n=</w:t>
                          </w:r>
                        </w:ins>
                        <w:ins w:id="117" w:author="Microsoft Office User" w:date="2018-03-24T15:28:00Z">
                          <w:r w:rsidR="00DE3303">
                            <w:t>8</w:t>
                          </w:r>
                        </w:ins>
                        <w:ins w:id="118" w:author="Microsoft Office User" w:date="2018-03-24T15:24:00Z">
                          <w:r w:rsidR="0088205D">
                            <w:t>) and HFD-fed (n=</w:t>
                          </w:r>
                        </w:ins>
                        <w:ins w:id="119" w:author="Microsoft Office User" w:date="2018-03-24T15:27:00Z">
                          <w:r w:rsidR="00DE3303">
                            <w:t>11</w:t>
                          </w:r>
                        </w:ins>
                        <w:ins w:id="120" w:author="Microsoft Office User" w:date="2018-03-24T15:24:00Z">
                          <w:r w:rsidR="0088205D">
                            <w:t>)</w:t>
                          </w:r>
                        </w:ins>
                        <w:ins w:id="121" w:author="Microsoft Office User" w:date="2018-03-24T15:19:00Z">
                          <w:r w:rsidR="001152F7">
                            <w:t xml:space="preserve"> at the end of the study</w:t>
                          </w:r>
                        </w:ins>
                        <w:ins w:id="122" w:author="Microsoft Office User" w:date="2018-03-24T15:21:00Z">
                          <w:r w:rsidR="00C9202B">
                            <w:t xml:space="preserve"> as determined by LC-MS</w:t>
                          </w:r>
                        </w:ins>
                        <w:ins w:id="123" w:author="Microsoft Office User" w:date="2018-03-24T15:20:00Z">
                          <w:r w:rsidR="001152F7">
                            <w:t xml:space="preserve"> (D)</w:t>
                          </w:r>
                        </w:ins>
                        <w:ins w:id="124"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08F78FC0"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XX) resulting in increased serum dexamethasone at sacrifice (Figure XX)</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42DA549D" w:rsidR="001C5F02" w:rsidRPr="001C5F02" w:rsidRDefault="00AD59AE" w:rsidP="00750B5E">
      <w:pPr>
        <w:jc w:val="both"/>
        <w:rPr>
          <w:rFonts w:ascii="Arial" w:eastAsia="Times New Roman" w:hAnsi="Arial" w:cs="Arial"/>
          <w:color w:val="FF0000"/>
          <w:sz w:val="19"/>
          <w:szCs w:val="19"/>
          <w:shd w:val="clear" w:color="auto" w:fill="FFFFFF"/>
        </w:rPr>
      </w:pPr>
      <w:ins w:id="92" w:author="Microsoft Office User" w:date="2018-03-24T15:06:00Z">
        <w:r>
          <w:rPr>
            <w:rFonts w:ascii="Arial" w:eastAsia="Times New Roman" w:hAnsi="Arial" w:cs="Arial"/>
            <w:noProof/>
            <w:color w:val="FF0000"/>
            <w:sz w:val="19"/>
            <w:szCs w:val="19"/>
            <w:rPrChange w:id="93" w:author="Unknown">
              <w:rPr>
                <w:noProof/>
              </w:rPr>
            </w:rPrChange>
          </w:rPr>
          <w:lastRenderedPageBreak/>
          <mc:AlternateContent>
            <mc:Choice Requires="wps">
              <w:drawing>
                <wp:anchor distT="0" distB="0" distL="114300" distR="114300" simplePos="0" relativeHeight="251666432" behindDoc="0" locked="0" layoutInCell="1" allowOverlap="1" wp14:anchorId="4CECE6E6" wp14:editId="1FC966DB">
                  <wp:simplePos x="0" y="0"/>
                  <wp:positionH relativeFrom="column">
                    <wp:posOffset>-62865</wp:posOffset>
                  </wp:positionH>
                  <wp:positionV relativeFrom="paragraph">
                    <wp:posOffset>6397625</wp:posOffset>
                  </wp:positionV>
                  <wp:extent cx="6400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492973" w14:textId="77777777" w:rsidR="00AD59AE" w:rsidRDefault="00AD5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CE6E6" id="Text Box 7" o:spid="_x0000_s1028" type="#_x0000_t202" style="position:absolute;left:0;text-align:left;margin-left:-4.95pt;margin-top:503.75pt;width:7in;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" filled="f" stroked="f">
                  <v:textbox>
                    <w:txbxContent>
                      <w:p w14:paraId="67492973" w14:textId="77777777" w:rsidR="00AD59AE" w:rsidRDefault="00AD59AE"/>
                    </w:txbxContent>
                  </v:textbox>
                  <w10:wrap type="square"/>
                </v:shape>
              </w:pict>
            </mc:Fallback>
          </mc:AlternateContent>
        </w:r>
      </w:ins>
      <w:r w:rsidR="001C5F02" w:rsidRPr="00750B5E">
        <w:rPr>
          <w:rFonts w:ascii="Arial" w:eastAsia="Times New Roman" w:hAnsi="Arial" w:cs="Arial"/>
          <w:color w:val="FF0000"/>
          <w:sz w:val="19"/>
          <w:szCs w:val="19"/>
          <w:shd w:val="clear" w:color="auto" w:fill="FFFFFF"/>
        </w:rPr>
        <w:t xml:space="preserve">We also note that </w:t>
      </w:r>
      <w:r w:rsidR="001C5F02">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del w:id="94"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factors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 xml:space="preserve">metabolic perturbations both at the </w:t>
      </w:r>
      <w:r w:rsidR="00D10AB5">
        <w:rPr>
          <w:rFonts w:ascii="Arial" w:eastAsia="Times New Roman" w:hAnsi="Arial" w:cs="Arial"/>
          <w:color w:val="FF0000"/>
          <w:sz w:val="19"/>
          <w:szCs w:val="19"/>
          <w:shd w:val="clear" w:color="auto" w:fill="FFFFFF"/>
        </w:rPr>
        <w:lastRenderedPageBreak/>
        <w:t>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in obese, dexamethasone treated animals.  As can be seen in the new Supplementary Figure 2, both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77777777"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3A of this response (and the revised Supplementary Figure XX),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222318A0" w:rsidR="00253A0E" w:rsidRDefault="00253A0E" w:rsidP="00750B5E">
      <w:pPr>
        <w:ind w:left="720"/>
        <w:rPr>
          <w:rFonts w:ascii="Arial" w:eastAsia="Times New Roman" w:hAnsi="Arial" w:cs="Arial"/>
          <w:color w:val="FF0000"/>
          <w:sz w:val="19"/>
          <w:szCs w:val="19"/>
          <w:shd w:val="clear" w:color="auto" w:fill="FFFFFF"/>
        </w:rPr>
      </w:pPr>
      <w:del w:id="95"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96"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97" w:author="Microsoft Office User" w:date="2018-03-24T19:35:00Z">
        <w:r w:rsidR="00800F94">
          <w:rPr>
            <w:rFonts w:ascii="Arial" w:eastAsia="Times New Roman" w:hAnsi="Arial" w:cs="Arial"/>
            <w:b/>
            <w:color w:val="FF0000"/>
            <w:sz w:val="19"/>
            <w:szCs w:val="19"/>
            <w:shd w:val="clear" w:color="auto" w:fill="FFFFFF"/>
          </w:rPr>
          <w:t xml:space="preserve">, </w:t>
        </w:r>
      </w:ins>
      <w:ins w:id="98"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99" w:author="Microsoft Office User" w:date="2018-03-24T19:36:00Z">
        <w:r w:rsidR="00800F94">
          <w:rPr>
            <w:rFonts w:ascii="Arial" w:eastAsia="Times New Roman" w:hAnsi="Arial" w:cs="Arial"/>
            <w:b/>
            <w:color w:val="FF0000"/>
            <w:sz w:val="19"/>
            <w:szCs w:val="19"/>
            <w:shd w:val="clear" w:color="auto" w:fill="FFFFFF"/>
          </w:rPr>
          <w:t xml:space="preserve"> disposal </w:t>
        </w:r>
      </w:ins>
      <w:ins w:id="100"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101" w:author="Microsoft Office User" w:date="2018-03-24T19:33:00Z">
        <w:r w:rsidR="00800F94">
          <w:rPr>
            <w:rFonts w:ascii="Arial" w:eastAsia="Times New Roman" w:hAnsi="Arial" w:cs="Arial"/>
            <w:b/>
            <w:color w:val="FF0000"/>
            <w:sz w:val="19"/>
            <w:szCs w:val="19"/>
            <w:shd w:val="clear" w:color="auto" w:fill="FFFFFF"/>
          </w:rPr>
          <w:t>in lean and obese mice</w:t>
        </w:r>
      </w:ins>
      <w:ins w:id="102" w:author="Microsoft Office User" w:date="2018-03-24T19:39:00Z">
        <w:r w:rsidR="00800F94">
          <w:rPr>
            <w:rFonts w:ascii="Arial" w:eastAsia="Times New Roman" w:hAnsi="Arial" w:cs="Arial"/>
            <w:b/>
            <w:color w:val="FF0000"/>
            <w:sz w:val="19"/>
            <w:szCs w:val="19"/>
            <w:shd w:val="clear" w:color="auto" w:fill="FFFFFF"/>
          </w:rPr>
          <w:t xml:space="preserve"> (Supplementary Figure 1</w:t>
        </w:r>
      </w:ins>
      <w:ins w:id="103" w:author="Microsoft Office User" w:date="2018-03-24T19:40:00Z">
        <w:r w:rsidR="00800F94">
          <w:rPr>
            <w:rFonts w:ascii="Arial" w:eastAsia="Times New Roman" w:hAnsi="Arial" w:cs="Arial"/>
            <w:b/>
            <w:color w:val="FF0000"/>
            <w:sz w:val="19"/>
            <w:szCs w:val="19"/>
            <w:shd w:val="clear" w:color="auto" w:fill="FFFFFF"/>
          </w:rPr>
          <w:t>X</w:t>
        </w:r>
      </w:ins>
      <w:ins w:id="104" w:author="Microsoft Office User" w:date="2018-03-24T19:39:00Z">
        <w:r w:rsidR="00800F94">
          <w:rPr>
            <w:rFonts w:ascii="Arial" w:eastAsia="Times New Roman" w:hAnsi="Arial" w:cs="Arial"/>
            <w:b/>
            <w:color w:val="FF0000"/>
            <w:sz w:val="19"/>
            <w:szCs w:val="19"/>
            <w:shd w:val="clear" w:color="auto" w:fill="FFFFFF"/>
          </w:rPr>
          <w:t>)</w:t>
        </w:r>
      </w:ins>
      <w:ins w:id="105" w:author="Microsoft Office User" w:date="2018-03-24T19:33:00Z">
        <w:r w:rsidR="00800F94">
          <w:rPr>
            <w:rFonts w:ascii="Arial" w:eastAsia="Times New Roman" w:hAnsi="Arial" w:cs="Arial"/>
            <w:b/>
            <w:color w:val="FF0000"/>
            <w:sz w:val="19"/>
            <w:szCs w:val="19"/>
            <w:shd w:val="clear" w:color="auto" w:fill="FFFFFF"/>
          </w:rPr>
          <w:t>.</w:t>
        </w:r>
      </w:ins>
      <w:del w:id="106" w:author="Microsoft Office User" w:date="2018-03-24T19:39:00Z">
        <w:r w:rsidDel="00800F94">
          <w:rPr>
            <w:rFonts w:ascii="Arial" w:eastAsia="Times New Roman" w:hAnsi="Arial" w:cs="Arial"/>
            <w:color w:val="FF0000"/>
            <w:sz w:val="19"/>
            <w:szCs w:val="19"/>
            <w:shd w:val="clear" w:color="auto" w:fill="FFFFFF"/>
          </w:rPr>
          <w:delText xml:space="preserve"> </w:delText>
        </w:r>
      </w:del>
    </w:p>
    <w:p w14:paraId="79FE2C56" w14:textId="3DBF291C" w:rsidR="00BC3336" w:rsidRDefault="001A5EFC" w:rsidP="008B31DB">
      <w:pPr>
        <w:rPr>
          <w:rFonts w:ascii="Arial" w:eastAsia="Times New Roman" w:hAnsi="Arial" w:cs="Arial"/>
          <w:color w:val="FF0000"/>
          <w:sz w:val="19"/>
          <w:szCs w:val="19"/>
          <w:shd w:val="clear" w:color="auto" w:fill="FFFFFF"/>
        </w:rPr>
      </w:pPr>
      <w:ins w:id="107" w:author="Microsoft Office User" w:date="2018-03-24T19:52:00Z">
        <w:r>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172E27B3">
                  <wp:simplePos x="0" y="0"/>
                  <wp:positionH relativeFrom="column">
                    <wp:posOffset>-63500</wp:posOffset>
                  </wp:positionH>
                  <wp:positionV relativeFrom="paragraph">
                    <wp:posOffset>2729865</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108" w:author="Microsoft Office User" w:date="2018-03-24T19:52:00Z"/>
                                  <w:rFonts w:ascii="Arial" w:hAnsi="Arial" w:cs="Arial"/>
                                  <w:sz w:val="19"/>
                                  <w:szCs w:val="19"/>
                                </w:rPr>
                              </w:pPr>
                              <w:ins w:id="109" w:author="Microsoft Office User" w:date="2018-03-24T19:52:00Z">
                                <w:r w:rsidRPr="001A5EFC">
                                  <w:rPr>
                                    <w:rFonts w:ascii="Arial" w:eastAsia="Times New Roman" w:hAnsi="Arial" w:cs="Arial"/>
                                    <w:b/>
                                    <w:color w:val="222222"/>
                                    <w:sz w:val="19"/>
                                    <w:szCs w:val="19"/>
                                    <w:rPrChange w:id="110" w:author="Microsoft Office User" w:date="2018-03-24T19:53:00Z">
                                      <w:rPr>
                                        <w:rFonts w:ascii="Arial" w:eastAsia="Times New Roman" w:hAnsi="Arial" w:cs="Arial"/>
                                        <w:color w:val="222222"/>
                                        <w:sz w:val="19"/>
                                        <w:szCs w:val="19"/>
                                      </w:rPr>
                                    </w:rPrChange>
                                  </w:rPr>
                                  <w:t>Figure 3: ITT normalized to percent change from basal</w:t>
                                </w:r>
                                <w:r w:rsidRPr="001A5EFC">
                                  <w:rPr>
                                    <w:rFonts w:ascii="Arial" w:eastAsia="Times New Roman" w:hAnsi="Arial" w:cs="Arial"/>
                                    <w:b/>
                                    <w:color w:val="222222"/>
                                    <w:sz w:val="18"/>
                                    <w:szCs w:val="18"/>
                                    <w:rPrChange w:id="111" w:author="Microsoft Office User" w:date="2018-03-24T19:53:00Z">
                                      <w:rPr>
                                        <w:rFonts w:ascii="Arial" w:eastAsia="Times New Roman" w:hAnsi="Arial" w:cs="Arial"/>
                                        <w:color w:val="222222"/>
                                        <w:sz w:val="18"/>
                                        <w:szCs w:val="18"/>
                                      </w:rPr>
                                    </w:rPrChange>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E7627" id="_x0000_t202" coordsize="21600,21600" o:spt="202" path="m0,0l0,21600,21600,21600,21600,0xe">
                  <v:stroke joinstyle="miter"/>
                  <v:path gradientshapeok="t" o:connecttype="rect"/>
                </v:shapetype>
                <v:shape id="Text Box 8" o:spid="_x0000_s1029" type="#_x0000_t202" style="position:absolute;margin-left:-5pt;margin-top:214.95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" filled="f" stroked="f">
                  <v:textbox>
                    <w:txbxContent>
                      <w:p w14:paraId="7A79D0FD" w14:textId="77777777" w:rsidR="001A5EFC" w:rsidRDefault="001A5EFC" w:rsidP="001A5EFC">
                        <w:pPr>
                          <w:rPr>
                            <w:ins w:id="112" w:author="Microsoft Office User" w:date="2018-03-24T19:52:00Z"/>
                            <w:rFonts w:ascii="Arial" w:hAnsi="Arial" w:cs="Arial"/>
                            <w:sz w:val="19"/>
                            <w:szCs w:val="19"/>
                          </w:rPr>
                        </w:pPr>
                        <w:ins w:id="113" w:author="Microsoft Office User" w:date="2018-03-24T19:52:00Z">
                          <w:r w:rsidRPr="001A5EFC">
                            <w:rPr>
                              <w:rFonts w:ascii="Arial" w:eastAsia="Times New Roman" w:hAnsi="Arial" w:cs="Arial"/>
                              <w:b/>
                              <w:color w:val="222222"/>
                              <w:sz w:val="19"/>
                              <w:szCs w:val="19"/>
                              <w:rPrChange w:id="114" w:author="Microsoft Office User" w:date="2018-03-24T19:53:00Z">
                                <w:rPr>
                                  <w:rFonts w:ascii="Arial" w:eastAsia="Times New Roman" w:hAnsi="Arial" w:cs="Arial"/>
                                  <w:color w:val="222222"/>
                                  <w:sz w:val="19"/>
                                  <w:szCs w:val="19"/>
                                </w:rPr>
                              </w:rPrChange>
                            </w:rPr>
                            <w:t>Figure 3: ITT normalized to percent change from basal</w:t>
                          </w:r>
                          <w:r w:rsidRPr="001A5EFC">
                            <w:rPr>
                              <w:rFonts w:ascii="Arial" w:eastAsia="Times New Roman" w:hAnsi="Arial" w:cs="Arial"/>
                              <w:b/>
                              <w:color w:val="222222"/>
                              <w:sz w:val="18"/>
                              <w:szCs w:val="18"/>
                              <w:rPrChange w:id="115" w:author="Microsoft Office User" w:date="2018-03-24T19:53:00Z">
                                <w:rPr>
                                  <w:rFonts w:ascii="Arial" w:eastAsia="Times New Roman" w:hAnsi="Arial" w:cs="Arial"/>
                                  <w:color w:val="222222"/>
                                  <w:sz w:val="18"/>
                                  <w:szCs w:val="18"/>
                                </w:rPr>
                              </w:rPrChange>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commentRangeStart w:id="116"/>
      <w:r w:rsidR="00C3439A">
        <w:rPr>
          <w:rFonts w:ascii="Arial" w:eastAsia="Times New Roman" w:hAnsi="Arial" w:cs="Arial"/>
          <w:noProof/>
          <w:color w:val="222222"/>
          <w:sz w:val="19"/>
          <w:szCs w:val="19"/>
          <w:shd w:val="clear" w:color="auto" w:fill="FFFFFF"/>
        </w:rPr>
        <w:drawing>
          <wp:inline distT="0" distB="0" distL="0" distR="0" wp14:anchorId="1CC11431" wp14:editId="0DC052D9">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commentRangeEnd w:id="116"/>
      <w:r w:rsidR="00253A0E">
        <w:rPr>
          <w:rStyle w:val="CommentReference"/>
        </w:rPr>
        <w:commentReference w:id="116"/>
      </w:r>
      <w:bookmarkStart w:id="117" w:name="_GoBack"/>
      <w:bookmarkEnd w:id="117"/>
      <w:r w:rsidR="00C3439A">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611EF566">
                <wp:simplePos x="0" y="0"/>
                <wp:positionH relativeFrom="column">
                  <wp:posOffset>-62865</wp:posOffset>
                </wp:positionH>
                <wp:positionV relativeFrom="paragraph">
                  <wp:posOffset>116840</wp:posOffset>
                </wp:positionV>
                <wp:extent cx="44577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577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Default="00C3439A">
                            <w:r>
                              <w:t>A</w:t>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1E6D9" id="Text Box 18" o:spid="_x0000_s1029" type="#_x0000_t202" style="position:absolute;margin-left:-4.95pt;margin-top:9.2pt;width:351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" filled="f" stroked="f">
                <v:textbox>
                  <w:txbxContent>
                    <w:p w14:paraId="397E8B99" w14:textId="1B9A5928" w:rsidR="00C3439A" w:rsidRDefault="00C3439A">
                      <w:r>
                        <w:t>A</w:t>
                      </w:r>
                      <w:r>
                        <w:tab/>
                      </w:r>
                      <w:r>
                        <w:tab/>
                      </w:r>
                      <w:r>
                        <w:tab/>
                      </w:r>
                      <w:r>
                        <w:tab/>
                      </w:r>
                      <w:r>
                        <w:tab/>
                      </w:r>
                    </w:p>
                  </w:txbxContent>
                </v:textbox>
                <w10:wrap type="square"/>
              </v:shape>
            </w:pict>
          </mc:Fallback>
        </mc:AlternateContent>
      </w:r>
    </w:p>
    <w:p w14:paraId="7B2B6943" w14:textId="3A77BD7C"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2BEC3C0"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 xml:space="preserve">impaired insulin </w:t>
      </w:r>
      <w:commentRangeStart w:id="118"/>
      <w:r w:rsidR="006110EE">
        <w:rPr>
          <w:rFonts w:ascii="Arial" w:eastAsia="Times New Roman" w:hAnsi="Arial" w:cs="Arial"/>
          <w:color w:val="FF0000"/>
          <w:sz w:val="19"/>
          <w:szCs w:val="19"/>
          <w:shd w:val="clear" w:color="auto" w:fill="FFFFFF"/>
        </w:rPr>
        <w:t>degradation</w:t>
      </w:r>
      <w:commentRangeEnd w:id="118"/>
      <w:r w:rsidR="006110EE">
        <w:rPr>
          <w:rStyle w:val="CommentReference"/>
        </w:rPr>
        <w:commentReference w:id="118"/>
      </w:r>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w:t>
      </w:r>
      <w:r>
        <w:rPr>
          <w:rFonts w:ascii="Arial" w:eastAsia="Times New Roman" w:hAnsi="Arial" w:cs="Arial"/>
          <w:color w:val="FF0000"/>
          <w:sz w:val="19"/>
          <w:szCs w:val="19"/>
          <w:shd w:val="clear" w:color="auto" w:fill="FFFFFF"/>
        </w:rPr>
        <w:lastRenderedPageBreak/>
        <w:t>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125B9750" w14:textId="3D2B5A79" w:rsidR="008B31DB" w:rsidRDefault="007508B2">
      <w:commentRangeStart w:id="119"/>
      <w:r>
        <w:rPr>
          <w:noProof/>
        </w:rPr>
        <w:drawing>
          <wp:inline distT="0" distB="0" distL="0" distR="0" wp14:anchorId="6D5D5AD0" wp14:editId="73EBCCD9">
            <wp:extent cx="1660525" cy="2041525"/>
            <wp:effectExtent l="0" t="0" r="1587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272449">
        <w:rPr>
          <w:noProof/>
        </w:rPr>
        <w:drawing>
          <wp:inline distT="0" distB="0" distL="0" distR="0" wp14:anchorId="433AAFBF" wp14:editId="4B915F34">
            <wp:extent cx="1724025" cy="2051050"/>
            <wp:effectExtent l="0" t="0" r="317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0B5AAB" w14:textId="6A4E776E" w:rsidR="00832438" w:rsidRDefault="00832438">
      <w:pPr>
        <w:rPr>
          <w:ins w:id="120" w:author="Dave Bridges" w:date="2018-03-24T13:58:00Z"/>
        </w:rPr>
      </w:pPr>
      <w:r>
        <w:rPr>
          <w:noProof/>
        </w:rPr>
        <w:drawing>
          <wp:inline distT="0" distB="0" distL="0" distR="0" wp14:anchorId="5F48A1E2" wp14:editId="7AE792A4">
            <wp:extent cx="1660525" cy="2051050"/>
            <wp:effectExtent l="0" t="0" r="15875"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drawing>
          <wp:inline distT="0" distB="0" distL="0" distR="0" wp14:anchorId="795EE5E6" wp14:editId="20F192EB">
            <wp:extent cx="1724025" cy="2051050"/>
            <wp:effectExtent l="0" t="0" r="3175"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rPr>
        <w:drawing>
          <wp:inline distT="0" distB="0" distL="0" distR="0" wp14:anchorId="3C34DCBB" wp14:editId="3F61DC80">
            <wp:extent cx="1724025" cy="2051050"/>
            <wp:effectExtent l="0" t="0" r="3175"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119"/>
      <w:r w:rsidR="003629DC">
        <w:rPr>
          <w:rStyle w:val="CommentReference"/>
        </w:rPr>
        <w:commentReference w:id="119"/>
      </w:r>
    </w:p>
    <w:p w14:paraId="5A242A6A" w14:textId="77777777" w:rsidR="003629DC" w:rsidRDefault="003629DC">
      <w:pPr>
        <w:rPr>
          <w:ins w:id="121" w:author="Dave Bridges" w:date="2018-03-24T13:58:00Z"/>
        </w:rPr>
      </w:pPr>
    </w:p>
    <w:p w14:paraId="0BCA609D" w14:textId="77777777" w:rsidR="003629DC" w:rsidRPr="00964D88" w:rsidRDefault="003629DC" w:rsidP="003629DC">
      <w:pPr>
        <w:widowControl w:val="0"/>
        <w:autoSpaceDE w:val="0"/>
        <w:autoSpaceDN w:val="0"/>
        <w:adjustRightInd w:val="0"/>
        <w:ind w:left="640" w:hanging="640"/>
        <w:rPr>
          <w:ins w:id="122" w:author="Dave Bridges" w:date="2018-03-24T13:58:00Z"/>
          <w:rFonts w:ascii="Arial" w:eastAsia="Times New Roman" w:hAnsi="Arial" w:cs="Arial"/>
          <w:noProof/>
          <w:sz w:val="20"/>
        </w:rPr>
      </w:pPr>
      <w:ins w:id="123"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Pr="00964D88">
          <w:rPr>
            <w:rFonts w:ascii="Arial" w:eastAsia="Times New Roman" w:hAnsi="Arial" w:cs="Arial"/>
            <w:noProof/>
            <w:sz w:val="20"/>
          </w:rPr>
          <w:t xml:space="preserve">1. </w:t>
        </w:r>
        <w:r w:rsidRPr="00964D88">
          <w:rPr>
            <w:rFonts w:ascii="Arial" w:eastAsia="Times New Roman" w:hAnsi="Arial" w:cs="Arial"/>
            <w:noProof/>
            <w:sz w:val="20"/>
          </w:rPr>
          <w:tab/>
        </w:r>
        <w:r w:rsidRPr="00964D88">
          <w:rPr>
            <w:rFonts w:ascii="Arial" w:eastAsia="Times New Roman" w:hAnsi="Arial" w:cs="Arial"/>
            <w:b/>
            <w:bCs/>
            <w:noProof/>
            <w:sz w:val="20"/>
          </w:rPr>
          <w:t>Lee SM, Bressler R.</w:t>
        </w:r>
        <w:r w:rsidRPr="00964D88">
          <w:rPr>
            <w:rFonts w:ascii="Arial" w:eastAsia="Times New Roman" w:hAnsi="Arial" w:cs="Arial"/>
            <w:noProof/>
            <w:sz w:val="20"/>
          </w:rPr>
          <w:t xml:space="preserve"> Prevention of diabetic nephropathy by diet control in the db/db mouse. </w:t>
        </w:r>
        <w:r w:rsidRPr="00964D88">
          <w:rPr>
            <w:rFonts w:ascii="Arial" w:eastAsia="Times New Roman" w:hAnsi="Arial" w:cs="Arial"/>
            <w:i/>
            <w:iCs/>
            <w:noProof/>
            <w:sz w:val="20"/>
          </w:rPr>
          <w:t>Diabetes</w:t>
        </w:r>
        <w:r w:rsidRPr="00964D88">
          <w:rPr>
            <w:rFonts w:ascii="Arial" w:eastAsia="Times New Roman" w:hAnsi="Arial" w:cs="Arial"/>
            <w:noProof/>
            <w:sz w:val="20"/>
          </w:rPr>
          <w:t xml:space="preserve"> 1981;30(2):106–111.</w:t>
        </w:r>
      </w:ins>
    </w:p>
    <w:p w14:paraId="6DE9255F" w14:textId="77777777" w:rsidR="003629DC" w:rsidRPr="00964D88" w:rsidRDefault="003629DC" w:rsidP="003629DC">
      <w:pPr>
        <w:widowControl w:val="0"/>
        <w:autoSpaceDE w:val="0"/>
        <w:autoSpaceDN w:val="0"/>
        <w:adjustRightInd w:val="0"/>
        <w:ind w:left="640" w:hanging="640"/>
        <w:rPr>
          <w:ins w:id="124" w:author="Dave Bridges" w:date="2018-03-24T13:58:00Z"/>
          <w:rFonts w:ascii="Arial" w:eastAsia="Times New Roman" w:hAnsi="Arial" w:cs="Arial"/>
          <w:noProof/>
          <w:sz w:val="20"/>
        </w:rPr>
      </w:pPr>
      <w:ins w:id="125" w:author="Dave Bridges" w:date="2018-03-24T13:58:00Z">
        <w:r w:rsidRPr="00964D88">
          <w:rPr>
            <w:rFonts w:ascii="Arial" w:eastAsia="Times New Roman" w:hAnsi="Arial" w:cs="Arial"/>
            <w:noProof/>
            <w:sz w:val="20"/>
          </w:rPr>
          <w:t xml:space="preserve">2. </w:t>
        </w:r>
        <w:r w:rsidRPr="00964D88">
          <w:rPr>
            <w:rFonts w:ascii="Arial" w:eastAsia="Times New Roman" w:hAnsi="Arial" w:cs="Arial"/>
            <w:noProof/>
            <w:sz w:val="20"/>
          </w:rPr>
          <w:tab/>
        </w:r>
        <w:r w:rsidRPr="00964D88">
          <w:rPr>
            <w:rFonts w:ascii="Arial" w:eastAsia="Times New Roman" w:hAnsi="Arial" w:cs="Arial"/>
            <w:b/>
            <w:bCs/>
            <w:noProof/>
            <w:sz w:val="20"/>
          </w:rPr>
          <w:t>Tyrrell JB, Findling JW, Aron DC, Fitzgerald PA, Forsham PH.</w:t>
        </w:r>
        <w:r w:rsidRPr="00964D88">
          <w:rPr>
            <w:rFonts w:ascii="Arial" w:eastAsia="Times New Roman" w:hAnsi="Arial" w:cs="Arial"/>
            <w:noProof/>
            <w:sz w:val="20"/>
          </w:rPr>
          <w:t xml:space="preserve"> An overnight high-dose dexamethasone suppression test for rapid differential diagnosis of Cushing’s syndrome. </w:t>
        </w:r>
        <w:r w:rsidRPr="00964D88">
          <w:rPr>
            <w:rFonts w:ascii="Arial" w:eastAsia="Times New Roman" w:hAnsi="Arial" w:cs="Arial"/>
            <w:i/>
            <w:iCs/>
            <w:noProof/>
            <w:sz w:val="20"/>
          </w:rPr>
          <w:t>Ann.Intern.Med.</w:t>
        </w:r>
        <w:r w:rsidRPr="00964D88">
          <w:rPr>
            <w:rFonts w:ascii="Arial" w:eastAsia="Times New Roman" w:hAnsi="Arial" w:cs="Arial"/>
            <w:noProof/>
            <w:sz w:val="20"/>
          </w:rPr>
          <w:t xml:space="preserve"> 1986;104:180–186.</w:t>
        </w:r>
      </w:ins>
    </w:p>
    <w:p w14:paraId="244BB283" w14:textId="77777777" w:rsidR="003629DC" w:rsidRPr="00964D88" w:rsidRDefault="003629DC" w:rsidP="003629DC">
      <w:pPr>
        <w:widowControl w:val="0"/>
        <w:autoSpaceDE w:val="0"/>
        <w:autoSpaceDN w:val="0"/>
        <w:adjustRightInd w:val="0"/>
        <w:ind w:left="640" w:hanging="640"/>
        <w:rPr>
          <w:ins w:id="126" w:author="Dave Bridges" w:date="2018-03-24T13:58:00Z"/>
          <w:rFonts w:ascii="Arial" w:eastAsia="Times New Roman" w:hAnsi="Arial" w:cs="Arial"/>
          <w:noProof/>
          <w:sz w:val="20"/>
        </w:rPr>
      </w:pPr>
      <w:ins w:id="127" w:author="Dave Bridges" w:date="2018-03-24T13:58:00Z">
        <w:r w:rsidRPr="00964D88">
          <w:rPr>
            <w:rFonts w:ascii="Arial" w:eastAsia="Times New Roman" w:hAnsi="Arial" w:cs="Arial"/>
            <w:noProof/>
            <w:sz w:val="20"/>
          </w:rPr>
          <w:t xml:space="preserve">3. </w:t>
        </w:r>
        <w:r w:rsidRPr="00964D88">
          <w:rPr>
            <w:rFonts w:ascii="Arial" w:eastAsia="Times New Roman" w:hAnsi="Arial" w:cs="Arial"/>
            <w:noProof/>
            <w:sz w:val="20"/>
          </w:rPr>
          <w:tab/>
        </w:r>
        <w:r w:rsidRPr="00964D88">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964D88">
          <w:rPr>
            <w:rFonts w:ascii="Arial" w:eastAsia="Times New Roman" w:hAnsi="Arial" w:cs="Arial"/>
            <w:noProof/>
            <w:sz w:val="20"/>
          </w:rPr>
          <w:t xml:space="preserve"> Mifepristone, a Glucocorticoid Receptor Antagonist, Produces Clinical and Metabolic Benefits in Patients with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2012;97(6):2039–2049.</w:t>
        </w:r>
      </w:ins>
    </w:p>
    <w:p w14:paraId="070C0EF4" w14:textId="77777777" w:rsidR="003629DC" w:rsidRPr="00964D88" w:rsidRDefault="003629DC" w:rsidP="003629DC">
      <w:pPr>
        <w:widowControl w:val="0"/>
        <w:autoSpaceDE w:val="0"/>
        <w:autoSpaceDN w:val="0"/>
        <w:adjustRightInd w:val="0"/>
        <w:ind w:left="640" w:hanging="640"/>
        <w:rPr>
          <w:ins w:id="128" w:author="Dave Bridges" w:date="2018-03-24T13:58:00Z"/>
          <w:rFonts w:ascii="Arial" w:eastAsia="Times New Roman" w:hAnsi="Arial" w:cs="Arial"/>
          <w:noProof/>
          <w:sz w:val="20"/>
        </w:rPr>
      </w:pPr>
      <w:ins w:id="129" w:author="Dave Bridges" w:date="2018-03-24T13:58:00Z">
        <w:r w:rsidRPr="00964D88">
          <w:rPr>
            <w:rFonts w:ascii="Arial" w:eastAsia="Times New Roman" w:hAnsi="Arial" w:cs="Arial"/>
            <w:noProof/>
            <w:sz w:val="20"/>
          </w:rPr>
          <w:t xml:space="preserve">4. </w:t>
        </w:r>
        <w:r w:rsidRPr="00964D88">
          <w:rPr>
            <w:rFonts w:ascii="Arial" w:eastAsia="Times New Roman" w:hAnsi="Arial" w:cs="Arial"/>
            <w:noProof/>
            <w:sz w:val="20"/>
          </w:rPr>
          <w:tab/>
        </w:r>
        <w:r w:rsidRPr="00964D88">
          <w:rPr>
            <w:rFonts w:ascii="Arial" w:eastAsia="Times New Roman" w:hAnsi="Arial" w:cs="Arial"/>
            <w:b/>
            <w:bCs/>
            <w:noProof/>
            <w:sz w:val="20"/>
          </w:rPr>
          <w:t>Martin NM, Dhillo WS, Banerjee A, Abdulali A, Jayasena CN, Donaldson M, Todd JF, Meeran K.</w:t>
        </w:r>
        <w:r w:rsidRPr="00964D88">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2006;91(7):2582–2586.</w:t>
        </w:r>
      </w:ins>
    </w:p>
    <w:p w14:paraId="74A6656D" w14:textId="77777777" w:rsidR="003629DC" w:rsidRPr="00964D88" w:rsidRDefault="003629DC" w:rsidP="003629DC">
      <w:pPr>
        <w:widowControl w:val="0"/>
        <w:autoSpaceDE w:val="0"/>
        <w:autoSpaceDN w:val="0"/>
        <w:adjustRightInd w:val="0"/>
        <w:ind w:left="640" w:hanging="640"/>
        <w:rPr>
          <w:ins w:id="130" w:author="Dave Bridges" w:date="2018-03-24T13:58:00Z"/>
          <w:rFonts w:ascii="Arial" w:hAnsi="Arial" w:cs="Arial"/>
          <w:noProof/>
          <w:sz w:val="20"/>
        </w:rPr>
      </w:pPr>
      <w:ins w:id="131" w:author="Dave Bridges" w:date="2018-03-24T13:58:00Z">
        <w:r w:rsidRPr="00964D88">
          <w:rPr>
            <w:rFonts w:ascii="Arial" w:eastAsia="Times New Roman" w:hAnsi="Arial" w:cs="Arial"/>
            <w:noProof/>
            <w:sz w:val="20"/>
          </w:rPr>
          <w:t xml:space="preserve">5. </w:t>
        </w:r>
        <w:r w:rsidRPr="00964D88">
          <w:rPr>
            <w:rFonts w:ascii="Arial" w:eastAsia="Times New Roman" w:hAnsi="Arial" w:cs="Arial"/>
            <w:noProof/>
            <w:sz w:val="20"/>
          </w:rPr>
          <w:tab/>
        </w:r>
        <w:r w:rsidRPr="00964D88">
          <w:rPr>
            <w:rFonts w:ascii="Arial" w:eastAsia="Times New Roman" w:hAnsi="Arial" w:cs="Arial"/>
            <w:b/>
            <w:bCs/>
            <w:noProof/>
            <w:sz w:val="20"/>
          </w:rPr>
          <w:t>Papanicolaou DA, Yanovski JA, Cutler GB, Chrousos GP, Nieman LK.</w:t>
        </w:r>
        <w:r w:rsidRPr="00964D88">
          <w:rPr>
            <w:rFonts w:ascii="Arial" w:eastAsia="Times New Roman" w:hAnsi="Arial" w:cs="Arial"/>
            <w:noProof/>
            <w:sz w:val="20"/>
          </w:rPr>
          <w:t xml:space="preserve"> Distinguishes Cushing ’ s Syndrome from Pseudo-Cushing. </w:t>
        </w:r>
        <w:r w:rsidRPr="00964D88">
          <w:rPr>
            <w:rFonts w:ascii="Arial" w:eastAsia="Times New Roman" w:hAnsi="Arial" w:cs="Arial"/>
            <w:i/>
            <w:iCs/>
            <w:noProof/>
            <w:sz w:val="20"/>
          </w:rPr>
          <w:t>Endocrinol. Metab.</w:t>
        </w:r>
        <w:r w:rsidRPr="00964D88">
          <w:rPr>
            <w:rFonts w:ascii="Arial" w:eastAsia="Times New Roman" w:hAnsi="Arial" w:cs="Arial"/>
            <w:noProof/>
            <w:sz w:val="20"/>
          </w:rPr>
          <w:t xml:space="preserve"> 2009;83(4):1163–1167.</w:t>
        </w:r>
      </w:ins>
    </w:p>
    <w:p w14:paraId="2E8E0F0B" w14:textId="77777777" w:rsidR="003629DC" w:rsidRDefault="003629DC" w:rsidP="003629DC">
      <w:pPr>
        <w:widowControl w:val="0"/>
        <w:autoSpaceDE w:val="0"/>
        <w:autoSpaceDN w:val="0"/>
        <w:adjustRightInd w:val="0"/>
        <w:ind w:left="640" w:hanging="640"/>
        <w:rPr>
          <w:ins w:id="132" w:author="Dave Bridges" w:date="2018-03-24T13:58:00Z"/>
          <w:rFonts w:ascii="Arial" w:eastAsia="Times New Roman" w:hAnsi="Arial" w:cs="Arial"/>
          <w:color w:val="FF0000"/>
          <w:sz w:val="19"/>
          <w:szCs w:val="19"/>
          <w:shd w:val="clear" w:color="auto" w:fill="FFFFFF"/>
        </w:rPr>
      </w:pPr>
      <w:ins w:id="133"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6" w:author="Dave Bridges" w:date="2018-03-24T13:55:00Z" w:initials="DB">
    <w:p w14:paraId="03049710" w14:textId="14FBE3C1" w:rsidR="001C5F02" w:rsidRDefault="001C5F02">
      <w:pPr>
        <w:pStyle w:val="CommentText"/>
      </w:pPr>
      <w:r>
        <w:rPr>
          <w:rStyle w:val="CommentReference"/>
        </w:rPr>
        <w:annotationRef/>
      </w:r>
      <w:r>
        <w:t xml:space="preserve">Write it </w:t>
      </w:r>
      <w:proofErr w:type="spellStart"/>
      <w:r>
        <w:t>witout</w:t>
      </w:r>
      <w:proofErr w:type="spellEnd"/>
      <w:r>
        <w:t xml:space="preserve"> interpretation</w:t>
      </w:r>
    </w:p>
  </w:comment>
  <w:comment w:id="39"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 w:id="116" w:author="Dave Bridges" w:date="2018-03-24T14:07:00Z" w:initials="DB">
    <w:p w14:paraId="181987DC" w14:textId="634A85AD" w:rsidR="00253A0E" w:rsidRDefault="00253A0E">
      <w:pPr>
        <w:pStyle w:val="CommentText"/>
      </w:pPr>
      <w:r>
        <w:rPr>
          <w:rStyle w:val="CommentReference"/>
        </w:rPr>
        <w:annotationRef/>
      </w:r>
      <w:r>
        <w:t>Ake figure legend for this and put it in Supplementary Figure 1</w:t>
      </w:r>
    </w:p>
  </w:comment>
  <w:comment w:id="118" w:author="Dave Bridges" w:date="2018-03-24T14:17:00Z" w:initials="DB">
    <w:p w14:paraId="18DA4DD5" w14:textId="5B0629AE" w:rsidR="006110EE" w:rsidRDefault="006110EE">
      <w:pPr>
        <w:pStyle w:val="CommentText"/>
      </w:pPr>
      <w:r>
        <w:rPr>
          <w:rStyle w:val="CommentReference"/>
        </w:rPr>
        <w:annotationRef/>
      </w:r>
      <w:hyperlink r:id="rId1" w:history="1">
        <w:r w:rsidRPr="001A4773">
          <w:rPr>
            <w:rStyle w:val="Hyperlink"/>
          </w:rPr>
          <w:t>http://www.jbc.org/content/264/35/20992</w:t>
        </w:r>
      </w:hyperlink>
      <w:r>
        <w:t xml:space="preserve"> and </w:t>
      </w:r>
      <w:r w:rsidRPr="006110EE">
        <w:t>https://www.sciencedirect.com/science/article/pii/S0960076015300807</w:t>
      </w:r>
    </w:p>
  </w:comment>
  <w:comment w:id="119" w:author="Dave Bridges" w:date="2018-03-24T13:58:00Z" w:initials="DB">
    <w:p w14:paraId="1AE3E9FF" w14:textId="444B65CD" w:rsidR="003629DC" w:rsidRDefault="003629DC">
      <w:pPr>
        <w:pStyle w:val="CommentText"/>
      </w:pPr>
      <w:r>
        <w:rPr>
          <w:rStyle w:val="CommentReference"/>
        </w:rPr>
        <w:annotationRef/>
      </w:r>
      <w:r>
        <w:t>Put this in a figure, get rid of the #REF columns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3049710" w15:done="0"/>
  <w15:commentEx w15:paraId="01705381" w15:done="0"/>
  <w15:commentEx w15:paraId="181987DC" w15:done="0"/>
  <w15:commentEx w15:paraId="18DA4DD5" w15:done="0"/>
  <w15:commentEx w15:paraId="1AE3E9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90431"/>
    <w:rsid w:val="000C02F1"/>
    <w:rsid w:val="000F1EB6"/>
    <w:rsid w:val="001152F7"/>
    <w:rsid w:val="00120D8D"/>
    <w:rsid w:val="00131ED6"/>
    <w:rsid w:val="00136BD4"/>
    <w:rsid w:val="001A5D8A"/>
    <w:rsid w:val="001A5EFC"/>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41448"/>
    <w:rsid w:val="003629DC"/>
    <w:rsid w:val="00375C86"/>
    <w:rsid w:val="003869C7"/>
    <w:rsid w:val="003E25D1"/>
    <w:rsid w:val="003F6249"/>
    <w:rsid w:val="004019FB"/>
    <w:rsid w:val="00434BB4"/>
    <w:rsid w:val="00435C2D"/>
    <w:rsid w:val="00476DF6"/>
    <w:rsid w:val="004B618C"/>
    <w:rsid w:val="004E667A"/>
    <w:rsid w:val="005847DE"/>
    <w:rsid w:val="005946A3"/>
    <w:rsid w:val="005A68AD"/>
    <w:rsid w:val="005F50BB"/>
    <w:rsid w:val="00603402"/>
    <w:rsid w:val="006110EE"/>
    <w:rsid w:val="00621647"/>
    <w:rsid w:val="00662C0D"/>
    <w:rsid w:val="0067000C"/>
    <w:rsid w:val="006A3059"/>
    <w:rsid w:val="006A4333"/>
    <w:rsid w:val="006D0542"/>
    <w:rsid w:val="006F572B"/>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E1744"/>
    <w:rsid w:val="009171E5"/>
    <w:rsid w:val="00917DC0"/>
    <w:rsid w:val="00925A7D"/>
    <w:rsid w:val="00961A9D"/>
    <w:rsid w:val="00964D88"/>
    <w:rsid w:val="009A335B"/>
    <w:rsid w:val="009D36FF"/>
    <w:rsid w:val="00A16083"/>
    <w:rsid w:val="00A40AEF"/>
    <w:rsid w:val="00AD59AE"/>
    <w:rsid w:val="00B178E1"/>
    <w:rsid w:val="00B20EC3"/>
    <w:rsid w:val="00B37AB0"/>
    <w:rsid w:val="00B37BF1"/>
    <w:rsid w:val="00B546FE"/>
    <w:rsid w:val="00B734D0"/>
    <w:rsid w:val="00B93C8C"/>
    <w:rsid w:val="00BC3336"/>
    <w:rsid w:val="00BD03A5"/>
    <w:rsid w:val="00BD7DDD"/>
    <w:rsid w:val="00C023FC"/>
    <w:rsid w:val="00C33279"/>
    <w:rsid w:val="00C3439A"/>
    <w:rsid w:val="00C66EAE"/>
    <w:rsid w:val="00C9202B"/>
    <w:rsid w:val="00C93F90"/>
    <w:rsid w:val="00CC3862"/>
    <w:rsid w:val="00CE11BE"/>
    <w:rsid w:val="00D10AB5"/>
    <w:rsid w:val="00D22789"/>
    <w:rsid w:val="00DA3F41"/>
    <w:rsid w:val="00DD20C6"/>
    <w:rsid w:val="00DE3303"/>
    <w:rsid w:val="00DE4DFD"/>
    <w:rsid w:val="00DF16A0"/>
    <w:rsid w:val="00DF4595"/>
    <w:rsid w:val="00DF6D48"/>
    <w:rsid w:val="00DF79D8"/>
    <w:rsid w:val="00E67522"/>
    <w:rsid w:val="00E96EA3"/>
    <w:rsid w:val="00EE279C"/>
    <w:rsid w:val="00F03941"/>
    <w:rsid w:val="00F50F5D"/>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jbc.org/content/264/35/20992" TargetMode="External"/></Relationship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chart" Target="charts/chart5.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Insulin</a:t>
            </a:r>
            <a:r>
              <a:rPr lang="en-US" sz="1000" baseline="0"/>
              <a:t> Clearance</a:t>
            </a:r>
            <a:r>
              <a:rPr lang="en-US" sz="1000"/>
              <a:t> (ml/kg</a:t>
            </a:r>
            <a:r>
              <a:rPr lang="en-US" sz="1000" baseline="-25000"/>
              <a:t>LBM</a:t>
            </a:r>
            <a:r>
              <a:rPr lang="en-US" sz="1000"/>
              <a:t>/min)</a:t>
            </a:r>
          </a:p>
        </c:rich>
      </c:tx>
      <c:layout>
        <c:manualLayout>
          <c:xMode val="edge"/>
          <c:yMode val="edge"/>
          <c:x val="0.186335403726711"/>
          <c:y val="0.023696682464455"/>
        </c:manualLayout>
      </c:layout>
      <c:overlay val="0"/>
      <c:spPr>
        <a:noFill/>
        <a:ln w="25400">
          <a:noFill/>
        </a:ln>
      </c:spPr>
    </c:title>
    <c:autoTitleDeleted val="0"/>
    <c:plotArea>
      <c:layout>
        <c:manualLayout>
          <c:layoutTarget val="inner"/>
          <c:xMode val="edge"/>
          <c:yMode val="edge"/>
          <c:x val="0.2360248447205"/>
          <c:y val="0.270142805240126"/>
          <c:w val="0.701863354037256"/>
          <c:h val="0.582939737623431"/>
        </c:manualLayout>
      </c:layout>
      <c:barChart>
        <c:barDir val="col"/>
        <c:grouping val="clustered"/>
        <c:varyColors val="0"/>
        <c:ser>
          <c:idx val="0"/>
          <c:order val="0"/>
          <c:spPr>
            <a:solidFill>
              <a:srgbClr val="9999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E329-423F-BF12-CAED986A12A6}"/>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E329-423F-BF12-CAED986A12A6}"/>
              </c:ext>
            </c:extLst>
          </c:dPt>
          <c:errBars>
            <c:errBarType val="plus"/>
            <c:errValType val="cust"/>
            <c:noEndCap val="0"/>
            <c:plus>
              <c:numRef>
                <c:f>('Clamp summary (US unit)'!$AB$55,'Clamp summary (US unit)'!$AB$78,'Clamp summary (US unit)'!$AB$101)</c:f>
                <c:numCache>
                  <c:formatCode>General</c:formatCode>
                  <c:ptCount val="3"/>
                  <c:pt idx="0">
                    <c:v>8.667222259280112</c:v>
                  </c:pt>
                  <c:pt idx="1">
                    <c:v>7.157182539825583</c:v>
                  </c:pt>
                  <c:pt idx="2">
                    <c:v>0.0</c:v>
                  </c:pt>
                </c:numCache>
              </c:numRef>
            </c:plus>
            <c:minus>
              <c:numRef>
                <c:f>'Clamp summary (US unit)'!$AE$36</c:f>
                <c:numCache>
                  <c:formatCode>General</c:formatCode>
                  <c:ptCount val="1"/>
                </c:numCache>
              </c:numRef>
            </c:minus>
            <c:spPr>
              <a:ln w="3175">
                <a:solidFill>
                  <a:srgbClr val="000000"/>
                </a:solidFill>
                <a:prstDash val="solid"/>
              </a:ln>
            </c:spPr>
          </c:errBars>
          <c:cat>
            <c:strRef>
              <c:f>('Clamp summary (US unit)'!$B$51,'Clamp summary (US unit)'!$B$74)</c:f>
              <c:strCache>
                <c:ptCount val="2"/>
                <c:pt idx="0">
                  <c:v>NC Ctrl</c:v>
                </c:pt>
                <c:pt idx="1">
                  <c:v>NC+Dex</c:v>
                </c:pt>
              </c:strCache>
            </c:strRef>
          </c:cat>
          <c:val>
            <c:numRef>
              <c:f>('Clamp summary (US unit)'!$AA$55,'Clamp summary (US unit)'!$AA$78,'Clamp summary (US unit)'!$AA$101)</c:f>
              <c:numCache>
                <c:formatCode>0.00</c:formatCode>
                <c:ptCount val="3"/>
                <c:pt idx="0">
                  <c:v>134.128061757298</c:v>
                </c:pt>
                <c:pt idx="1">
                  <c:v>69.50764830881401</c:v>
                </c:pt>
                <c:pt idx="2">
                  <c:v>0.0</c:v>
                </c:pt>
              </c:numCache>
            </c:numRef>
          </c:val>
          <c:extLst xmlns:c16r2="http://schemas.microsoft.com/office/drawing/2015/06/chart">
            <c:ext xmlns:c16="http://schemas.microsoft.com/office/drawing/2014/chart" uri="{C3380CC4-5D6E-409C-BE32-E72D297353CC}">
              <c16:uniqueId val="{00000006-E329-423F-BF12-CAED986A12A6}"/>
            </c:ext>
          </c:extLst>
        </c:ser>
        <c:dLbls>
          <c:showLegendKey val="0"/>
          <c:showVal val="0"/>
          <c:showCatName val="0"/>
          <c:showSerName val="0"/>
          <c:showPercent val="0"/>
          <c:showBubbleSize val="0"/>
        </c:dLbls>
        <c:gapWidth val="150"/>
        <c:axId val="-758654688"/>
        <c:axId val="-782231024"/>
      </c:barChart>
      <c:catAx>
        <c:axId val="-75865468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82231024"/>
        <c:crosses val="autoZero"/>
        <c:auto val="1"/>
        <c:lblAlgn val="ctr"/>
        <c:lblOffset val="100"/>
        <c:tickLblSkip val="1"/>
        <c:tickMarkSkip val="1"/>
        <c:noMultiLvlLbl val="0"/>
      </c:catAx>
      <c:valAx>
        <c:axId val="-782231024"/>
        <c:scaling>
          <c:orientation val="minMax"/>
          <c:max val="20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58654688"/>
        <c:crosses val="autoZero"/>
        <c:crossBetween val="between"/>
        <c:majorUnit val="5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Plasma Insulin
(µU/ml)</a:t>
            </a:r>
          </a:p>
        </c:rich>
      </c:tx>
      <c:layout>
        <c:manualLayout>
          <c:xMode val="edge"/>
          <c:yMode val="edge"/>
          <c:x val="0.236024844720499"/>
          <c:y val="0.023696682464455"/>
        </c:manualLayout>
      </c:layout>
      <c:overlay val="0"/>
      <c:spPr>
        <a:noFill/>
        <a:ln w="25400">
          <a:noFill/>
        </a:ln>
      </c:spPr>
    </c:title>
    <c:autoTitleDeleted val="0"/>
    <c:plotArea>
      <c:layout>
        <c:manualLayout>
          <c:layoutTarget val="inner"/>
          <c:xMode val="edge"/>
          <c:yMode val="edge"/>
          <c:x val="0.229923868212126"/>
          <c:y val="0.279621500160832"/>
          <c:w val="0.736949837792028"/>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D5D0-4BE7-8F52-D2272ECBFEC3}"/>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D5D0-4BE7-8F52-D2272ECBFEC3}"/>
              </c:ext>
            </c:extLst>
          </c:dPt>
          <c:errBars>
            <c:errBarType val="plus"/>
            <c:errValType val="cust"/>
            <c:noEndCap val="0"/>
            <c:plus>
              <c:numRef>
                <c:f>('Clamp summary (US unit)'!$L$59,'Clamp summary (US unit)'!$L$82,'Clamp summary (US unit)'!$L$105)</c:f>
                <c:numCache>
                  <c:formatCode>General</c:formatCode>
                  <c:ptCount val="3"/>
                  <c:pt idx="0">
                    <c:v>1.543932519304927</c:v>
                  </c:pt>
                  <c:pt idx="1">
                    <c:v>5.12726844225657</c:v>
                  </c:pt>
                  <c:pt idx="2">
                    <c:v>0.0</c:v>
                  </c:pt>
                </c:numCache>
              </c:numRef>
            </c:plus>
            <c:minus>
              <c:numRef>
                <c:f>'Clamp summary (US unit)'!$Z$32</c:f>
                <c:numCache>
                  <c:formatCode>General</c:formatCode>
                  <c:ptCount val="1"/>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unit)'!$K$59,'Clamp summary (US unit)'!$K$82,'Clamp summary (US unit)'!$K$105)</c:f>
              <c:numCache>
                <c:formatCode>0.00</c:formatCode>
                <c:ptCount val="3"/>
                <c:pt idx="0">
                  <c:v>11.03471076923077</c:v>
                </c:pt>
                <c:pt idx="1">
                  <c:v>28.980957</c:v>
                </c:pt>
                <c:pt idx="2">
                  <c:v>0.0</c:v>
                </c:pt>
              </c:numCache>
            </c:numRef>
          </c:val>
          <c:extLst xmlns:c16r2="http://schemas.microsoft.com/office/drawing/2015/06/chart">
            <c:ext xmlns:c16="http://schemas.microsoft.com/office/drawing/2014/chart" uri="{C3380CC4-5D6E-409C-BE32-E72D297353CC}">
              <c16:uniqueId val="{00000004-D5D0-4BE7-8F52-D2272ECBFEC3}"/>
            </c:ext>
          </c:extLst>
        </c:ser>
        <c:ser>
          <c:idx val="1"/>
          <c:order val="1"/>
          <c:tx>
            <c:v>Clamp</c:v>
          </c:tx>
          <c:spPr>
            <a:solidFill>
              <a:schemeClr val="bg1"/>
            </a:solid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D5D0-4BE7-8F52-D2272ECBFEC3}"/>
              </c:ext>
            </c:extLst>
          </c:dPt>
          <c:dPt>
            <c:idx val="1"/>
            <c:invertIfNegative val="0"/>
            <c:bubble3D val="0"/>
            <c:spPr>
              <a:solidFill>
                <a:srgbClr val="66CCFF"/>
              </a:solidFill>
              <a:ln>
                <a:solidFill>
                  <a:srgbClr val="000000"/>
                </a:solidFill>
              </a:ln>
            </c:spPr>
            <c:extLst xmlns:c16r2="http://schemas.microsoft.com/office/drawing/2015/06/chart">
              <c:ext xmlns:c16="http://schemas.microsoft.com/office/drawing/2014/chart" uri="{C3380CC4-5D6E-409C-BE32-E72D297353CC}">
                <c16:uniqueId val="{00000008-D5D0-4BE7-8F52-D2272ECBFEC3}"/>
              </c:ext>
            </c:extLst>
          </c:dPt>
          <c:errBars>
            <c:errBarType val="plus"/>
            <c:errValType val="cust"/>
            <c:noEndCap val="0"/>
            <c:plus>
              <c:numRef>
                <c:f>('Clamp summary (US unit)'!$L$60,'Clamp summary (US unit)'!$L$83,'Clamp summary (US unit)'!$L$106)</c:f>
                <c:numCache>
                  <c:formatCode>General</c:formatCode>
                  <c:ptCount val="3"/>
                  <c:pt idx="0">
                    <c:v>3.069776550663897</c:v>
                  </c:pt>
                  <c:pt idx="1">
                    <c:v>13.87214943506114</c:v>
                  </c:pt>
                  <c:pt idx="2">
                    <c:v>0.0</c:v>
                  </c:pt>
                </c:numCache>
              </c:numRef>
            </c:plus>
            <c:minus>
              <c:numRef>
                <c:f>'Clamp summary (US unit)'!$Z$32</c:f>
                <c:numCache>
                  <c:formatCode>General</c:formatCode>
                  <c:ptCount val="1"/>
                </c:numCache>
              </c:numRef>
            </c:minus>
            <c:spPr>
              <a:solidFill>
                <a:schemeClr val="bg1"/>
              </a:solid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unit)'!$K$60,'Clamp summary (US unit)'!$K$83,'Clamp summary (US unit)'!$K$106)</c:f>
              <c:numCache>
                <c:formatCode>0.00</c:formatCode>
                <c:ptCount val="3"/>
                <c:pt idx="0">
                  <c:v>43.0983846153846</c:v>
                </c:pt>
                <c:pt idx="1">
                  <c:v>95.80209999999998</c:v>
                </c:pt>
                <c:pt idx="2">
                  <c:v>0.0</c:v>
                </c:pt>
              </c:numCache>
            </c:numRef>
          </c:val>
          <c:extLst xmlns:c16r2="http://schemas.microsoft.com/office/drawing/2015/06/chart">
            <c:ext xmlns:c16="http://schemas.microsoft.com/office/drawing/2014/chart" uri="{C3380CC4-5D6E-409C-BE32-E72D297353CC}">
              <c16:uniqueId val="{0000000B-D5D0-4BE7-8F52-D2272ECBFEC3}"/>
            </c:ext>
          </c:extLst>
        </c:ser>
        <c:dLbls>
          <c:showLegendKey val="0"/>
          <c:showVal val="0"/>
          <c:showCatName val="0"/>
          <c:showSerName val="0"/>
          <c:showPercent val="0"/>
          <c:showBubbleSize val="0"/>
        </c:dLbls>
        <c:gapWidth val="150"/>
        <c:axId val="-727201696"/>
        <c:axId val="-728605344"/>
      </c:barChart>
      <c:catAx>
        <c:axId val="-727201696"/>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8605344"/>
        <c:crosses val="autoZero"/>
        <c:auto val="1"/>
        <c:lblAlgn val="ctr"/>
        <c:lblOffset val="100"/>
        <c:tickLblSkip val="1"/>
        <c:tickMarkSkip val="1"/>
        <c:noMultiLvlLbl val="0"/>
      </c:catAx>
      <c:valAx>
        <c:axId val="-728605344"/>
        <c:scaling>
          <c:orientation val="minMax"/>
          <c:max val="125.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7201696"/>
        <c:crosses val="autoZero"/>
        <c:crossBetween val="between"/>
        <c:majorUnit val="25.0"/>
      </c:valAx>
      <c:spPr>
        <a:noFill/>
        <a:ln w="25400">
          <a:noFill/>
        </a:ln>
      </c:spPr>
    </c:plotArea>
    <c:legend>
      <c:legendPos val="r"/>
      <c:layout>
        <c:manualLayout>
          <c:xMode val="edge"/>
          <c:yMode val="edge"/>
          <c:x val="0.290378050569769"/>
          <c:y val="0.218043810874353"/>
          <c:w val="0.295453285730588"/>
          <c:h val="0.132253610478785"/>
        </c:manualLayout>
      </c:layout>
      <c:overlay val="1"/>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accent6">
        <a:lumMod val="40000"/>
        <a:lumOff val="60000"/>
      </a:schemeClr>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HGP (mg/kg/min)</a:t>
            </a:r>
          </a:p>
        </c:rich>
      </c:tx>
      <c:layout>
        <c:manualLayout>
          <c:xMode val="edge"/>
          <c:yMode val="edge"/>
          <c:x val="0.198757763975155"/>
          <c:y val="0.023696682464455"/>
        </c:manualLayout>
      </c:layout>
      <c:overlay val="0"/>
      <c:spPr>
        <a:noFill/>
        <a:ln w="25400">
          <a:noFill/>
        </a:ln>
      </c:spPr>
    </c:title>
    <c:autoTitleDeleted val="0"/>
    <c:plotArea>
      <c:layout>
        <c:manualLayout>
          <c:layoutTarget val="inner"/>
          <c:xMode val="edge"/>
          <c:yMode val="edge"/>
          <c:x val="0.186335403726711"/>
          <c:y val="0.279621500160832"/>
          <c:w val="0.726708074534181"/>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568A-4D6E-A2AC-5045AEAD5C30}"/>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568A-4D6E-A2AC-5045AEAD5C30}"/>
              </c:ext>
            </c:extLst>
          </c:dPt>
          <c:errBars>
            <c:errBarType val="plus"/>
            <c:errValType val="cust"/>
            <c:noEndCap val="0"/>
            <c:plus>
              <c:numRef>
                <c:f>('Clamp summary (US unit)'!$V$48,'Clamp summary (US unit)'!$V$71,'Clamp summary (US unit)'!$V$94)</c:f>
                <c:numCache>
                  <c:formatCode>General</c:formatCode>
                  <c:ptCount val="3"/>
                  <c:pt idx="0">
                    <c:v>3.08757311261071</c:v>
                  </c:pt>
                  <c:pt idx="1">
                    <c:v>1.213632198490128</c:v>
                  </c:pt>
                  <c:pt idx="2">
                    <c:v>0.0</c:v>
                  </c:pt>
                </c:numCache>
              </c:numRef>
            </c:plus>
            <c:minus>
              <c:numRef>
                <c:f>('Clamp summary (US unit)'!$V$48,'Clamp summary (US unit)'!$V$71)</c:f>
                <c:numCache>
                  <c:formatCode>General</c:formatCode>
                  <c:ptCount val="2"/>
                  <c:pt idx="0">
                    <c:v>3.08757311261071</c:v>
                  </c:pt>
                  <c:pt idx="1">
                    <c:v>1.213632198490128</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unit)'!$U$48,'Clamp summary (US unit)'!$U$71,'Clamp summary (US unit)'!$U$94)</c:f>
              <c:numCache>
                <c:formatCode>0.00</c:formatCode>
                <c:ptCount val="3"/>
                <c:pt idx="0">
                  <c:v>29.38811327338131</c:v>
                </c:pt>
                <c:pt idx="1">
                  <c:v>28.84170038703359</c:v>
                </c:pt>
                <c:pt idx="2">
                  <c:v>0.0</c:v>
                </c:pt>
              </c:numCache>
            </c:numRef>
          </c:val>
          <c:extLst xmlns:c16r2="http://schemas.microsoft.com/office/drawing/2015/06/chart">
            <c:ext xmlns:c16="http://schemas.microsoft.com/office/drawing/2014/chart" uri="{C3380CC4-5D6E-409C-BE32-E72D297353CC}">
              <c16:uniqueId val="{00000004-568A-4D6E-A2AC-5045AEAD5C30}"/>
            </c:ext>
          </c:extLst>
        </c:ser>
        <c:ser>
          <c:idx val="1"/>
          <c:order val="1"/>
          <c:tx>
            <c:v>Clamp</c:v>
          </c:tx>
          <c:spPr>
            <a:no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568A-4D6E-A2AC-5045AEAD5C30}"/>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568A-4D6E-A2AC-5045AEAD5C30}"/>
              </c:ext>
            </c:extLst>
          </c:dPt>
          <c:errBars>
            <c:errBarType val="plus"/>
            <c:errValType val="cust"/>
            <c:noEndCap val="0"/>
            <c:plus>
              <c:numRef>
                <c:f>('Clamp summary (US unit)'!$V$55,'Clamp summary (US unit)'!$V$78,'Clamp summary (US unit)'!$V$101)</c:f>
                <c:numCache>
                  <c:formatCode>General</c:formatCode>
                  <c:ptCount val="3"/>
                  <c:pt idx="0">
                    <c:v>3.528781399852082</c:v>
                  </c:pt>
                  <c:pt idx="1">
                    <c:v>3.174147730659595</c:v>
                  </c:pt>
                  <c:pt idx="2">
                    <c:v>0.0</c:v>
                  </c:pt>
                </c:numCache>
              </c:numRef>
            </c:plus>
            <c:minus>
              <c:numRef>
                <c:f>('Clamp summary (US unit)'!$V$55,'Clamp summary (US unit)'!$V$78)</c:f>
                <c:numCache>
                  <c:formatCode>General</c:formatCode>
                  <c:ptCount val="2"/>
                  <c:pt idx="0">
                    <c:v>3.528781399852082</c:v>
                  </c:pt>
                  <c:pt idx="1">
                    <c:v>3.174147730659595</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unit)'!$U$55,'Clamp summary (US unit)'!$U$78,'Clamp summary (US unit)'!$U$101)</c:f>
              <c:numCache>
                <c:formatCode>0.00</c:formatCode>
                <c:ptCount val="3"/>
                <c:pt idx="0">
                  <c:v>13.40875828667835</c:v>
                </c:pt>
                <c:pt idx="1">
                  <c:v>10.23272594827267</c:v>
                </c:pt>
                <c:pt idx="2">
                  <c:v>0.0</c:v>
                </c:pt>
              </c:numCache>
            </c:numRef>
          </c:val>
          <c:extLst xmlns:c16r2="http://schemas.microsoft.com/office/drawing/2015/06/chart">
            <c:ext xmlns:c16="http://schemas.microsoft.com/office/drawing/2014/chart" uri="{C3380CC4-5D6E-409C-BE32-E72D297353CC}">
              <c16:uniqueId val="{0000000B-568A-4D6E-A2AC-5045AEAD5C30}"/>
            </c:ext>
          </c:extLst>
        </c:ser>
        <c:dLbls>
          <c:showLegendKey val="0"/>
          <c:showVal val="0"/>
          <c:showCatName val="0"/>
          <c:showSerName val="0"/>
          <c:showPercent val="0"/>
          <c:showBubbleSize val="0"/>
        </c:dLbls>
        <c:gapWidth val="150"/>
        <c:axId val="-832255408"/>
        <c:axId val="-800409488"/>
      </c:barChart>
      <c:catAx>
        <c:axId val="-83225540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00409488"/>
        <c:crosses val="autoZero"/>
        <c:auto val="1"/>
        <c:lblAlgn val="ctr"/>
        <c:lblOffset val="100"/>
        <c:tickLblSkip val="1"/>
        <c:tickMarkSkip val="1"/>
        <c:noMultiLvlLbl val="0"/>
      </c:catAx>
      <c:valAx>
        <c:axId val="-800409488"/>
        <c:scaling>
          <c:orientation val="minMax"/>
          <c:max val="4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32255408"/>
        <c:crosses val="autoZero"/>
        <c:crossBetween val="between"/>
        <c:majorUnit val="5.0"/>
      </c:valAx>
      <c:spPr>
        <a:noFill/>
        <a:ln w="25400">
          <a:noFill/>
        </a:ln>
      </c:spPr>
    </c:plotArea>
    <c:legend>
      <c:legendPos val="r"/>
      <c:layout>
        <c:manualLayout>
          <c:xMode val="edge"/>
          <c:yMode val="edge"/>
          <c:x val="0.247036077012113"/>
          <c:y val="0.135447002773942"/>
          <c:w val="0.266310624215459"/>
          <c:h val="0.13531066910475"/>
        </c:manualLayout>
      </c:layout>
      <c:overlay val="0"/>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Glucose Turnover
(mg/kg/min)</a:t>
            </a:r>
          </a:p>
        </c:rich>
      </c:tx>
      <c:layout>
        <c:manualLayout>
          <c:xMode val="edge"/>
          <c:yMode val="edge"/>
          <c:x val="0.180124223602484"/>
          <c:y val="0.023696682464455"/>
        </c:manualLayout>
      </c:layout>
      <c:overlay val="0"/>
      <c:spPr>
        <a:noFill/>
        <a:ln w="25400">
          <a:noFill/>
        </a:ln>
      </c:spPr>
    </c:title>
    <c:autoTitleDeleted val="0"/>
    <c:plotArea>
      <c:layout>
        <c:manualLayout>
          <c:layoutTarget val="inner"/>
          <c:xMode val="edge"/>
          <c:yMode val="edge"/>
          <c:x val="0.180124223602484"/>
          <c:y val="0.279621500160832"/>
          <c:w val="0.751552795031047"/>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F707-4703-9E7E-B20A5DE26595}"/>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F707-4703-9E7E-B20A5DE26595}"/>
              </c:ext>
            </c:extLst>
          </c:dPt>
          <c:errBars>
            <c:errBarType val="plus"/>
            <c:errValType val="cust"/>
            <c:noEndCap val="0"/>
            <c:plus>
              <c:numRef>
                <c:f>('Clamp summary (US unit)'!$T$48,'Clamp summary (US unit)'!$T$71,'Clamp summary (US unit)'!$T$94)</c:f>
                <c:numCache>
                  <c:formatCode>General</c:formatCode>
                  <c:ptCount val="3"/>
                  <c:pt idx="0">
                    <c:v>3.08757311261071</c:v>
                  </c:pt>
                  <c:pt idx="1">
                    <c:v>1.213632198490128</c:v>
                  </c:pt>
                  <c:pt idx="2">
                    <c:v>0.0</c:v>
                  </c:pt>
                </c:numCache>
              </c:numRef>
            </c:plus>
            <c:minus>
              <c:numRef>
                <c:f>'Clamp summary (US unit)'!$L$78</c:f>
                <c:numCache>
                  <c:formatCode>General</c:formatCode>
                  <c:ptCount val="1"/>
                  <c:pt idx="0">
                    <c:v>3.072605210204812</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unit)'!$S$48,'Clamp summary (US unit)'!$S$71,'Clamp summary (US unit)'!$S$94)</c:f>
              <c:numCache>
                <c:formatCode>0.00</c:formatCode>
                <c:ptCount val="3"/>
                <c:pt idx="0">
                  <c:v>29.38811327338131</c:v>
                </c:pt>
                <c:pt idx="1">
                  <c:v>28.84170038703359</c:v>
                </c:pt>
                <c:pt idx="2">
                  <c:v>0.0</c:v>
                </c:pt>
              </c:numCache>
            </c:numRef>
          </c:val>
          <c:extLst xmlns:c16r2="http://schemas.microsoft.com/office/drawing/2015/06/chart">
            <c:ext xmlns:c16="http://schemas.microsoft.com/office/drawing/2014/chart" uri="{C3380CC4-5D6E-409C-BE32-E72D297353CC}">
              <c16:uniqueId val="{00000004-F707-4703-9E7E-B20A5DE26595}"/>
            </c:ext>
          </c:extLst>
        </c:ser>
        <c:ser>
          <c:idx val="1"/>
          <c:order val="1"/>
          <c:tx>
            <c:v>Clamp</c:v>
          </c:tx>
          <c:spPr>
            <a:noFill/>
            <a:ln>
              <a:solidFill>
                <a:srgbClr val="000000"/>
              </a:solidFill>
            </a:ln>
          </c:spPr>
          <c:invertIfNegative val="0"/>
          <c:dPt>
            <c:idx val="0"/>
            <c:invertIfNegative val="0"/>
            <c:bubble3D val="0"/>
            <c:spPr>
              <a:solidFill>
                <a:srgbClr val="FFFF00"/>
              </a:solidFill>
              <a:ln w="9525" cmpd="sng">
                <a:solidFill>
                  <a:srgbClr val="000000"/>
                </a:solidFill>
              </a:ln>
            </c:spPr>
            <c:extLst xmlns:c16r2="http://schemas.microsoft.com/office/drawing/2015/06/chart">
              <c:ext xmlns:c16="http://schemas.microsoft.com/office/drawing/2014/chart" uri="{C3380CC4-5D6E-409C-BE32-E72D297353CC}">
                <c16:uniqueId val="{00000006-F707-4703-9E7E-B20A5DE26595}"/>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F707-4703-9E7E-B20A5DE26595}"/>
              </c:ext>
            </c:extLst>
          </c:dPt>
          <c:errBars>
            <c:errBarType val="plus"/>
            <c:errValType val="cust"/>
            <c:noEndCap val="0"/>
            <c:plus>
              <c:numRef>
                <c:f>('Clamp summary (US unit)'!$T$55,'Clamp summary (US unit)'!$T$78,'Clamp summary (US unit)'!$T$101)</c:f>
                <c:numCache>
                  <c:formatCode>General</c:formatCode>
                  <c:ptCount val="3"/>
                  <c:pt idx="0">
                    <c:v>3.465726273991502</c:v>
                  </c:pt>
                  <c:pt idx="1">
                    <c:v>4.676617288571397</c:v>
                  </c:pt>
                  <c:pt idx="2">
                    <c:v>0.0</c:v>
                  </c:pt>
                </c:numCache>
              </c:numRef>
            </c:plus>
            <c:minus>
              <c:numRef>
                <c:f>'Clamp summary (US unit)'!$L$78</c:f>
                <c:numCache>
                  <c:formatCode>General</c:formatCode>
                  <c:ptCount val="1"/>
                  <c:pt idx="0">
                    <c:v>3.072605210204812</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unit)'!$S$55,'Clamp summary (US unit)'!$S$78,'Clamp summary (US unit)'!$S$101)</c:f>
              <c:numCache>
                <c:formatCode>0.00</c:formatCode>
                <c:ptCount val="3"/>
                <c:pt idx="0">
                  <c:v>45.41165153105674</c:v>
                </c:pt>
                <c:pt idx="1">
                  <c:v>42.80558943043911</c:v>
                </c:pt>
                <c:pt idx="2">
                  <c:v>0.0</c:v>
                </c:pt>
              </c:numCache>
            </c:numRef>
          </c:val>
          <c:extLst xmlns:c16r2="http://schemas.microsoft.com/office/drawing/2015/06/chart">
            <c:ext xmlns:c16="http://schemas.microsoft.com/office/drawing/2014/chart" uri="{C3380CC4-5D6E-409C-BE32-E72D297353CC}">
              <c16:uniqueId val="{0000000B-F707-4703-9E7E-B20A5DE26595}"/>
            </c:ext>
          </c:extLst>
        </c:ser>
        <c:dLbls>
          <c:showLegendKey val="0"/>
          <c:showVal val="0"/>
          <c:showCatName val="0"/>
          <c:showSerName val="0"/>
          <c:showPercent val="0"/>
          <c:showBubbleSize val="0"/>
        </c:dLbls>
        <c:gapWidth val="150"/>
        <c:axId val="-725553200"/>
        <c:axId val="-727849072"/>
      </c:barChart>
      <c:catAx>
        <c:axId val="-72555320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7849072"/>
        <c:crosses val="autoZero"/>
        <c:auto val="1"/>
        <c:lblAlgn val="ctr"/>
        <c:lblOffset val="100"/>
        <c:tickLblSkip val="1"/>
        <c:tickMarkSkip val="1"/>
        <c:noMultiLvlLbl val="0"/>
      </c:catAx>
      <c:valAx>
        <c:axId val="-727849072"/>
        <c:scaling>
          <c:orientation val="minMax"/>
          <c:max val="6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5553200"/>
        <c:crosses val="autoZero"/>
        <c:crossBetween val="between"/>
        <c:majorUnit val="10.0"/>
      </c:valAx>
      <c:spPr>
        <a:noFill/>
        <a:ln w="25400">
          <a:noFill/>
        </a:ln>
      </c:spPr>
    </c:plotArea>
    <c:legend>
      <c:legendPos val="r"/>
      <c:layout>
        <c:manualLayout>
          <c:xMode val="edge"/>
          <c:yMode val="edge"/>
          <c:x val="0.24392559625699"/>
          <c:y val="0.217673620181364"/>
          <c:w val="0.267461567304095"/>
          <c:h val="0.132253610478785"/>
        </c:manualLayout>
      </c:layout>
      <c:overlay val="0"/>
      <c:spPr>
        <a:noFill/>
        <a:ln w="25400">
          <a:noFill/>
        </a:ln>
      </c:spPr>
      <c:txPr>
        <a:bodyPr/>
        <a:lstStyle/>
        <a:p>
          <a:pPr>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AUC</a:t>
            </a:r>
            <a:r>
              <a:rPr lang="en-US" sz="1000" baseline="0"/>
              <a:t>-GIR</a:t>
            </a:r>
            <a:r>
              <a:rPr lang="en-US" sz="1000" baseline="-25000"/>
              <a:t>0~120min</a:t>
            </a:r>
            <a:r>
              <a:rPr lang="en-US" sz="1000"/>
              <a:t>
(mg/kg)</a:t>
            </a:r>
          </a:p>
        </c:rich>
      </c:tx>
      <c:layout>
        <c:manualLayout>
          <c:xMode val="edge"/>
          <c:yMode val="edge"/>
          <c:x val="0.221490357183613"/>
          <c:y val="0.0300157977883102"/>
        </c:manualLayout>
      </c:layout>
      <c:overlay val="0"/>
      <c:spPr>
        <a:noFill/>
        <a:ln w="25400">
          <a:noFill/>
        </a:ln>
      </c:spPr>
    </c:title>
    <c:autoTitleDeleted val="0"/>
    <c:plotArea>
      <c:layout>
        <c:manualLayout>
          <c:layoutTarget val="inner"/>
          <c:xMode val="edge"/>
          <c:yMode val="edge"/>
          <c:x val="0.266776870282523"/>
          <c:y val="0.279621500160832"/>
          <c:w val="0.618619846432239"/>
          <c:h val="0.573461042702724"/>
        </c:manualLayout>
      </c:layout>
      <c:barChart>
        <c:barDir val="col"/>
        <c:grouping val="clustered"/>
        <c:varyColors val="0"/>
        <c:ser>
          <c:idx val="1"/>
          <c:order val="0"/>
          <c:tx>
            <c:v>Clamp</c:v>
          </c:tx>
          <c:spPr>
            <a:solidFill>
              <a:srgbClr val="FFFF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287C-4AA5-B766-39F65678489D}"/>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287C-4AA5-B766-39F65678489D}"/>
              </c:ext>
            </c:extLst>
          </c:dPt>
          <c:errBars>
            <c:errBarType val="plus"/>
            <c:errValType val="cust"/>
            <c:noEndCap val="0"/>
            <c:plus>
              <c:numRef>
                <c:f>('Clamp summary (US unit)'!$H$63,'Clamp summary (US unit)'!$H$86,'Clamp summary (US unit)'!$H$109)</c:f>
                <c:numCache>
                  <c:formatCode>General</c:formatCode>
                  <c:ptCount val="3"/>
                  <c:pt idx="0">
                    <c:v>262.879039124619</c:v>
                  </c:pt>
                  <c:pt idx="1">
                    <c:v>407.0371257247411</c:v>
                  </c:pt>
                  <c:pt idx="2">
                    <c:v>0.0</c:v>
                  </c:pt>
                </c:numCache>
              </c:numRef>
            </c:plus>
            <c:minus>
              <c:numRef>
                <c:f>'Clamp summary (US unit)'!$AA$26</c:f>
                <c:numCache>
                  <c:formatCode>General</c:formatCode>
                  <c:ptCount val="1"/>
                </c:numCache>
              </c:numRef>
            </c:minus>
            <c:spPr>
              <a:ln w="12700">
                <a:solidFill>
                  <a:srgbClr val="000000"/>
                </a:solidFill>
                <a:prstDash val="solid"/>
              </a:ln>
            </c:spPr>
          </c:errBars>
          <c:cat>
            <c:strRef>
              <c:f>('Clamp summary (US unit)'!$B$51,'Clamp summary (US unit)'!$B$74)</c:f>
              <c:strCache>
                <c:ptCount val="2"/>
                <c:pt idx="0">
                  <c:v>NC Ctrl</c:v>
                </c:pt>
                <c:pt idx="1">
                  <c:v>NC+Dex</c:v>
                </c:pt>
              </c:strCache>
            </c:strRef>
          </c:cat>
          <c:val>
            <c:numRef>
              <c:f>('Clamp summary (US unit)'!$H$62,'Clamp summary (US unit)'!$H$85,'Clamp summary (US unit)'!$H$108)</c:f>
              <c:numCache>
                <c:formatCode>0.00</c:formatCode>
                <c:ptCount val="3"/>
                <c:pt idx="0">
                  <c:v>3216.078917442137</c:v>
                </c:pt>
                <c:pt idx="1">
                  <c:v>3428.4183388879</c:v>
                </c:pt>
                <c:pt idx="2">
                  <c:v>0.0</c:v>
                </c:pt>
              </c:numCache>
            </c:numRef>
          </c:val>
          <c:extLst xmlns:c16r2="http://schemas.microsoft.com/office/drawing/2015/06/chart">
            <c:ext xmlns:c16="http://schemas.microsoft.com/office/drawing/2014/chart" uri="{C3380CC4-5D6E-409C-BE32-E72D297353CC}">
              <c16:uniqueId val="{00000006-287C-4AA5-B766-39F65678489D}"/>
            </c:ext>
          </c:extLst>
        </c:ser>
        <c:dLbls>
          <c:showLegendKey val="0"/>
          <c:showVal val="0"/>
          <c:showCatName val="0"/>
          <c:showSerName val="0"/>
          <c:showPercent val="0"/>
          <c:showBubbleSize val="0"/>
        </c:dLbls>
        <c:gapWidth val="150"/>
        <c:overlap val="-59"/>
        <c:axId val="-762186528"/>
        <c:axId val="-722068176"/>
      </c:barChart>
      <c:catAx>
        <c:axId val="-762186528"/>
        <c:scaling>
          <c:orientation val="minMax"/>
        </c:scaling>
        <c:delete val="0"/>
        <c:axPos val="b"/>
        <c:numFmt formatCode="General" sourceLinked="1"/>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2068176"/>
        <c:crosses val="autoZero"/>
        <c:auto val="1"/>
        <c:lblAlgn val="ctr"/>
        <c:lblOffset val="100"/>
        <c:tickLblSkip val="1"/>
        <c:tickMarkSkip val="1"/>
        <c:noMultiLvlLbl val="0"/>
      </c:catAx>
      <c:valAx>
        <c:axId val="-722068176"/>
        <c:scaling>
          <c:orientation val="minMax"/>
          <c:max val="5000.0"/>
          <c:min val="0.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62186528"/>
        <c:crosses val="autoZero"/>
        <c:crossBetween val="between"/>
        <c:majorUnit val="100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5FAB54-E6C4-F748-8482-0F0A162C8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5</Pages>
  <Words>4295</Words>
  <Characters>24485</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74</cp:revision>
  <dcterms:created xsi:type="dcterms:W3CDTF">2018-03-18T20:34:00Z</dcterms:created>
  <dcterms:modified xsi:type="dcterms:W3CDTF">2018-03-24T23:54:00Z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