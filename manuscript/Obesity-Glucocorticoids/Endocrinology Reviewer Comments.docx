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r w:rsidR="00BD7DDD">
        <w:rPr>
          <w:rFonts w:ascii="Arial" w:eastAsia="Times New Roman" w:hAnsi="Arial" w:cs="Arial"/>
          <w:color w:val="222222"/>
          <w:sz w:val="19"/>
          <w:szCs w:val="19"/>
          <w:shd w:val="clear" w:color="auto" w:fill="FFFFFF"/>
        </w:rPr>
        <w:t>,</w:t>
      </w:r>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129A97B5" w14:textId="43EB4637" w:rsidR="001A75B0" w:rsidRDefault="00375C86" w:rsidP="001A75B0">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Water</w:t>
      </w:r>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r w:rsidR="00131ED6">
        <w:rPr>
          <w:rFonts w:ascii="Arial" w:eastAsia="Times New Roman" w:hAnsi="Arial" w:cs="Arial"/>
          <w:b/>
          <w:color w:val="FF0000"/>
          <w:sz w:val="19"/>
          <w:szCs w:val="19"/>
          <w:shd w:val="clear" w:color="auto" w:fill="FFFFFF"/>
        </w:rPr>
        <w:t>to determine the</w:t>
      </w:r>
      <w:r w:rsidR="001A75B0">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concentrations</w:t>
      </w:r>
      <w:r w:rsidR="001A75B0">
        <w:rPr>
          <w:rFonts w:ascii="Arial" w:eastAsia="Times New Roman" w:hAnsi="Arial" w:cs="Arial"/>
          <w:b/>
          <w:color w:val="FF0000"/>
          <w:sz w:val="19"/>
          <w:szCs w:val="19"/>
          <w:shd w:val="clear" w:color="auto" w:fill="FFFFFF"/>
        </w:rPr>
        <w:t xml:space="preserve"> of dexamethasone consumed per cage.</w:t>
      </w:r>
      <w:r w:rsidR="00131ED6">
        <w:rPr>
          <w:rFonts w:ascii="Arial" w:eastAsia="Times New Roman" w:hAnsi="Arial" w:cs="Arial"/>
          <w:b/>
          <w:color w:val="FF0000"/>
          <w:sz w:val="19"/>
          <w:szCs w:val="19"/>
          <w:shd w:val="clear" w:color="auto" w:fill="FFFFFF"/>
        </w:rPr>
        <w:t xml:space="preserve"> Average </w:t>
      </w:r>
      <w:r>
        <w:rPr>
          <w:rFonts w:ascii="Arial" w:eastAsia="Times New Roman" w:hAnsi="Arial" w:cs="Arial"/>
          <w:b/>
          <w:color w:val="FF0000"/>
          <w:sz w:val="19"/>
          <w:szCs w:val="19"/>
          <w:shd w:val="clear" w:color="auto" w:fill="FFFFFF"/>
        </w:rPr>
        <w:t>concentration</w:t>
      </w:r>
      <w:r w:rsidR="00312E52">
        <w:rPr>
          <w:rFonts w:ascii="Arial" w:eastAsia="Times New Roman" w:hAnsi="Arial" w:cs="Arial"/>
          <w:b/>
          <w:color w:val="FF0000"/>
          <w:sz w:val="19"/>
          <w:szCs w:val="19"/>
          <w:shd w:val="clear" w:color="auto" w:fill="FFFFFF"/>
        </w:rPr>
        <w:t xml:space="preserve"> per mouse was estimated</w:t>
      </w:r>
      <w:r w:rsidR="00B734D0">
        <w:rPr>
          <w:rFonts w:ascii="Arial" w:eastAsia="Times New Roman" w:hAnsi="Arial" w:cs="Arial"/>
          <w:b/>
          <w:color w:val="FF0000"/>
          <w:sz w:val="19"/>
          <w:szCs w:val="19"/>
          <w:shd w:val="clear" w:color="auto" w:fill="FFFFFF"/>
        </w:rPr>
        <w:t xml:space="preserve"> by</w:t>
      </w:r>
      <w:r w:rsidR="00312E52">
        <w:rPr>
          <w:rFonts w:ascii="Arial" w:eastAsia="Times New Roman" w:hAnsi="Arial" w:cs="Arial"/>
          <w:b/>
          <w:color w:val="FF0000"/>
          <w:sz w:val="19"/>
          <w:szCs w:val="19"/>
          <w:shd w:val="clear" w:color="auto" w:fill="FFFFFF"/>
        </w:rPr>
        <w:t xml:space="preserve"> </w:t>
      </w:r>
      <w:r w:rsidR="00B734D0">
        <w:rPr>
          <w:rFonts w:ascii="Arial" w:eastAsia="Times New Roman" w:hAnsi="Arial" w:cs="Arial"/>
          <w:b/>
          <w:color w:val="FF0000"/>
          <w:sz w:val="19"/>
          <w:szCs w:val="19"/>
          <w:shd w:val="clear" w:color="auto" w:fill="FFFFFF"/>
        </w:rPr>
        <w:t xml:space="preserve">accounting for number of mice in </w:t>
      </w:r>
      <w:r>
        <w:rPr>
          <w:rFonts w:ascii="Arial" w:eastAsia="Times New Roman" w:hAnsi="Arial" w:cs="Arial"/>
          <w:b/>
          <w:color w:val="FF0000"/>
          <w:sz w:val="19"/>
          <w:szCs w:val="19"/>
          <w:shd w:val="clear" w:color="auto" w:fill="FFFFFF"/>
        </w:rPr>
        <w:t>the</w:t>
      </w:r>
      <w:r w:rsidR="00B734D0">
        <w:rPr>
          <w:rFonts w:ascii="Arial" w:eastAsia="Times New Roman" w:hAnsi="Arial" w:cs="Arial"/>
          <w:b/>
          <w:color w:val="FF0000"/>
          <w:sz w:val="19"/>
          <w:szCs w:val="19"/>
          <w:shd w:val="clear" w:color="auto" w:fill="FFFFFF"/>
        </w:rPr>
        <w:t xml:space="preserve"> cage.</w:t>
      </w:r>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r w:rsidR="00917DC0">
        <w:rPr>
          <w:rFonts w:ascii="Arial" w:eastAsia="Times New Roman" w:hAnsi="Arial" w:cs="Arial"/>
          <w:b/>
          <w:color w:val="FF0000"/>
          <w:sz w:val="19"/>
          <w:szCs w:val="19"/>
          <w:shd w:val="clear" w:color="auto" w:fill="FFFFFF"/>
        </w:rPr>
        <w:t>ing</w:t>
      </w:r>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0"/>
      <w:r w:rsidR="00131ED6">
        <w:rPr>
          <w:rFonts w:ascii="Arial" w:eastAsia="Times New Roman" w:hAnsi="Arial" w:cs="Arial"/>
          <w:b/>
          <w:color w:val="FF0000"/>
          <w:sz w:val="19"/>
          <w:szCs w:val="19"/>
          <w:shd w:val="clear" w:color="auto" w:fill="FFFFFF"/>
        </w:rPr>
        <w:t>University of Michigan Pha</w:t>
      </w:r>
      <w:r w:rsidR="00925A7D">
        <w:rPr>
          <w:rFonts w:ascii="Arial" w:eastAsia="Times New Roman" w:hAnsi="Arial" w:cs="Arial"/>
          <w:b/>
          <w:color w:val="FF0000"/>
          <w:sz w:val="19"/>
          <w:szCs w:val="19"/>
          <w:shd w:val="clear" w:color="auto" w:fill="FFFFFF"/>
        </w:rPr>
        <w:t>r</w:t>
      </w:r>
      <w:r w:rsidR="00131ED6">
        <w:rPr>
          <w:rFonts w:ascii="Arial" w:eastAsia="Times New Roman" w:hAnsi="Arial" w:cs="Arial"/>
          <w:b/>
          <w:color w:val="FF0000"/>
          <w:sz w:val="19"/>
          <w:szCs w:val="19"/>
          <w:shd w:val="clear" w:color="auto" w:fill="FFFFFF"/>
        </w:rPr>
        <w:t xml:space="preserve">macokinetics Core for LC-MS </w:t>
      </w:r>
      <w:commentRangeEnd w:id="0"/>
      <w:r w:rsidR="00DE54CD">
        <w:rPr>
          <w:rStyle w:val="CommentReference"/>
        </w:rPr>
        <w:commentReference w:id="0"/>
      </w:r>
      <w:r w:rsidR="00131ED6">
        <w:rPr>
          <w:rFonts w:ascii="Arial" w:eastAsia="Times New Roman" w:hAnsi="Arial" w:cs="Arial"/>
          <w:b/>
          <w:color w:val="FF0000"/>
          <w:sz w:val="19"/>
          <w:szCs w:val="19"/>
          <w:shd w:val="clear" w:color="auto" w:fill="FFFFFF"/>
        </w:rPr>
        <w:t xml:space="preserve">analysis of dexamethasone concentration. </w:t>
      </w:r>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10A532F2"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1132038F" w14:textId="44F20CF7" w:rsidR="006A3059" w:rsidRPr="00750B5E" w:rsidRDefault="005B0E14"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Over the course of the experiment, o</w:t>
      </w:r>
      <w:r w:rsidR="009171E5">
        <w:rPr>
          <w:rFonts w:ascii="Arial" w:eastAsia="Times New Roman" w:hAnsi="Arial" w:cs="Arial"/>
          <w:b/>
          <w:color w:val="FF0000"/>
          <w:sz w:val="19"/>
          <w:szCs w:val="19"/>
          <w:shd w:val="clear" w:color="auto" w:fill="FFFFFF"/>
        </w:rPr>
        <w:t xml:space="preserve">bese dexamethasone-treated </w:t>
      </w:r>
      <w:r>
        <w:rPr>
          <w:rFonts w:ascii="Arial" w:eastAsia="Times New Roman" w:hAnsi="Arial" w:cs="Arial"/>
          <w:b/>
          <w:color w:val="FF0000"/>
          <w:sz w:val="19"/>
          <w:szCs w:val="19"/>
          <w:shd w:val="clear" w:color="auto" w:fill="FFFFFF"/>
        </w:rPr>
        <w:t>mice consumed m</w:t>
      </w:r>
      <w:bookmarkStart w:id="1" w:name="_GoBack"/>
      <w:bookmarkEnd w:id="1"/>
      <w:r>
        <w:rPr>
          <w:rFonts w:ascii="Arial" w:eastAsia="Times New Roman" w:hAnsi="Arial" w:cs="Arial"/>
          <w:b/>
          <w:color w:val="FF0000"/>
          <w:sz w:val="19"/>
          <w:szCs w:val="19"/>
          <w:shd w:val="clear" w:color="auto" w:fill="FFFFFF"/>
        </w:rPr>
        <w:t xml:space="preserve">ore water, starting at a lower </w:t>
      </w:r>
      <w:r w:rsidR="00E7183D">
        <w:rPr>
          <w:rFonts w:ascii="Arial" w:eastAsia="Times New Roman" w:hAnsi="Arial" w:cs="Arial"/>
          <w:b/>
          <w:color w:val="FF0000"/>
          <w:sz w:val="19"/>
          <w:szCs w:val="19"/>
          <w:shd w:val="clear" w:color="auto" w:fill="FFFFFF"/>
        </w:rPr>
        <w:t>amount, which then increased</w:t>
      </w:r>
      <w:r>
        <w:rPr>
          <w:rFonts w:ascii="Arial" w:eastAsia="Times New Roman" w:hAnsi="Arial" w:cs="Arial"/>
          <w:b/>
          <w:color w:val="FF0000"/>
          <w:sz w:val="19"/>
          <w:szCs w:val="19"/>
          <w:shd w:val="clear" w:color="auto" w:fill="FFFFFF"/>
        </w:rPr>
        <w:t xml:space="preserve"> </w:t>
      </w:r>
      <w:r w:rsidR="00E7183D">
        <w:rPr>
          <w:rFonts w:ascii="Arial" w:eastAsia="Times New Roman" w:hAnsi="Arial" w:cs="Arial"/>
          <w:b/>
          <w:color w:val="FF0000"/>
          <w:sz w:val="19"/>
          <w:szCs w:val="19"/>
          <w:shd w:val="clear" w:color="auto" w:fill="FFFFFF"/>
        </w:rPr>
        <w:t>over the duration of the experiment (Figure 3E)</w:t>
      </w:r>
      <w:r>
        <w:rPr>
          <w:rFonts w:ascii="Arial" w:eastAsia="Times New Roman" w:hAnsi="Arial" w:cs="Arial"/>
          <w:b/>
          <w:color w:val="FF0000"/>
          <w:sz w:val="19"/>
          <w:szCs w:val="19"/>
          <w:shd w:val="clear" w:color="auto" w:fill="FFFFFF"/>
        </w:rPr>
        <w:t>.  Overall this</w:t>
      </w:r>
      <w:r w:rsidR="00E96EA3">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corresponded</w:t>
      </w:r>
      <w:r w:rsidR="00E96EA3">
        <w:rPr>
          <w:rFonts w:ascii="Arial" w:eastAsia="Times New Roman" w:hAnsi="Arial" w:cs="Arial"/>
          <w:b/>
          <w:color w:val="FF0000"/>
          <w:sz w:val="19"/>
          <w:szCs w:val="19"/>
          <w:shd w:val="clear" w:color="auto" w:fill="FFFFFF"/>
        </w:rPr>
        <w:t xml:space="preserve"> to a 22% increase </w:t>
      </w:r>
      <w:r>
        <w:rPr>
          <w:rFonts w:ascii="Arial" w:eastAsia="Times New Roman" w:hAnsi="Arial" w:cs="Arial"/>
          <w:b/>
          <w:color w:val="FF0000"/>
          <w:sz w:val="19"/>
          <w:szCs w:val="19"/>
          <w:shd w:val="clear" w:color="auto" w:fill="FFFFFF"/>
        </w:rPr>
        <w:t>when normalized to the animal’s body weight.  By the end of the study, this i</w:t>
      </w:r>
      <w:r w:rsidR="009171E5">
        <w:rPr>
          <w:rFonts w:ascii="Arial" w:eastAsia="Times New Roman" w:hAnsi="Arial" w:cs="Arial"/>
          <w:b/>
          <w:color w:val="FF0000"/>
          <w:sz w:val="19"/>
          <w:szCs w:val="19"/>
          <w:shd w:val="clear" w:color="auto" w:fill="FFFFFF"/>
        </w:rPr>
        <w:t>ncreased intake resulted in a 7.</w:t>
      </w:r>
      <w:r>
        <w:rPr>
          <w:rFonts w:ascii="Arial" w:eastAsia="Times New Roman" w:hAnsi="Arial" w:cs="Arial"/>
          <w:b/>
          <w:color w:val="FF0000"/>
          <w:sz w:val="19"/>
          <w:szCs w:val="19"/>
          <w:shd w:val="clear" w:color="auto" w:fill="FFFFFF"/>
        </w:rPr>
        <w:t>6</w:t>
      </w:r>
      <w:r w:rsidR="009171E5">
        <w:rPr>
          <w:rFonts w:ascii="Arial" w:eastAsia="Times New Roman" w:hAnsi="Arial" w:cs="Arial"/>
          <w:b/>
          <w:color w:val="FF0000"/>
          <w:sz w:val="19"/>
          <w:szCs w:val="19"/>
          <w:shd w:val="clear" w:color="auto" w:fill="FFFFFF"/>
        </w:rPr>
        <w:t>-fold increase in serum dexamethasone concentration in the obese dexamethasone-treated mice when compared to lean dexamethasone-treated mice (</w:t>
      </w:r>
      <w:r w:rsidR="00E7183D">
        <w:rPr>
          <w:rFonts w:ascii="Arial" w:eastAsia="Times New Roman" w:hAnsi="Arial" w:cs="Arial"/>
          <w:b/>
          <w:color w:val="FF0000"/>
          <w:sz w:val="19"/>
          <w:szCs w:val="19"/>
          <w:shd w:val="clear" w:color="auto" w:fill="FFFFFF"/>
        </w:rPr>
        <w:t xml:space="preserve">Figure 3F; </w:t>
      </w:r>
      <w:r w:rsidR="009171E5">
        <w:rPr>
          <w:rFonts w:ascii="Arial" w:eastAsia="Times New Roman" w:hAnsi="Arial" w:cs="Arial"/>
          <w:b/>
          <w:color w:val="FF0000"/>
          <w:sz w:val="19"/>
          <w:szCs w:val="19"/>
          <w:shd w:val="clear" w:color="auto" w:fill="FFFFFF"/>
        </w:rPr>
        <w:t>p=0.031).</w:t>
      </w:r>
    </w:p>
    <w:p w14:paraId="0D962679" w14:textId="570AF021" w:rsidR="001C5F02" w:rsidRDefault="00AD59AE" w:rsidP="00DD20C6">
      <w:pPr>
        <w:rPr>
          <w:rFonts w:ascii="Arial" w:eastAsia="Times New Roman" w:hAnsi="Arial" w:cs="Arial"/>
          <w:color w:val="FF0000"/>
          <w:sz w:val="19"/>
          <w:szCs w:val="19"/>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F9EA376" wp14:editId="11F00A25">
                <wp:simplePos x="0" y="0"/>
                <wp:positionH relativeFrom="column">
                  <wp:posOffset>-522605</wp:posOffset>
                </wp:positionH>
                <wp:positionV relativeFrom="paragraph">
                  <wp:posOffset>0</wp:posOffset>
                </wp:positionV>
                <wp:extent cx="7200900" cy="508635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086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p>
                          <w:p w14:paraId="0A7A536F" w14:textId="20F9E9EE" w:rsidR="00AD59AE" w:rsidRPr="00AD2FA5" w:rsidRDefault="00AD59AE">
                            <w:pPr>
                              <w:rPr>
                                <w:sz w:val="19"/>
                                <w:szCs w:val="19"/>
                              </w:rPr>
                            </w:pPr>
                            <w:r w:rsidRPr="00AD2FA5">
                              <w:rPr>
                                <w:b/>
                                <w:sz w:val="19"/>
                                <w:szCs w:val="19"/>
                              </w:rPr>
                              <w:t xml:space="preserve">Figure 1: Dexamethasone </w:t>
                            </w:r>
                            <w:r w:rsidR="00C9202B" w:rsidRPr="00AD2FA5">
                              <w:rPr>
                                <w:b/>
                                <w:sz w:val="19"/>
                                <w:szCs w:val="19"/>
                              </w:rPr>
                              <w:t>intake and serum c</w:t>
                            </w:r>
                            <w:r w:rsidR="001A5D8A" w:rsidRPr="00AD2FA5">
                              <w:rPr>
                                <w:b/>
                                <w:sz w:val="19"/>
                                <w:szCs w:val="19"/>
                              </w:rPr>
                              <w:t>oncentration</w:t>
                            </w:r>
                            <w:r w:rsidR="00B178E1" w:rsidRPr="00AD2FA5">
                              <w:rPr>
                                <w:b/>
                                <w:sz w:val="19"/>
                                <w:szCs w:val="19"/>
                              </w:rPr>
                              <w:t>s</w:t>
                            </w:r>
                            <w:r w:rsidR="001A5D8A" w:rsidRPr="00AD2FA5">
                              <w:rPr>
                                <w:b/>
                                <w:sz w:val="19"/>
                                <w:szCs w:val="19"/>
                              </w:rPr>
                              <w:t>.</w:t>
                            </w:r>
                            <w:r w:rsidR="001A5D8A" w:rsidRPr="00AD2FA5">
                              <w:rPr>
                                <w:sz w:val="19"/>
                                <w:szCs w:val="19"/>
                              </w:rPr>
                              <w:t xml:space="preserve"> </w:t>
                            </w:r>
                            <w:r w:rsidR="00264818" w:rsidRPr="00AD2FA5">
                              <w:rPr>
                                <w:sz w:val="19"/>
                                <w:szCs w:val="19"/>
                              </w:rPr>
                              <w:t xml:space="preserve">Amount of dexamethasone consumed per mouse (A), </w:t>
                            </w:r>
                            <w:r w:rsidR="001152F7" w:rsidRPr="00AD2FA5">
                              <w:rPr>
                                <w:sz w:val="19"/>
                                <w:szCs w:val="19"/>
                              </w:rPr>
                              <w:t xml:space="preserve">amounts </w:t>
                            </w:r>
                            <w:r w:rsidR="00264818" w:rsidRPr="00AD2FA5">
                              <w:rPr>
                                <w:sz w:val="19"/>
                                <w:szCs w:val="19"/>
                              </w:rPr>
                              <w:t>normalized to mouse weight (B) and normalized weekly measures (C)</w:t>
                            </w:r>
                            <w:r w:rsidR="009D36FF" w:rsidRPr="00AD2FA5">
                              <w:rPr>
                                <w:sz w:val="19"/>
                                <w:szCs w:val="19"/>
                              </w:rPr>
                              <w:t xml:space="preserve"> as determined by volume consumed per cage per week</w:t>
                            </w:r>
                            <w:r w:rsidR="0088205D" w:rsidRPr="00AD2FA5">
                              <w:rPr>
                                <w:sz w:val="19"/>
                                <w:szCs w:val="19"/>
                              </w:rPr>
                              <w:t xml:space="preserve"> for NCD- (</w:t>
                            </w:r>
                            <w:r w:rsidR="005946A3" w:rsidRPr="00AD2FA5">
                              <w:rPr>
                                <w:sz w:val="19"/>
                                <w:szCs w:val="19"/>
                              </w:rPr>
                              <w:t>n=12</w:t>
                            </w:r>
                            <w:r w:rsidR="0088205D" w:rsidRPr="00AD2FA5">
                              <w:rPr>
                                <w:sz w:val="19"/>
                                <w:szCs w:val="19"/>
                              </w:rPr>
                              <w:t>) and HFD-fed (</w:t>
                            </w:r>
                            <w:r w:rsidR="005946A3" w:rsidRPr="00AD2FA5">
                              <w:rPr>
                                <w:sz w:val="19"/>
                                <w:szCs w:val="19"/>
                              </w:rPr>
                              <w:t>n=20</w:t>
                            </w:r>
                            <w:r w:rsidR="0088205D" w:rsidRPr="00AD2FA5">
                              <w:rPr>
                                <w:sz w:val="19"/>
                                <w:szCs w:val="19"/>
                              </w:rPr>
                              <w:t>) mice</w:t>
                            </w:r>
                            <w:r w:rsidR="001152F7" w:rsidRPr="00AD2FA5">
                              <w:rPr>
                                <w:sz w:val="19"/>
                                <w:szCs w:val="19"/>
                              </w:rPr>
                              <w:t>. Concentration of dexamethasone in serum</w:t>
                            </w:r>
                            <w:r w:rsidR="0088205D" w:rsidRPr="00AD2FA5">
                              <w:rPr>
                                <w:sz w:val="19"/>
                                <w:szCs w:val="19"/>
                              </w:rPr>
                              <w:t xml:space="preserve"> of NCD-fed (n=</w:t>
                            </w:r>
                            <w:r w:rsidR="00DE3303" w:rsidRPr="00AD2FA5">
                              <w:rPr>
                                <w:sz w:val="19"/>
                                <w:szCs w:val="19"/>
                              </w:rPr>
                              <w:t>8</w:t>
                            </w:r>
                            <w:r w:rsidR="0088205D" w:rsidRPr="00AD2FA5">
                              <w:rPr>
                                <w:sz w:val="19"/>
                                <w:szCs w:val="19"/>
                              </w:rPr>
                              <w:t>) and HFD-fed (n=</w:t>
                            </w:r>
                            <w:r w:rsidR="00DE3303" w:rsidRPr="00AD2FA5">
                              <w:rPr>
                                <w:sz w:val="19"/>
                                <w:szCs w:val="19"/>
                              </w:rPr>
                              <w:t>11</w:t>
                            </w:r>
                            <w:r w:rsidR="0088205D" w:rsidRPr="00AD2FA5">
                              <w:rPr>
                                <w:sz w:val="19"/>
                                <w:szCs w:val="19"/>
                              </w:rPr>
                              <w:t>)</w:t>
                            </w:r>
                            <w:r w:rsidR="001152F7" w:rsidRPr="00AD2FA5">
                              <w:rPr>
                                <w:sz w:val="19"/>
                                <w:szCs w:val="19"/>
                              </w:rPr>
                              <w:t xml:space="preserve"> at the end of the study</w:t>
                            </w:r>
                            <w:r w:rsidR="00C9202B" w:rsidRPr="00AD2FA5">
                              <w:rPr>
                                <w:sz w:val="19"/>
                                <w:szCs w:val="19"/>
                              </w:rPr>
                              <w:t xml:space="preserve"> as determined by LC-MS</w:t>
                            </w:r>
                            <w:r w:rsidR="001152F7" w:rsidRPr="00AD2FA5">
                              <w:rPr>
                                <w:sz w:val="19"/>
                                <w:szCs w:val="19"/>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EA376" id="_x0000_t202" coordsize="21600,21600" o:spt="202" path="m0,0l0,21600,21600,21600,21600,0xe">
                <v:stroke joinstyle="miter"/>
                <v:path gradientshapeok="t" o:connecttype="rect"/>
              </v:shapetype>
              <v:shape id="Text Box 20" o:spid="_x0000_s1026" type="#_x0000_t202" style="position:absolute;margin-left:-41.15pt;margin-top:0;width:567pt;height:40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" filled="f" stroked="f">
                <v:textbox>
                  <w:txbxContent>
                    <w:p w14:paraId="34EE8EF7" w14:textId="7BC0BC29" w:rsidR="00AD59AE" w:rsidRDefault="001A5D8A">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p>
                    <w:p w14:paraId="0A7A536F" w14:textId="20F9E9EE" w:rsidR="00AD59AE" w:rsidRPr="00AD2FA5" w:rsidRDefault="00AD59AE">
                      <w:pPr>
                        <w:rPr>
                          <w:sz w:val="19"/>
                          <w:szCs w:val="19"/>
                        </w:rPr>
                      </w:pPr>
                      <w:r w:rsidRPr="00AD2FA5">
                        <w:rPr>
                          <w:b/>
                          <w:sz w:val="19"/>
                          <w:szCs w:val="19"/>
                        </w:rPr>
                        <w:t xml:space="preserve">Figure 1: Dexamethasone </w:t>
                      </w:r>
                      <w:r w:rsidR="00C9202B" w:rsidRPr="00AD2FA5">
                        <w:rPr>
                          <w:b/>
                          <w:sz w:val="19"/>
                          <w:szCs w:val="19"/>
                        </w:rPr>
                        <w:t>intake and serum c</w:t>
                      </w:r>
                      <w:r w:rsidR="001A5D8A" w:rsidRPr="00AD2FA5">
                        <w:rPr>
                          <w:b/>
                          <w:sz w:val="19"/>
                          <w:szCs w:val="19"/>
                        </w:rPr>
                        <w:t>oncentration</w:t>
                      </w:r>
                      <w:r w:rsidR="00B178E1" w:rsidRPr="00AD2FA5">
                        <w:rPr>
                          <w:b/>
                          <w:sz w:val="19"/>
                          <w:szCs w:val="19"/>
                        </w:rPr>
                        <w:t>s</w:t>
                      </w:r>
                      <w:r w:rsidR="001A5D8A" w:rsidRPr="00AD2FA5">
                        <w:rPr>
                          <w:b/>
                          <w:sz w:val="19"/>
                          <w:szCs w:val="19"/>
                        </w:rPr>
                        <w:t>.</w:t>
                      </w:r>
                      <w:r w:rsidR="001A5D8A" w:rsidRPr="00AD2FA5">
                        <w:rPr>
                          <w:sz w:val="19"/>
                          <w:szCs w:val="19"/>
                        </w:rPr>
                        <w:t xml:space="preserve"> </w:t>
                      </w:r>
                      <w:r w:rsidR="00264818" w:rsidRPr="00AD2FA5">
                        <w:rPr>
                          <w:sz w:val="19"/>
                          <w:szCs w:val="19"/>
                        </w:rPr>
                        <w:t xml:space="preserve">Amount of dexamethasone consumed per mouse (A), </w:t>
                      </w:r>
                      <w:r w:rsidR="001152F7" w:rsidRPr="00AD2FA5">
                        <w:rPr>
                          <w:sz w:val="19"/>
                          <w:szCs w:val="19"/>
                        </w:rPr>
                        <w:t xml:space="preserve">amounts </w:t>
                      </w:r>
                      <w:r w:rsidR="00264818" w:rsidRPr="00AD2FA5">
                        <w:rPr>
                          <w:sz w:val="19"/>
                          <w:szCs w:val="19"/>
                        </w:rPr>
                        <w:t>normalized to mouse weight (B) and normalized weekly measures (C)</w:t>
                      </w:r>
                      <w:r w:rsidR="009D36FF" w:rsidRPr="00AD2FA5">
                        <w:rPr>
                          <w:sz w:val="19"/>
                          <w:szCs w:val="19"/>
                        </w:rPr>
                        <w:t xml:space="preserve"> as determined by volume consumed per cage per week</w:t>
                      </w:r>
                      <w:r w:rsidR="0088205D" w:rsidRPr="00AD2FA5">
                        <w:rPr>
                          <w:sz w:val="19"/>
                          <w:szCs w:val="19"/>
                        </w:rPr>
                        <w:t xml:space="preserve"> for NCD- (</w:t>
                      </w:r>
                      <w:r w:rsidR="005946A3" w:rsidRPr="00AD2FA5">
                        <w:rPr>
                          <w:sz w:val="19"/>
                          <w:szCs w:val="19"/>
                        </w:rPr>
                        <w:t>n=12</w:t>
                      </w:r>
                      <w:r w:rsidR="0088205D" w:rsidRPr="00AD2FA5">
                        <w:rPr>
                          <w:sz w:val="19"/>
                          <w:szCs w:val="19"/>
                        </w:rPr>
                        <w:t>) and HFD-fed (</w:t>
                      </w:r>
                      <w:r w:rsidR="005946A3" w:rsidRPr="00AD2FA5">
                        <w:rPr>
                          <w:sz w:val="19"/>
                          <w:szCs w:val="19"/>
                        </w:rPr>
                        <w:t>n=20</w:t>
                      </w:r>
                      <w:r w:rsidR="0088205D" w:rsidRPr="00AD2FA5">
                        <w:rPr>
                          <w:sz w:val="19"/>
                          <w:szCs w:val="19"/>
                        </w:rPr>
                        <w:t>) mice</w:t>
                      </w:r>
                      <w:r w:rsidR="001152F7" w:rsidRPr="00AD2FA5">
                        <w:rPr>
                          <w:sz w:val="19"/>
                          <w:szCs w:val="19"/>
                        </w:rPr>
                        <w:t>. Concentration of dexamethasone in serum</w:t>
                      </w:r>
                      <w:r w:rsidR="0088205D" w:rsidRPr="00AD2FA5">
                        <w:rPr>
                          <w:sz w:val="19"/>
                          <w:szCs w:val="19"/>
                        </w:rPr>
                        <w:t xml:space="preserve"> of NCD-fed (n=</w:t>
                      </w:r>
                      <w:r w:rsidR="00DE3303" w:rsidRPr="00AD2FA5">
                        <w:rPr>
                          <w:sz w:val="19"/>
                          <w:szCs w:val="19"/>
                        </w:rPr>
                        <w:t>8</w:t>
                      </w:r>
                      <w:r w:rsidR="0088205D" w:rsidRPr="00AD2FA5">
                        <w:rPr>
                          <w:sz w:val="19"/>
                          <w:szCs w:val="19"/>
                        </w:rPr>
                        <w:t>) and HFD-fed (n=</w:t>
                      </w:r>
                      <w:r w:rsidR="00DE3303" w:rsidRPr="00AD2FA5">
                        <w:rPr>
                          <w:sz w:val="19"/>
                          <w:szCs w:val="19"/>
                        </w:rPr>
                        <w:t>11</w:t>
                      </w:r>
                      <w:r w:rsidR="0088205D" w:rsidRPr="00AD2FA5">
                        <w:rPr>
                          <w:sz w:val="19"/>
                          <w:szCs w:val="19"/>
                        </w:rPr>
                        <w:t>)</w:t>
                      </w:r>
                      <w:r w:rsidR="001152F7" w:rsidRPr="00AD2FA5">
                        <w:rPr>
                          <w:sz w:val="19"/>
                          <w:szCs w:val="19"/>
                        </w:rPr>
                        <w:t xml:space="preserve"> at the end of the study</w:t>
                      </w:r>
                      <w:r w:rsidR="00C9202B" w:rsidRPr="00AD2FA5">
                        <w:rPr>
                          <w:sz w:val="19"/>
                          <w:szCs w:val="19"/>
                        </w:rPr>
                        <w:t xml:space="preserve"> as determined by LC-MS</w:t>
                      </w:r>
                      <w:r w:rsidR="001152F7" w:rsidRPr="00AD2FA5">
                        <w:rPr>
                          <w:sz w:val="19"/>
                          <w:szCs w:val="19"/>
                        </w:rPr>
                        <w:t xml:space="preserve"> (D).</w:t>
                      </w:r>
                    </w:p>
                  </w:txbxContent>
                </v:textbox>
                <w10:wrap type="square"/>
              </v:shape>
            </w:pict>
          </mc:Fallback>
        </mc:AlternateContent>
      </w:r>
    </w:p>
    <w:p w14:paraId="55834468" w14:textId="4BE69D92"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46E3A167" w:rsidR="001E64CD" w:rsidRDefault="001E64CD" w:rsidP="00DD20C6">
      <w:pPr>
        <w:rPr>
          <w:rFonts w:ascii="Arial" w:eastAsia="Times New Roman" w:hAnsi="Arial" w:cs="Arial"/>
          <w:color w:val="FF0000"/>
          <w:sz w:val="19"/>
          <w:szCs w:val="19"/>
          <w:shd w:val="clear" w:color="auto" w:fill="FFFFFF"/>
        </w:rPr>
      </w:pPr>
    </w:p>
    <w:p w14:paraId="1C526BC7" w14:textId="0B542554" w:rsidR="001C5F02" w:rsidRDefault="001E64CD" w:rsidP="00E7183D">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dexamethasone as the study progressed</w:t>
      </w:r>
      <w:r w:rsidR="001C5F02">
        <w:rPr>
          <w:rFonts w:ascii="Arial" w:eastAsia="Times New Roman" w:hAnsi="Arial" w:cs="Arial"/>
          <w:b/>
          <w:color w:val="FF0000"/>
          <w:sz w:val="19"/>
          <w:szCs w:val="19"/>
          <w:shd w:val="clear" w:color="auto" w:fill="FFFFFF"/>
        </w:rPr>
        <w:t xml:space="preserve"> (Figure </w:t>
      </w:r>
      <w:r w:rsidR="00366C20">
        <w:rPr>
          <w:rFonts w:ascii="Arial" w:eastAsia="Times New Roman" w:hAnsi="Arial" w:cs="Arial"/>
          <w:b/>
          <w:color w:val="FF0000"/>
          <w:sz w:val="19"/>
          <w:szCs w:val="19"/>
          <w:shd w:val="clear" w:color="auto" w:fill="FFFFFF"/>
        </w:rPr>
        <w:t>3E</w:t>
      </w:r>
      <w:r w:rsidR="001C5F02">
        <w:rPr>
          <w:rFonts w:ascii="Arial" w:eastAsia="Times New Roman" w:hAnsi="Arial" w:cs="Arial"/>
          <w:b/>
          <w:color w:val="FF0000"/>
          <w:sz w:val="19"/>
          <w:szCs w:val="19"/>
          <w:shd w:val="clear" w:color="auto" w:fill="FFFFFF"/>
        </w:rPr>
        <w:t xml:space="preserve">) resulting in increased serum dexamethasone at sacrifice (Figure </w:t>
      </w:r>
      <w:r w:rsidR="00366C20">
        <w:rPr>
          <w:rFonts w:ascii="Arial" w:eastAsia="Times New Roman" w:hAnsi="Arial" w:cs="Arial"/>
          <w:b/>
          <w:color w:val="FF0000"/>
          <w:sz w:val="19"/>
          <w:szCs w:val="19"/>
          <w:shd w:val="clear" w:color="auto" w:fill="FFFFFF"/>
        </w:rPr>
        <w:t>3F</w:t>
      </w:r>
      <w:r w:rsidR="001C5F02">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xml:space="preserve">, although we note that several phenotypes including fasting glucose, liver triglycerides, hepatic </w:t>
      </w:r>
      <w:proofErr w:type="spellStart"/>
      <w:r w:rsidR="001C5F02">
        <w:rPr>
          <w:rFonts w:ascii="Arial" w:eastAsia="Times New Roman" w:hAnsi="Arial" w:cs="Arial"/>
          <w:b/>
          <w:color w:val="FF0000"/>
          <w:sz w:val="19"/>
          <w:szCs w:val="19"/>
          <w:shd w:val="clear" w:color="auto" w:fill="FFFFFF"/>
        </w:rPr>
        <w:t>lipogenic</w:t>
      </w:r>
      <w:proofErr w:type="spellEnd"/>
      <w:r w:rsidR="001C5F02">
        <w:rPr>
          <w:rFonts w:ascii="Arial" w:eastAsia="Times New Roman" w:hAnsi="Arial" w:cs="Arial"/>
          <w:b/>
          <w:color w:val="FF0000"/>
          <w:sz w:val="19"/>
          <w:szCs w:val="19"/>
          <w:shd w:val="clear" w:color="auto" w:fill="FFFFFF"/>
        </w:rPr>
        <w:t xml:space="preserve"> gene expression, and adipose tissue mass changed in different directions in lean and obese animals, and therefore is unlikely due to an increased dose of dexamethasone.</w:t>
      </w:r>
    </w:p>
    <w:p w14:paraId="20FD7F85" w14:textId="4EDED66E" w:rsidR="001C5F02" w:rsidRDefault="001C5F02" w:rsidP="00750B5E">
      <w:pPr>
        <w:ind w:left="720"/>
        <w:rPr>
          <w:rFonts w:ascii="Arial" w:eastAsia="Times New Roman" w:hAnsi="Arial" w:cs="Arial"/>
          <w:b/>
          <w:color w:val="FF0000"/>
          <w:sz w:val="19"/>
          <w:szCs w:val="19"/>
          <w:shd w:val="clear" w:color="auto" w:fill="FFFFFF"/>
        </w:rPr>
      </w:pPr>
    </w:p>
    <w:p w14:paraId="3811DD12" w14:textId="24741DBC" w:rsidR="001C5F02" w:rsidRPr="001C5F02" w:rsidRDefault="001C5F02" w:rsidP="00750B5E">
      <w:pPr>
        <w:jc w:val="both"/>
        <w:rPr>
          <w:rFonts w:ascii="Arial" w:eastAsia="Times New Roman" w:hAnsi="Arial" w:cs="Arial"/>
          <w:color w:val="FF0000"/>
          <w:sz w:val="19"/>
          <w:szCs w:val="19"/>
          <w:shd w:val="clear" w:color="auto" w:fill="FFFFFF"/>
        </w:rPr>
      </w:pPr>
      <w:r w:rsidRPr="00750B5E">
        <w:rPr>
          <w:rFonts w:ascii="Arial" w:eastAsia="Times New Roman" w:hAnsi="Arial" w:cs="Arial"/>
          <w:color w:val="FF0000"/>
          <w:sz w:val="19"/>
          <w:szCs w:val="19"/>
          <w:shd w:val="clear" w:color="auto" w:fill="FFFFFF"/>
        </w:rPr>
        <w:t xml:space="preserve">We also note that </w:t>
      </w:r>
      <w:r>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6F9A3873" w:rsidR="003F6249" w:rsidRDefault="003F6249" w:rsidP="00DD20C6">
      <w:pPr>
        <w:rPr>
          <w:rFonts w:ascii="Arial" w:eastAsia="Times New Roman" w:hAnsi="Arial" w:cs="Arial"/>
          <w:color w:val="222222"/>
          <w:sz w:val="19"/>
          <w:szCs w:val="19"/>
          <w:shd w:val="clear" w:color="auto" w:fill="FFFFFF"/>
        </w:rPr>
      </w:pPr>
    </w:p>
    <w:p w14:paraId="30EB1835" w14:textId="77777777" w:rsidR="00911F5C" w:rsidRDefault="00911F5C" w:rsidP="00DD20C6">
      <w:pPr>
        <w:rPr>
          <w:ins w:id="2" w:author="Microsoft Office User" w:date="2018-03-25T21:12:00Z"/>
          <w:rFonts w:ascii="Arial" w:eastAsia="Times New Roman" w:hAnsi="Arial" w:cs="Arial"/>
          <w:color w:val="222222"/>
          <w:sz w:val="19"/>
          <w:szCs w:val="19"/>
          <w:shd w:val="clear" w:color="auto" w:fill="FFFFFF"/>
        </w:rPr>
      </w:pPr>
    </w:p>
    <w:p w14:paraId="5D162C95" w14:textId="56471DA8" w:rsidR="001E44AD" w:rsidRPr="008B31DB" w:rsidRDefault="00911F5C" w:rsidP="00DD20C6">
      <w:pPr>
        <w:rPr>
          <w:rFonts w:ascii="Arial" w:eastAsia="Times New Roman" w:hAnsi="Arial" w:cs="Arial"/>
          <w:color w:val="FF0000"/>
          <w:sz w:val="19"/>
          <w:szCs w:val="19"/>
          <w:shd w:val="clear" w:color="auto" w:fill="FFFFFF"/>
        </w:rPr>
      </w:pPr>
      <w:ins w:id="3" w:author="Microsoft Office User" w:date="2018-03-25T20:55:00Z">
        <w:r>
          <w:rPr>
            <w:rFonts w:ascii="Arial" w:eastAsia="Times New Roman" w:hAnsi="Arial" w:cs="Arial"/>
            <w:b/>
            <w:noProof/>
            <w:color w:val="FF0000"/>
            <w:sz w:val="19"/>
            <w:szCs w:val="19"/>
          </w:rPr>
          <w:lastRenderedPageBreak/>
          <mc:AlternateContent>
            <mc:Choice Requires="wps">
              <w:drawing>
                <wp:anchor distT="0" distB="0" distL="114300" distR="114300" simplePos="0" relativeHeight="251673600" behindDoc="0" locked="0" layoutInCell="1" allowOverlap="1" wp14:anchorId="1ED6D464" wp14:editId="20D202EB">
                  <wp:simplePos x="0" y="0"/>
                  <wp:positionH relativeFrom="column">
                    <wp:posOffset>-409575</wp:posOffset>
                  </wp:positionH>
                  <wp:positionV relativeFrom="paragraph">
                    <wp:posOffset>116205</wp:posOffset>
                  </wp:positionV>
                  <wp:extent cx="6856095" cy="3088640"/>
                  <wp:effectExtent l="0" t="0" r="0" b="10160"/>
                  <wp:wrapSquare wrapText="bothSides"/>
                  <wp:docPr id="6" name="Text Box 6"/>
                  <wp:cNvGraphicFramePr/>
                  <a:graphic xmlns:a="http://schemas.openxmlformats.org/drawingml/2006/main">
                    <a:graphicData uri="http://schemas.microsoft.com/office/word/2010/wordprocessingShape">
                      <wps:wsp>
                        <wps:cNvSpPr txBox="1"/>
                        <wps:spPr>
                          <a:xfrm>
                            <a:off x="0" y="0"/>
                            <a:ext cx="6856095" cy="3088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BF4D62" w14:textId="628A67F5" w:rsidR="00491176" w:rsidRDefault="00491176">
                              <w:pPr>
                                <w:rPr>
                                  <w:ins w:id="4" w:author="Microsoft Office User" w:date="2018-03-25T20:56:00Z"/>
                                </w:rPr>
                              </w:pPr>
                            </w:p>
                            <w:p w14:paraId="2376796F" w14:textId="6EA46F40" w:rsidR="00491176" w:rsidRPr="00491176" w:rsidRDefault="000F12CA">
                              <w:pPr>
                                <w:rPr>
                                  <w:b/>
                                  <w:sz w:val="18"/>
                                  <w:szCs w:val="18"/>
                                  <w:rPrChange w:id="5" w:author="Microsoft Office User" w:date="2018-03-25T20:57:00Z">
                                    <w:rPr/>
                                  </w:rPrChange>
                                </w:rPr>
                              </w:pPr>
                              <w:ins w:id="6" w:author="Microsoft Office User" w:date="2018-03-25T21:02:00Z">
                                <w:r>
                                  <w:rPr>
                                    <w:b/>
                                    <w:noProof/>
                                    <w:sz w:val="18"/>
                                    <w:szCs w:val="18"/>
                                  </w:rPr>
                                  <w:drawing>
                                    <wp:inline distT="0" distB="0" distL="0" distR="0" wp14:anchorId="3E38B426" wp14:editId="7F61A5F9">
                                      <wp:extent cx="6541368" cy="2106883"/>
                                      <wp:effectExtent l="0" t="0" r="0" b="0"/>
                                      <wp:docPr id="39" name="Picture 39" descr="../../../../../../../../Desktop/CushingAcromegalyStudy/manuscript/Obesity-Glucocorticoids/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Respo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7542" cy="2115313"/>
                                              </a:xfrm>
                                              <a:prstGeom prst="rect">
                                                <a:avLst/>
                                              </a:prstGeom>
                                              <a:noFill/>
                                              <a:ln>
                                                <a:noFill/>
                                              </a:ln>
                                            </pic:spPr>
                                          </pic:pic>
                                        </a:graphicData>
                                      </a:graphic>
                                    </wp:inline>
                                  </w:drawing>
                                </w:r>
                              </w:ins>
                              <w:ins w:id="7" w:author="Microsoft Office User" w:date="2018-03-25T20:56:00Z">
                                <w:r w:rsidR="00491176" w:rsidRPr="00DA0FA6">
                                  <w:rPr>
                                    <w:b/>
                                    <w:sz w:val="18"/>
                                    <w:szCs w:val="18"/>
                                    <w:rPrChange w:id="8" w:author="Microsoft Office User" w:date="2018-03-25T21:14:00Z">
                                      <w:rPr/>
                                    </w:rPrChange>
                                  </w:rPr>
                                  <w:t xml:space="preserve">Figure 2: </w:t>
                                </w:r>
                              </w:ins>
                              <w:ins w:id="9" w:author="Microsoft Office User" w:date="2018-03-25T20:57:00Z">
                                <w:r w:rsidR="00491176" w:rsidRPr="00DA0FA6">
                                  <w:rPr>
                                    <w:b/>
                                    <w:sz w:val="18"/>
                                    <w:szCs w:val="18"/>
                                    <w:rPrChange w:id="10" w:author="Microsoft Office User" w:date="2018-03-25T21:14:00Z">
                                      <w:rPr>
                                        <w:sz w:val="18"/>
                                        <w:szCs w:val="18"/>
                                      </w:rPr>
                                    </w:rPrChange>
                                  </w:rPr>
                                  <w:t>Blood glucose and glycerol levels in NCD</w:t>
                                </w:r>
                              </w:ins>
                              <w:ins w:id="11" w:author="Microsoft Office User" w:date="2018-03-25T21:13:00Z">
                                <w:r w:rsidR="00DA0FA6" w:rsidRPr="00DA0FA6">
                                  <w:rPr>
                                    <w:b/>
                                    <w:sz w:val="18"/>
                                    <w:szCs w:val="18"/>
                                  </w:rPr>
                                  <w:t>-</w:t>
                                </w:r>
                              </w:ins>
                              <w:ins w:id="12" w:author="Microsoft Office User" w:date="2018-03-25T20:57:00Z">
                                <w:r w:rsidR="00491176" w:rsidRPr="00DA0FA6">
                                  <w:rPr>
                                    <w:b/>
                                    <w:sz w:val="18"/>
                                    <w:szCs w:val="18"/>
                                    <w:rPrChange w:id="13" w:author="Microsoft Office User" w:date="2018-03-25T21:14:00Z">
                                      <w:rPr>
                                        <w:sz w:val="18"/>
                                        <w:szCs w:val="18"/>
                                      </w:rPr>
                                    </w:rPrChange>
                                  </w:rPr>
                                  <w:t xml:space="preserve"> and HFD</w:t>
                                </w:r>
                              </w:ins>
                              <w:ins w:id="14" w:author="Microsoft Office User" w:date="2018-03-25T21:13:00Z">
                                <w:r w:rsidR="00DA0FA6" w:rsidRPr="00DA0FA6">
                                  <w:rPr>
                                    <w:b/>
                                    <w:sz w:val="18"/>
                                    <w:szCs w:val="18"/>
                                  </w:rPr>
                                  <w:t>-fed</w:t>
                                </w:r>
                              </w:ins>
                              <w:ins w:id="15" w:author="Microsoft Office User" w:date="2018-03-25T20:57:00Z">
                                <w:r w:rsidR="00491176" w:rsidRPr="00DA0FA6">
                                  <w:rPr>
                                    <w:b/>
                                    <w:sz w:val="18"/>
                                    <w:szCs w:val="18"/>
                                    <w:rPrChange w:id="16" w:author="Microsoft Office User" w:date="2018-03-25T21:14:00Z">
                                      <w:rPr>
                                        <w:sz w:val="18"/>
                                        <w:szCs w:val="18"/>
                                      </w:rPr>
                                    </w:rPrChange>
                                  </w:rPr>
                                  <w:t xml:space="preserve"> </w:t>
                                </w:r>
                                <w:r w:rsidR="00407D23">
                                  <w:rPr>
                                    <w:b/>
                                    <w:sz w:val="18"/>
                                    <w:szCs w:val="18"/>
                                  </w:rPr>
                                  <w:t>mice following 2 weeks of</w:t>
                                </w:r>
                              </w:ins>
                              <w:ins w:id="17" w:author="Microsoft Office User" w:date="2018-03-25T21:13:00Z">
                                <w:r w:rsidR="00DA0FA6" w:rsidRPr="00DA0FA6">
                                  <w:rPr>
                                    <w:b/>
                                    <w:sz w:val="18"/>
                                    <w:szCs w:val="18"/>
                                  </w:rPr>
                                  <w:t xml:space="preserve"> dexamethasone </w:t>
                                </w:r>
                              </w:ins>
                              <w:ins w:id="18" w:author="Microsoft Office User" w:date="2018-03-25T20:57:00Z">
                                <w:r w:rsidR="00491176" w:rsidRPr="00407D23">
                                  <w:rPr>
                                    <w:b/>
                                    <w:sz w:val="18"/>
                                    <w:szCs w:val="18"/>
                                  </w:rPr>
                                  <w:t>treat</w:t>
                                </w:r>
                                <w:r w:rsidR="00491176" w:rsidRPr="00DA0FA6">
                                  <w:rPr>
                                    <w:b/>
                                    <w:sz w:val="18"/>
                                    <w:szCs w:val="18"/>
                                    <w:rPrChange w:id="19" w:author="Microsoft Office User" w:date="2018-03-25T21:14:00Z">
                                      <w:rPr>
                                        <w:sz w:val="18"/>
                                        <w:szCs w:val="18"/>
                                      </w:rPr>
                                    </w:rPrChange>
                                  </w:rPr>
                                  <w:t>ment</w:t>
                                </w:r>
                                <w:r w:rsidR="00491176" w:rsidRPr="00491176">
                                  <w:rPr>
                                    <w:b/>
                                    <w:sz w:val="18"/>
                                    <w:szCs w:val="18"/>
                                    <w:rPrChange w:id="20" w:author="Microsoft Office User" w:date="2018-03-25T20:57:00Z">
                                      <w:rPr>
                                        <w:sz w:val="18"/>
                                        <w:szCs w:val="18"/>
                                      </w:rPr>
                                    </w:rPrChange>
                                  </w:rPr>
                                  <w:t>:</w:t>
                                </w:r>
                              </w:ins>
                              <w:ins w:id="21" w:author="Microsoft Office User" w:date="2018-03-25T20:59:00Z">
                                <w:r w:rsidR="00491176">
                                  <w:rPr>
                                    <w:b/>
                                    <w:sz w:val="18"/>
                                    <w:szCs w:val="18"/>
                                  </w:rPr>
                                  <w:t xml:space="preserve"> </w:t>
                                </w:r>
                              </w:ins>
                              <w:ins w:id="22" w:author="Microsoft Office User" w:date="2018-03-25T21:05:00Z">
                                <w:r w:rsidR="004E70AF" w:rsidRPr="00DA0FA6">
                                  <w:rPr>
                                    <w:sz w:val="18"/>
                                    <w:szCs w:val="18"/>
                                    <w:rPrChange w:id="23" w:author="Microsoft Office User" w:date="2018-03-25T21:14:00Z">
                                      <w:rPr>
                                        <w:b/>
                                        <w:sz w:val="18"/>
                                        <w:szCs w:val="18"/>
                                      </w:rPr>
                                    </w:rPrChange>
                                  </w:rPr>
                                  <w:t xml:space="preserve">Plasma glucose (A) and glycerol (B) levels in mice following 3, 7 </w:t>
                                </w:r>
                              </w:ins>
                              <w:ins w:id="24" w:author="Microsoft Office User" w:date="2018-03-25T21:06:00Z">
                                <w:r w:rsidR="004E70AF" w:rsidRPr="00DA0FA6">
                                  <w:rPr>
                                    <w:sz w:val="18"/>
                                    <w:szCs w:val="18"/>
                                    <w:rPrChange w:id="25" w:author="Microsoft Office User" w:date="2018-03-25T21:14:00Z">
                                      <w:rPr>
                                        <w:b/>
                                        <w:sz w:val="18"/>
                                        <w:szCs w:val="18"/>
                                      </w:rPr>
                                    </w:rPrChange>
                                  </w:rPr>
                                  <w:t xml:space="preserve">and 14 days of </w:t>
                                </w:r>
                              </w:ins>
                              <w:ins w:id="26" w:author="Microsoft Office User" w:date="2018-03-25T21:07:00Z">
                                <w:r w:rsidR="004E70AF" w:rsidRPr="00DA0FA6">
                                  <w:rPr>
                                    <w:sz w:val="18"/>
                                    <w:szCs w:val="18"/>
                                    <w:rPrChange w:id="27" w:author="Microsoft Office User" w:date="2018-03-25T21:14:00Z">
                                      <w:rPr>
                                        <w:b/>
                                        <w:sz w:val="18"/>
                                        <w:szCs w:val="18"/>
                                      </w:rPr>
                                    </w:rPrChange>
                                  </w:rPr>
                                  <w:t>~1mg/kg/d</w:t>
                                </w:r>
                                <w:r w:rsidR="004E70AF" w:rsidRPr="00DA0FA6">
                                  <w:rPr>
                                    <w:sz w:val="18"/>
                                    <w:szCs w:val="18"/>
                                    <w:rPrChange w:id="28" w:author="Microsoft Office User" w:date="2018-03-25T21:14:00Z">
                                      <w:rPr>
                                        <w:b/>
                                        <w:sz w:val="18"/>
                                        <w:szCs w:val="18"/>
                                      </w:rPr>
                                    </w:rPrChange>
                                  </w:rPr>
                                  <w:t xml:space="preserve"> </w:t>
                                </w:r>
                              </w:ins>
                              <w:ins w:id="29" w:author="Microsoft Office User" w:date="2018-03-25T21:06:00Z">
                                <w:r w:rsidR="004E70AF" w:rsidRPr="00DA0FA6">
                                  <w:rPr>
                                    <w:sz w:val="18"/>
                                    <w:szCs w:val="18"/>
                                    <w:rPrChange w:id="30" w:author="Microsoft Office User" w:date="2018-03-25T21:14:00Z">
                                      <w:rPr>
                                        <w:b/>
                                        <w:sz w:val="18"/>
                                        <w:szCs w:val="18"/>
                                      </w:rPr>
                                    </w:rPrChange>
                                  </w:rPr>
                                  <w:t>dexamethasone</w:t>
                                </w:r>
                              </w:ins>
                              <w:ins w:id="31" w:author="Microsoft Office User" w:date="2018-03-25T21:11:00Z">
                                <w:r w:rsidR="00CE53A5" w:rsidRPr="00DA0FA6">
                                  <w:rPr>
                                    <w:sz w:val="18"/>
                                    <w:szCs w:val="18"/>
                                    <w:rPrChange w:id="32" w:author="Microsoft Office User" w:date="2018-03-25T21:14:00Z">
                                      <w:rPr>
                                        <w:b/>
                                        <w:sz w:val="18"/>
                                        <w:szCs w:val="18"/>
                                      </w:rPr>
                                    </w:rPrChange>
                                  </w:rPr>
                                  <w:t xml:space="preserve"> in their drinking water</w:t>
                                </w:r>
                              </w:ins>
                              <w:ins w:id="33" w:author="Microsoft Office User" w:date="2018-03-25T21:07:00Z">
                                <w:r w:rsidR="004E70AF" w:rsidRPr="00DA0FA6">
                                  <w:rPr>
                                    <w:sz w:val="18"/>
                                    <w:szCs w:val="18"/>
                                    <w:rPrChange w:id="34" w:author="Microsoft Office User" w:date="2018-03-25T21:14:00Z">
                                      <w:rPr>
                                        <w:b/>
                                        <w:sz w:val="18"/>
                                        <w:szCs w:val="18"/>
                                      </w:rPr>
                                    </w:rPrChange>
                                  </w:rPr>
                                  <w:t xml:space="preserve"> or </w:t>
                                </w:r>
                              </w:ins>
                              <w:ins w:id="35" w:author="Microsoft Office User" w:date="2018-03-25T21:12:00Z">
                                <w:r w:rsidR="00CE53A5" w:rsidRPr="00DA0FA6">
                                  <w:rPr>
                                    <w:sz w:val="18"/>
                                    <w:szCs w:val="18"/>
                                    <w:rPrChange w:id="36" w:author="Microsoft Office User" w:date="2018-03-25T21:14:00Z">
                                      <w:rPr>
                                        <w:b/>
                                        <w:sz w:val="18"/>
                                        <w:szCs w:val="18"/>
                                      </w:rPr>
                                    </w:rPrChange>
                                  </w:rPr>
                                  <w:t xml:space="preserve">left </w:t>
                                </w:r>
                              </w:ins>
                              <w:ins w:id="37" w:author="Microsoft Office User" w:date="2018-03-25T21:07:00Z">
                                <w:r w:rsidR="004E70AF" w:rsidRPr="00DA0FA6">
                                  <w:rPr>
                                    <w:sz w:val="18"/>
                                    <w:szCs w:val="18"/>
                                    <w:rPrChange w:id="38" w:author="Microsoft Office User" w:date="2018-03-25T21:14:00Z">
                                      <w:rPr>
                                        <w:b/>
                                        <w:sz w:val="18"/>
                                        <w:szCs w:val="18"/>
                                      </w:rPr>
                                    </w:rPrChange>
                                  </w:rPr>
                                  <w:t>untreated (</w:t>
                                </w:r>
                              </w:ins>
                              <w:ins w:id="39" w:author="Microsoft Office User" w:date="2018-03-25T21:08:00Z">
                                <w:r w:rsidR="004E70AF" w:rsidRPr="00DA0FA6">
                                  <w:rPr>
                                    <w:sz w:val="18"/>
                                    <w:szCs w:val="18"/>
                                    <w:rPrChange w:id="40" w:author="Microsoft Office User" w:date="2018-03-25T21:14:00Z">
                                      <w:rPr>
                                        <w:b/>
                                        <w:sz w:val="18"/>
                                        <w:szCs w:val="18"/>
                                      </w:rPr>
                                    </w:rPrChange>
                                  </w:rPr>
                                  <w:t xml:space="preserve">controls; </w:t>
                                </w:r>
                              </w:ins>
                              <w:ins w:id="41" w:author="Microsoft Office User" w:date="2018-03-25T21:07:00Z">
                                <w:r w:rsidR="004E70AF" w:rsidRPr="00DA0FA6">
                                  <w:rPr>
                                    <w:sz w:val="18"/>
                                    <w:szCs w:val="18"/>
                                    <w:rPrChange w:id="42" w:author="Microsoft Office User" w:date="2018-03-25T21:14:00Z">
                                      <w:rPr>
                                        <w:b/>
                                        <w:sz w:val="18"/>
                                        <w:szCs w:val="18"/>
                                      </w:rPr>
                                    </w:rPrChange>
                                  </w:rPr>
                                  <w:t xml:space="preserve">time zero). </w:t>
                                </w:r>
                              </w:ins>
                              <w:ins w:id="43" w:author="Microsoft Office User" w:date="2018-03-25T21:05:00Z">
                                <w:r w:rsidR="004E70AF" w:rsidRPr="00DA0FA6">
                                  <w:rPr>
                                    <w:sz w:val="18"/>
                                    <w:szCs w:val="18"/>
                                    <w:rPrChange w:id="44" w:author="Microsoft Office User" w:date="2018-03-25T21:14:00Z">
                                      <w:rPr>
                                        <w:b/>
                                        <w:sz w:val="18"/>
                                        <w:szCs w:val="18"/>
                                      </w:rPr>
                                    </w:rPrChange>
                                  </w:rPr>
                                  <w:t xml:space="preserve">Adult </w:t>
                                </w:r>
                              </w:ins>
                              <w:ins w:id="45" w:author="Microsoft Office User" w:date="2018-03-25T21:08:00Z">
                                <w:r w:rsidR="004E70AF" w:rsidRPr="00DA0FA6">
                                  <w:rPr>
                                    <w:sz w:val="18"/>
                                    <w:szCs w:val="18"/>
                                    <w:rPrChange w:id="46" w:author="Microsoft Office User" w:date="2018-03-25T21:14:00Z">
                                      <w:rPr>
                                        <w:b/>
                                        <w:sz w:val="18"/>
                                        <w:szCs w:val="18"/>
                                      </w:rPr>
                                    </w:rPrChange>
                                  </w:rPr>
                                  <w:t xml:space="preserve">(70 day-old) C57BL/6J </w:t>
                                </w:r>
                              </w:ins>
                              <w:ins w:id="47" w:author="Microsoft Office User" w:date="2018-03-25T21:05:00Z">
                                <w:r w:rsidR="004E70AF" w:rsidRPr="00DA0FA6">
                                  <w:rPr>
                                    <w:sz w:val="18"/>
                                    <w:szCs w:val="18"/>
                                    <w:rPrChange w:id="48" w:author="Microsoft Office User" w:date="2018-03-25T21:14:00Z">
                                      <w:rPr>
                                        <w:b/>
                                        <w:sz w:val="18"/>
                                        <w:szCs w:val="18"/>
                                      </w:rPr>
                                    </w:rPrChange>
                                  </w:rPr>
                                  <w:t xml:space="preserve">mice were provided </w:t>
                                </w:r>
                              </w:ins>
                              <w:ins w:id="49" w:author="Microsoft Office User" w:date="2018-03-25T21:09:00Z">
                                <w:r w:rsidR="004E70AF" w:rsidRPr="00DA0FA6">
                                  <w:rPr>
                                    <w:sz w:val="18"/>
                                    <w:szCs w:val="18"/>
                                    <w:rPrChange w:id="50" w:author="Microsoft Office User" w:date="2018-03-25T21:14:00Z">
                                      <w:rPr>
                                        <w:b/>
                                        <w:sz w:val="18"/>
                                        <w:szCs w:val="18"/>
                                      </w:rPr>
                                    </w:rPrChange>
                                  </w:rPr>
                                  <w:t>ad libitum access to NCD or HFD f</w:t>
                                </w:r>
                                <w:r w:rsidR="00CE53A5" w:rsidRPr="00DA0FA6">
                                  <w:rPr>
                                    <w:sz w:val="18"/>
                                    <w:szCs w:val="18"/>
                                    <w:rPrChange w:id="51" w:author="Microsoft Office User" w:date="2018-03-25T21:14:00Z">
                                      <w:rPr>
                                        <w:b/>
                                        <w:sz w:val="18"/>
                                        <w:szCs w:val="18"/>
                                      </w:rPr>
                                    </w:rPrChange>
                                  </w:rPr>
                                  <w:t>or 8 weeks prior to treatment. Blood was taken prior to euthanasia</w:t>
                                </w:r>
                                <w:r w:rsidR="004E70AF" w:rsidRPr="00DA0FA6">
                                  <w:rPr>
                                    <w:sz w:val="18"/>
                                    <w:szCs w:val="18"/>
                                    <w:rPrChange w:id="52" w:author="Microsoft Office User" w:date="2018-03-25T21:14:00Z">
                                      <w:rPr>
                                        <w:b/>
                                        <w:sz w:val="18"/>
                                        <w:szCs w:val="18"/>
                                      </w:rPr>
                                    </w:rPrChange>
                                  </w:rPr>
                                  <w:t xml:space="preserve"> in a semi-fasted state (food was not removed but time of sacrifice was </w:t>
                                </w:r>
                                <w:r w:rsidR="00CE53A5" w:rsidRPr="00DA0FA6">
                                  <w:rPr>
                                    <w:sz w:val="18"/>
                                    <w:szCs w:val="18"/>
                                    <w:rPrChange w:id="53" w:author="Microsoft Office User" w:date="2018-03-25T21:14:00Z">
                                      <w:rPr>
                                        <w:b/>
                                        <w:sz w:val="18"/>
                                        <w:szCs w:val="18"/>
                                      </w:rPr>
                                    </w:rPrChange>
                                  </w:rPr>
                                  <w:t>at the end of the light cycle)</w:t>
                                </w:r>
                              </w:ins>
                              <w:ins w:id="54" w:author="Microsoft Office User" w:date="2018-03-25T21:11:00Z">
                                <w:r w:rsidR="00CE53A5" w:rsidRPr="00DA0FA6">
                                  <w:rPr>
                                    <w:sz w:val="18"/>
                                    <w:szCs w:val="18"/>
                                    <w:rPrChange w:id="55" w:author="Microsoft Office User" w:date="2018-03-25T21:14:00Z">
                                      <w:rPr>
                                        <w:b/>
                                        <w:sz w:val="18"/>
                                        <w:szCs w:val="18"/>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6D464" id="Text Box 6" o:spid="_x0000_s1027" type="#_x0000_t202" style="position:absolute;margin-left:-32.25pt;margin-top:9.15pt;width:539.85pt;height:24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" filled="f" stroked="f">
                  <v:textbox>
                    <w:txbxContent>
                      <w:p w14:paraId="11BF4D62" w14:textId="628A67F5" w:rsidR="00491176" w:rsidRDefault="00491176">
                        <w:pPr>
                          <w:rPr>
                            <w:ins w:id="56" w:author="Microsoft Office User" w:date="2018-03-25T20:56:00Z"/>
                          </w:rPr>
                        </w:pPr>
                      </w:p>
                      <w:p w14:paraId="2376796F" w14:textId="6EA46F40" w:rsidR="00491176" w:rsidRPr="00491176" w:rsidRDefault="000F12CA">
                        <w:pPr>
                          <w:rPr>
                            <w:b/>
                            <w:sz w:val="18"/>
                            <w:szCs w:val="18"/>
                            <w:rPrChange w:id="57" w:author="Microsoft Office User" w:date="2018-03-25T20:57:00Z">
                              <w:rPr/>
                            </w:rPrChange>
                          </w:rPr>
                        </w:pPr>
                        <w:ins w:id="58" w:author="Microsoft Office User" w:date="2018-03-25T21:02:00Z">
                          <w:r>
                            <w:rPr>
                              <w:b/>
                              <w:noProof/>
                              <w:sz w:val="18"/>
                              <w:szCs w:val="18"/>
                            </w:rPr>
                            <w:drawing>
                              <wp:inline distT="0" distB="0" distL="0" distR="0" wp14:anchorId="3E38B426" wp14:editId="7F61A5F9">
                                <wp:extent cx="6541368" cy="2106883"/>
                                <wp:effectExtent l="0" t="0" r="0" b="0"/>
                                <wp:docPr id="39" name="Picture 39" descr="../../../../../../../../Desktop/CushingAcromegalyStudy/manuscript/Obesity-Glucocorticoids/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Respo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7542" cy="2115313"/>
                                        </a:xfrm>
                                        <a:prstGeom prst="rect">
                                          <a:avLst/>
                                        </a:prstGeom>
                                        <a:noFill/>
                                        <a:ln>
                                          <a:noFill/>
                                        </a:ln>
                                      </pic:spPr>
                                    </pic:pic>
                                  </a:graphicData>
                                </a:graphic>
                              </wp:inline>
                            </w:drawing>
                          </w:r>
                        </w:ins>
                        <w:ins w:id="59" w:author="Microsoft Office User" w:date="2018-03-25T20:56:00Z">
                          <w:r w:rsidR="00491176" w:rsidRPr="00DA0FA6">
                            <w:rPr>
                              <w:b/>
                              <w:sz w:val="18"/>
                              <w:szCs w:val="18"/>
                              <w:rPrChange w:id="60" w:author="Microsoft Office User" w:date="2018-03-25T21:14:00Z">
                                <w:rPr/>
                              </w:rPrChange>
                            </w:rPr>
                            <w:t xml:space="preserve">Figure 2: </w:t>
                          </w:r>
                        </w:ins>
                        <w:ins w:id="61" w:author="Microsoft Office User" w:date="2018-03-25T20:57:00Z">
                          <w:r w:rsidR="00491176" w:rsidRPr="00DA0FA6">
                            <w:rPr>
                              <w:b/>
                              <w:sz w:val="18"/>
                              <w:szCs w:val="18"/>
                              <w:rPrChange w:id="62" w:author="Microsoft Office User" w:date="2018-03-25T21:14:00Z">
                                <w:rPr>
                                  <w:sz w:val="18"/>
                                  <w:szCs w:val="18"/>
                                </w:rPr>
                              </w:rPrChange>
                            </w:rPr>
                            <w:t>Blood glucose and glycerol levels in NCD</w:t>
                          </w:r>
                        </w:ins>
                        <w:ins w:id="63" w:author="Microsoft Office User" w:date="2018-03-25T21:13:00Z">
                          <w:r w:rsidR="00DA0FA6" w:rsidRPr="00DA0FA6">
                            <w:rPr>
                              <w:b/>
                              <w:sz w:val="18"/>
                              <w:szCs w:val="18"/>
                            </w:rPr>
                            <w:t>-</w:t>
                          </w:r>
                        </w:ins>
                        <w:ins w:id="64" w:author="Microsoft Office User" w:date="2018-03-25T20:57:00Z">
                          <w:r w:rsidR="00491176" w:rsidRPr="00DA0FA6">
                            <w:rPr>
                              <w:b/>
                              <w:sz w:val="18"/>
                              <w:szCs w:val="18"/>
                              <w:rPrChange w:id="65" w:author="Microsoft Office User" w:date="2018-03-25T21:14:00Z">
                                <w:rPr>
                                  <w:sz w:val="18"/>
                                  <w:szCs w:val="18"/>
                                </w:rPr>
                              </w:rPrChange>
                            </w:rPr>
                            <w:t xml:space="preserve"> and HFD</w:t>
                          </w:r>
                        </w:ins>
                        <w:ins w:id="66" w:author="Microsoft Office User" w:date="2018-03-25T21:13:00Z">
                          <w:r w:rsidR="00DA0FA6" w:rsidRPr="00DA0FA6">
                            <w:rPr>
                              <w:b/>
                              <w:sz w:val="18"/>
                              <w:szCs w:val="18"/>
                            </w:rPr>
                            <w:t>-fed</w:t>
                          </w:r>
                        </w:ins>
                        <w:ins w:id="67" w:author="Microsoft Office User" w:date="2018-03-25T20:57:00Z">
                          <w:r w:rsidR="00491176" w:rsidRPr="00DA0FA6">
                            <w:rPr>
                              <w:b/>
                              <w:sz w:val="18"/>
                              <w:szCs w:val="18"/>
                              <w:rPrChange w:id="68" w:author="Microsoft Office User" w:date="2018-03-25T21:14:00Z">
                                <w:rPr>
                                  <w:sz w:val="18"/>
                                  <w:szCs w:val="18"/>
                                </w:rPr>
                              </w:rPrChange>
                            </w:rPr>
                            <w:t xml:space="preserve"> </w:t>
                          </w:r>
                          <w:r w:rsidR="00407D23">
                            <w:rPr>
                              <w:b/>
                              <w:sz w:val="18"/>
                              <w:szCs w:val="18"/>
                            </w:rPr>
                            <w:t>mice following 2 weeks of</w:t>
                          </w:r>
                        </w:ins>
                        <w:ins w:id="69" w:author="Microsoft Office User" w:date="2018-03-25T21:13:00Z">
                          <w:r w:rsidR="00DA0FA6" w:rsidRPr="00DA0FA6">
                            <w:rPr>
                              <w:b/>
                              <w:sz w:val="18"/>
                              <w:szCs w:val="18"/>
                            </w:rPr>
                            <w:t xml:space="preserve"> dexamethasone </w:t>
                          </w:r>
                        </w:ins>
                        <w:ins w:id="70" w:author="Microsoft Office User" w:date="2018-03-25T20:57:00Z">
                          <w:r w:rsidR="00491176" w:rsidRPr="00407D23">
                            <w:rPr>
                              <w:b/>
                              <w:sz w:val="18"/>
                              <w:szCs w:val="18"/>
                            </w:rPr>
                            <w:t>treat</w:t>
                          </w:r>
                          <w:r w:rsidR="00491176" w:rsidRPr="00DA0FA6">
                            <w:rPr>
                              <w:b/>
                              <w:sz w:val="18"/>
                              <w:szCs w:val="18"/>
                              <w:rPrChange w:id="71" w:author="Microsoft Office User" w:date="2018-03-25T21:14:00Z">
                                <w:rPr>
                                  <w:sz w:val="18"/>
                                  <w:szCs w:val="18"/>
                                </w:rPr>
                              </w:rPrChange>
                            </w:rPr>
                            <w:t>ment</w:t>
                          </w:r>
                          <w:r w:rsidR="00491176" w:rsidRPr="00491176">
                            <w:rPr>
                              <w:b/>
                              <w:sz w:val="18"/>
                              <w:szCs w:val="18"/>
                              <w:rPrChange w:id="72" w:author="Microsoft Office User" w:date="2018-03-25T20:57:00Z">
                                <w:rPr>
                                  <w:sz w:val="18"/>
                                  <w:szCs w:val="18"/>
                                </w:rPr>
                              </w:rPrChange>
                            </w:rPr>
                            <w:t>:</w:t>
                          </w:r>
                        </w:ins>
                        <w:ins w:id="73" w:author="Microsoft Office User" w:date="2018-03-25T20:59:00Z">
                          <w:r w:rsidR="00491176">
                            <w:rPr>
                              <w:b/>
                              <w:sz w:val="18"/>
                              <w:szCs w:val="18"/>
                            </w:rPr>
                            <w:t xml:space="preserve"> </w:t>
                          </w:r>
                        </w:ins>
                        <w:ins w:id="74" w:author="Microsoft Office User" w:date="2018-03-25T21:05:00Z">
                          <w:r w:rsidR="004E70AF" w:rsidRPr="00DA0FA6">
                            <w:rPr>
                              <w:sz w:val="18"/>
                              <w:szCs w:val="18"/>
                              <w:rPrChange w:id="75" w:author="Microsoft Office User" w:date="2018-03-25T21:14:00Z">
                                <w:rPr>
                                  <w:b/>
                                  <w:sz w:val="18"/>
                                  <w:szCs w:val="18"/>
                                </w:rPr>
                              </w:rPrChange>
                            </w:rPr>
                            <w:t xml:space="preserve">Plasma glucose (A) and glycerol (B) levels in mice following 3, 7 </w:t>
                          </w:r>
                        </w:ins>
                        <w:ins w:id="76" w:author="Microsoft Office User" w:date="2018-03-25T21:06:00Z">
                          <w:r w:rsidR="004E70AF" w:rsidRPr="00DA0FA6">
                            <w:rPr>
                              <w:sz w:val="18"/>
                              <w:szCs w:val="18"/>
                              <w:rPrChange w:id="77" w:author="Microsoft Office User" w:date="2018-03-25T21:14:00Z">
                                <w:rPr>
                                  <w:b/>
                                  <w:sz w:val="18"/>
                                  <w:szCs w:val="18"/>
                                </w:rPr>
                              </w:rPrChange>
                            </w:rPr>
                            <w:t xml:space="preserve">and 14 days of </w:t>
                          </w:r>
                        </w:ins>
                        <w:ins w:id="78" w:author="Microsoft Office User" w:date="2018-03-25T21:07:00Z">
                          <w:r w:rsidR="004E70AF" w:rsidRPr="00DA0FA6">
                            <w:rPr>
                              <w:sz w:val="18"/>
                              <w:szCs w:val="18"/>
                              <w:rPrChange w:id="79" w:author="Microsoft Office User" w:date="2018-03-25T21:14:00Z">
                                <w:rPr>
                                  <w:b/>
                                  <w:sz w:val="18"/>
                                  <w:szCs w:val="18"/>
                                </w:rPr>
                              </w:rPrChange>
                            </w:rPr>
                            <w:t>~1mg/kg/d</w:t>
                          </w:r>
                          <w:r w:rsidR="004E70AF" w:rsidRPr="00DA0FA6">
                            <w:rPr>
                              <w:sz w:val="18"/>
                              <w:szCs w:val="18"/>
                              <w:rPrChange w:id="80" w:author="Microsoft Office User" w:date="2018-03-25T21:14:00Z">
                                <w:rPr>
                                  <w:b/>
                                  <w:sz w:val="18"/>
                                  <w:szCs w:val="18"/>
                                </w:rPr>
                              </w:rPrChange>
                            </w:rPr>
                            <w:t xml:space="preserve"> </w:t>
                          </w:r>
                        </w:ins>
                        <w:ins w:id="81" w:author="Microsoft Office User" w:date="2018-03-25T21:06:00Z">
                          <w:r w:rsidR="004E70AF" w:rsidRPr="00DA0FA6">
                            <w:rPr>
                              <w:sz w:val="18"/>
                              <w:szCs w:val="18"/>
                              <w:rPrChange w:id="82" w:author="Microsoft Office User" w:date="2018-03-25T21:14:00Z">
                                <w:rPr>
                                  <w:b/>
                                  <w:sz w:val="18"/>
                                  <w:szCs w:val="18"/>
                                </w:rPr>
                              </w:rPrChange>
                            </w:rPr>
                            <w:t>dexamethasone</w:t>
                          </w:r>
                        </w:ins>
                        <w:ins w:id="83" w:author="Microsoft Office User" w:date="2018-03-25T21:11:00Z">
                          <w:r w:rsidR="00CE53A5" w:rsidRPr="00DA0FA6">
                            <w:rPr>
                              <w:sz w:val="18"/>
                              <w:szCs w:val="18"/>
                              <w:rPrChange w:id="84" w:author="Microsoft Office User" w:date="2018-03-25T21:14:00Z">
                                <w:rPr>
                                  <w:b/>
                                  <w:sz w:val="18"/>
                                  <w:szCs w:val="18"/>
                                </w:rPr>
                              </w:rPrChange>
                            </w:rPr>
                            <w:t xml:space="preserve"> in their drinking water</w:t>
                          </w:r>
                        </w:ins>
                        <w:ins w:id="85" w:author="Microsoft Office User" w:date="2018-03-25T21:07:00Z">
                          <w:r w:rsidR="004E70AF" w:rsidRPr="00DA0FA6">
                            <w:rPr>
                              <w:sz w:val="18"/>
                              <w:szCs w:val="18"/>
                              <w:rPrChange w:id="86" w:author="Microsoft Office User" w:date="2018-03-25T21:14:00Z">
                                <w:rPr>
                                  <w:b/>
                                  <w:sz w:val="18"/>
                                  <w:szCs w:val="18"/>
                                </w:rPr>
                              </w:rPrChange>
                            </w:rPr>
                            <w:t xml:space="preserve"> or </w:t>
                          </w:r>
                        </w:ins>
                        <w:ins w:id="87" w:author="Microsoft Office User" w:date="2018-03-25T21:12:00Z">
                          <w:r w:rsidR="00CE53A5" w:rsidRPr="00DA0FA6">
                            <w:rPr>
                              <w:sz w:val="18"/>
                              <w:szCs w:val="18"/>
                              <w:rPrChange w:id="88" w:author="Microsoft Office User" w:date="2018-03-25T21:14:00Z">
                                <w:rPr>
                                  <w:b/>
                                  <w:sz w:val="18"/>
                                  <w:szCs w:val="18"/>
                                </w:rPr>
                              </w:rPrChange>
                            </w:rPr>
                            <w:t xml:space="preserve">left </w:t>
                          </w:r>
                        </w:ins>
                        <w:ins w:id="89" w:author="Microsoft Office User" w:date="2018-03-25T21:07:00Z">
                          <w:r w:rsidR="004E70AF" w:rsidRPr="00DA0FA6">
                            <w:rPr>
                              <w:sz w:val="18"/>
                              <w:szCs w:val="18"/>
                              <w:rPrChange w:id="90" w:author="Microsoft Office User" w:date="2018-03-25T21:14:00Z">
                                <w:rPr>
                                  <w:b/>
                                  <w:sz w:val="18"/>
                                  <w:szCs w:val="18"/>
                                </w:rPr>
                              </w:rPrChange>
                            </w:rPr>
                            <w:t>untreated (</w:t>
                          </w:r>
                        </w:ins>
                        <w:ins w:id="91" w:author="Microsoft Office User" w:date="2018-03-25T21:08:00Z">
                          <w:r w:rsidR="004E70AF" w:rsidRPr="00DA0FA6">
                            <w:rPr>
                              <w:sz w:val="18"/>
                              <w:szCs w:val="18"/>
                              <w:rPrChange w:id="92" w:author="Microsoft Office User" w:date="2018-03-25T21:14:00Z">
                                <w:rPr>
                                  <w:b/>
                                  <w:sz w:val="18"/>
                                  <w:szCs w:val="18"/>
                                </w:rPr>
                              </w:rPrChange>
                            </w:rPr>
                            <w:t xml:space="preserve">controls; </w:t>
                          </w:r>
                        </w:ins>
                        <w:ins w:id="93" w:author="Microsoft Office User" w:date="2018-03-25T21:07:00Z">
                          <w:r w:rsidR="004E70AF" w:rsidRPr="00DA0FA6">
                            <w:rPr>
                              <w:sz w:val="18"/>
                              <w:szCs w:val="18"/>
                              <w:rPrChange w:id="94" w:author="Microsoft Office User" w:date="2018-03-25T21:14:00Z">
                                <w:rPr>
                                  <w:b/>
                                  <w:sz w:val="18"/>
                                  <w:szCs w:val="18"/>
                                </w:rPr>
                              </w:rPrChange>
                            </w:rPr>
                            <w:t xml:space="preserve">time zero). </w:t>
                          </w:r>
                        </w:ins>
                        <w:ins w:id="95" w:author="Microsoft Office User" w:date="2018-03-25T21:05:00Z">
                          <w:r w:rsidR="004E70AF" w:rsidRPr="00DA0FA6">
                            <w:rPr>
                              <w:sz w:val="18"/>
                              <w:szCs w:val="18"/>
                              <w:rPrChange w:id="96" w:author="Microsoft Office User" w:date="2018-03-25T21:14:00Z">
                                <w:rPr>
                                  <w:b/>
                                  <w:sz w:val="18"/>
                                  <w:szCs w:val="18"/>
                                </w:rPr>
                              </w:rPrChange>
                            </w:rPr>
                            <w:t xml:space="preserve">Adult </w:t>
                          </w:r>
                        </w:ins>
                        <w:ins w:id="97" w:author="Microsoft Office User" w:date="2018-03-25T21:08:00Z">
                          <w:r w:rsidR="004E70AF" w:rsidRPr="00DA0FA6">
                            <w:rPr>
                              <w:sz w:val="18"/>
                              <w:szCs w:val="18"/>
                              <w:rPrChange w:id="98" w:author="Microsoft Office User" w:date="2018-03-25T21:14:00Z">
                                <w:rPr>
                                  <w:b/>
                                  <w:sz w:val="18"/>
                                  <w:szCs w:val="18"/>
                                </w:rPr>
                              </w:rPrChange>
                            </w:rPr>
                            <w:t xml:space="preserve">(70 day-old) C57BL/6J </w:t>
                          </w:r>
                        </w:ins>
                        <w:ins w:id="99" w:author="Microsoft Office User" w:date="2018-03-25T21:05:00Z">
                          <w:r w:rsidR="004E70AF" w:rsidRPr="00DA0FA6">
                            <w:rPr>
                              <w:sz w:val="18"/>
                              <w:szCs w:val="18"/>
                              <w:rPrChange w:id="100" w:author="Microsoft Office User" w:date="2018-03-25T21:14:00Z">
                                <w:rPr>
                                  <w:b/>
                                  <w:sz w:val="18"/>
                                  <w:szCs w:val="18"/>
                                </w:rPr>
                              </w:rPrChange>
                            </w:rPr>
                            <w:t xml:space="preserve">mice were provided </w:t>
                          </w:r>
                        </w:ins>
                        <w:ins w:id="101" w:author="Microsoft Office User" w:date="2018-03-25T21:09:00Z">
                          <w:r w:rsidR="004E70AF" w:rsidRPr="00DA0FA6">
                            <w:rPr>
                              <w:sz w:val="18"/>
                              <w:szCs w:val="18"/>
                              <w:rPrChange w:id="102" w:author="Microsoft Office User" w:date="2018-03-25T21:14:00Z">
                                <w:rPr>
                                  <w:b/>
                                  <w:sz w:val="18"/>
                                  <w:szCs w:val="18"/>
                                </w:rPr>
                              </w:rPrChange>
                            </w:rPr>
                            <w:t>ad libitum access to NCD or HFD f</w:t>
                          </w:r>
                          <w:r w:rsidR="00CE53A5" w:rsidRPr="00DA0FA6">
                            <w:rPr>
                              <w:sz w:val="18"/>
                              <w:szCs w:val="18"/>
                              <w:rPrChange w:id="103" w:author="Microsoft Office User" w:date="2018-03-25T21:14:00Z">
                                <w:rPr>
                                  <w:b/>
                                  <w:sz w:val="18"/>
                                  <w:szCs w:val="18"/>
                                </w:rPr>
                              </w:rPrChange>
                            </w:rPr>
                            <w:t>or 8 weeks prior to treatment. Blood was taken prior to euthanasia</w:t>
                          </w:r>
                          <w:r w:rsidR="004E70AF" w:rsidRPr="00DA0FA6">
                            <w:rPr>
                              <w:sz w:val="18"/>
                              <w:szCs w:val="18"/>
                              <w:rPrChange w:id="104" w:author="Microsoft Office User" w:date="2018-03-25T21:14:00Z">
                                <w:rPr>
                                  <w:b/>
                                  <w:sz w:val="18"/>
                                  <w:szCs w:val="18"/>
                                </w:rPr>
                              </w:rPrChange>
                            </w:rPr>
                            <w:t xml:space="preserve"> in a semi-fasted state (food was not removed but time of sacrifice was </w:t>
                          </w:r>
                          <w:r w:rsidR="00CE53A5" w:rsidRPr="00DA0FA6">
                            <w:rPr>
                              <w:sz w:val="18"/>
                              <w:szCs w:val="18"/>
                              <w:rPrChange w:id="105" w:author="Microsoft Office User" w:date="2018-03-25T21:14:00Z">
                                <w:rPr>
                                  <w:b/>
                                  <w:sz w:val="18"/>
                                  <w:szCs w:val="18"/>
                                </w:rPr>
                              </w:rPrChange>
                            </w:rPr>
                            <w:t>at the end of the light cycle)</w:t>
                          </w:r>
                        </w:ins>
                        <w:ins w:id="106" w:author="Microsoft Office User" w:date="2018-03-25T21:11:00Z">
                          <w:r w:rsidR="00CE53A5" w:rsidRPr="00DA0FA6">
                            <w:rPr>
                              <w:sz w:val="18"/>
                              <w:szCs w:val="18"/>
                              <w:rPrChange w:id="107" w:author="Microsoft Office User" w:date="2018-03-25T21:14:00Z">
                                <w:rPr>
                                  <w:b/>
                                  <w:sz w:val="18"/>
                                  <w:szCs w:val="18"/>
                                </w:rPr>
                              </w:rPrChange>
                            </w:rPr>
                            <w:t>.</w:t>
                          </w:r>
                        </w:ins>
                      </w:p>
                    </w:txbxContent>
                  </v:textbox>
                  <w10:wrap type="square"/>
                </v:shape>
              </w:pict>
            </mc:Fallback>
          </mc:AlternateContent>
        </w:r>
      </w:ins>
      <w:r w:rsidR="00DD20C6" w:rsidRPr="00DD20C6">
        <w:rPr>
          <w:rFonts w:ascii="Arial" w:eastAsia="Times New Roman" w:hAnsi="Arial" w:cs="Arial"/>
          <w:color w:val="222222"/>
          <w:sz w:val="19"/>
          <w:szCs w:val="19"/>
          <w:shd w:val="clear" w:color="auto" w:fill="FFFFFF"/>
        </w:rPr>
        <w:t>Minor points</w:t>
      </w:r>
      <w:r w:rsidR="00DD20C6" w:rsidRPr="00DD20C6">
        <w:rPr>
          <w:rFonts w:ascii="Arial" w:eastAsia="Times New Roman" w:hAnsi="Arial" w:cs="Arial"/>
          <w:color w:val="222222"/>
          <w:sz w:val="19"/>
          <w:szCs w:val="19"/>
        </w:rPr>
        <w:br/>
      </w:r>
    </w:p>
    <w:p w14:paraId="263F5C6C" w14:textId="4A706E5F"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7B6F6D6C" w14:textId="77A227D6" w:rsidR="00956E69" w:rsidRDefault="00235908" w:rsidP="00750B5E">
      <w:pPr>
        <w:pStyle w:val="ListParagraph"/>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p>
    <w:p w14:paraId="4A1D48A4" w14:textId="77777777" w:rsidR="00956E69" w:rsidRDefault="00956E69" w:rsidP="00750B5E">
      <w:pPr>
        <w:pStyle w:val="ListParagraph"/>
        <w:rPr>
          <w:rFonts w:ascii="Arial" w:eastAsia="Times New Roman" w:hAnsi="Arial" w:cs="Arial"/>
          <w:color w:val="FF0000"/>
          <w:sz w:val="19"/>
          <w:szCs w:val="19"/>
          <w:shd w:val="clear" w:color="auto" w:fill="FFFFFF"/>
        </w:rPr>
      </w:pPr>
    </w:p>
    <w:p w14:paraId="6753078E" w14:textId="7CC5C4D6" w:rsidR="008B31DB" w:rsidRPr="00DF16A0" w:rsidRDefault="00DD20C6" w:rsidP="00750B5E">
      <w:pPr>
        <w:pStyle w:val="ListParagraph"/>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There are typographical errors on both lines 278 &amp; 406.</w:t>
      </w:r>
      <w:r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Pr="00DF16A0">
        <w:rPr>
          <w:rFonts w:ascii="Arial" w:eastAsia="Times New Roman" w:hAnsi="Arial" w:cs="Arial"/>
          <w:color w:val="FF0000"/>
          <w:sz w:val="19"/>
          <w:szCs w:val="19"/>
        </w:rPr>
        <w:br/>
      </w:r>
      <w:r w:rsidRPr="00DF16A0">
        <w:rPr>
          <w:rFonts w:ascii="Arial" w:eastAsia="Times New Roman" w:hAnsi="Arial" w:cs="Arial"/>
          <w:color w:val="222222"/>
          <w:sz w:val="19"/>
          <w:szCs w:val="19"/>
        </w:rPr>
        <w:br/>
      </w:r>
      <w:r w:rsidRPr="00DF16A0">
        <w:rPr>
          <w:rFonts w:ascii="Arial" w:eastAsia="Times New Roman" w:hAnsi="Arial" w:cs="Arial"/>
          <w:b/>
          <w:color w:val="222222"/>
          <w:sz w:val="19"/>
          <w:szCs w:val="19"/>
          <w:shd w:val="clear" w:color="auto" w:fill="FFFFFF"/>
        </w:rPr>
        <w:t xml:space="preserve">Reviewer 2: Authors assessed some metabolic effects of increased glucocorticoid in combination with obesity induced by hyper-caloric feeding (in mice). Authors speculate that this combination of events is present in "many individuals". </w:t>
      </w:r>
      <w:proofErr w:type="gramStart"/>
      <w:r w:rsidRPr="00DF16A0">
        <w:rPr>
          <w:rFonts w:ascii="Arial" w:eastAsia="Times New Roman" w:hAnsi="Arial" w:cs="Arial"/>
          <w:b/>
          <w:color w:val="222222"/>
          <w:sz w:val="19"/>
          <w:szCs w:val="19"/>
          <w:shd w:val="clear" w:color="auto" w:fill="FFFFFF"/>
        </w:rPr>
        <w:t>Therefore</w:t>
      </w:r>
      <w:proofErr w:type="gramEnd"/>
      <w:r w:rsidRPr="00DF16A0">
        <w:rPr>
          <w:rFonts w:ascii="Arial" w:eastAsia="Times New Roman" w:hAnsi="Arial" w:cs="Arial"/>
          <w:b/>
          <w:color w:val="222222"/>
          <w:sz w:val="19"/>
          <w:szCs w:val="19"/>
          <w:shd w:val="clear" w:color="auto" w:fill="FFFFFF"/>
        </w:rPr>
        <w:t xml:space="preserve"> they propose that pre-clinical studies on this topic are needed. The results are very descriptive, in line with expectation, and no mechanism of action has been identified. Thus, this study is very descriptive and its results expected.</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Main criticisms:</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778EC558" w:rsidR="008B31DB" w:rsidRDefault="00F50F5D"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w:t>
      </w:r>
      <w:r w:rsidR="00956E69">
        <w:rPr>
          <w:rFonts w:ascii="Arial" w:eastAsia="Times New Roman" w:hAnsi="Arial" w:cs="Arial"/>
          <w:color w:val="FF0000"/>
          <w:sz w:val="19"/>
          <w:szCs w:val="19"/>
          <w:shd w:val="clear" w:color="auto" w:fill="FFFFFF"/>
        </w:rPr>
        <w:t>er</w:t>
      </w:r>
      <w:r>
        <w:rPr>
          <w:rFonts w:ascii="Arial" w:eastAsia="Times New Roman" w:hAnsi="Arial" w:cs="Arial"/>
          <w:color w:val="FF0000"/>
          <w:sz w:val="19"/>
          <w:szCs w:val="19"/>
          <w:shd w:val="clear" w:color="auto" w:fill="FFFFFF"/>
        </w:rPr>
        <w:t xml:space="preserve"> end</w:t>
      </w:r>
      <w:r w:rsidR="00956E69">
        <w:rPr>
          <w:rFonts w:ascii="Arial" w:eastAsia="Times New Roman" w:hAnsi="Arial" w:cs="Arial"/>
          <w:color w:val="FF0000"/>
          <w:sz w:val="19"/>
          <w:szCs w:val="19"/>
          <w:shd w:val="clear" w:color="auto" w:fill="FFFFFF"/>
        </w:rPr>
        <w:t xml:space="preserve"> of therapeutic doses</w:t>
      </w:r>
      <w:r>
        <w:rPr>
          <w:rFonts w:ascii="Arial" w:eastAsia="Times New Roman" w:hAnsi="Arial" w:cs="Arial"/>
          <w:color w:val="FF0000"/>
          <w:sz w:val="19"/>
          <w:szCs w:val="19"/>
          <w:shd w:val="clear" w:color="auto" w:fill="FFFFFF"/>
        </w:rPr>
        <w:t>, it is within the clinical range administered to humans</w:t>
      </w:r>
      <w:r w:rsidR="00B37AB0">
        <w:rPr>
          <w:rFonts w:ascii="Arial" w:eastAsia="Times New Roman" w:hAnsi="Arial" w:cs="Arial"/>
          <w:color w:val="FF0000"/>
          <w:sz w:val="19"/>
          <w:szCs w:val="19"/>
          <w:shd w:val="clear" w:color="auto" w:fill="FFFFFF"/>
        </w:rPr>
        <w:t>, which is generally</w:t>
      </w:r>
      <w:r>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r w:rsidR="00D93F77">
        <w:rPr>
          <w:rFonts w:ascii="Arial" w:eastAsia="Times New Roman" w:hAnsi="Arial" w:cs="Arial"/>
          <w:color w:val="FF0000"/>
          <w:sz w:val="19"/>
          <w:szCs w:val="19"/>
          <w:shd w:val="clear" w:color="auto" w:fill="FFFFFF"/>
        </w:rPr>
        <w:t>See revised discussion:</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0811B425" w:rsidR="003629DC" w:rsidRPr="00750B5E" w:rsidRDefault="00ED6148" w:rsidP="00750B5E">
      <w:pPr>
        <w:ind w:left="64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w:t>
      </w:r>
      <w:r w:rsidR="00BF5714">
        <w:rPr>
          <w:rFonts w:ascii="Arial" w:eastAsia="Times New Roman" w:hAnsi="Arial" w:cs="Arial"/>
          <w:b/>
          <w:color w:val="FF0000"/>
          <w:sz w:val="19"/>
          <w:szCs w:val="19"/>
          <w:shd w:val="clear" w:color="auto" w:fill="FFFFFF"/>
        </w:rPr>
        <w:t xml:space="preserve"> dose </w:t>
      </w:r>
      <w:r>
        <w:rPr>
          <w:rFonts w:ascii="Arial" w:eastAsia="Times New Roman" w:hAnsi="Arial" w:cs="Arial"/>
          <w:b/>
          <w:color w:val="FF0000"/>
          <w:sz w:val="19"/>
          <w:szCs w:val="19"/>
          <w:shd w:val="clear" w:color="auto" w:fill="FFFFFF"/>
        </w:rPr>
        <w:t xml:space="preserve">of dexamethasone </w:t>
      </w:r>
      <w:r w:rsidR="00BF5714">
        <w:rPr>
          <w:rFonts w:ascii="Arial" w:eastAsia="Times New Roman" w:hAnsi="Arial" w:cs="Arial"/>
          <w:b/>
          <w:color w:val="FF0000"/>
          <w:sz w:val="19"/>
          <w:szCs w:val="19"/>
          <w:shd w:val="clear" w:color="auto" w:fill="FFFFFF"/>
        </w:rPr>
        <w:t xml:space="preserve">received was within the clinical range administered to human patients </w:t>
      </w:r>
      <w:r w:rsidR="00DA1055">
        <w:rPr>
          <w:rFonts w:ascii="Arial" w:eastAsia="Times New Roman" w:hAnsi="Arial" w:cs="Arial"/>
          <w:b/>
          <w:color w:val="FF0000"/>
          <w:sz w:val="19"/>
          <w:szCs w:val="19"/>
          <w:shd w:val="clear" w:color="auto" w:fill="FFFFFF"/>
        </w:rPr>
        <w:fldChar w:fldCharType="begin" w:fldLock="1"/>
      </w:r>
      <w:r w:rsidR="00DA1055">
        <w:rPr>
          <w:rFonts w:ascii="Arial" w:eastAsia="Times New Roman" w:hAnsi="Arial" w:cs="Arial"/>
          <w:b/>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DA1055">
        <w:rPr>
          <w:rFonts w:ascii="Arial" w:eastAsia="Times New Roman" w:hAnsi="Arial" w:cs="Arial"/>
          <w:b/>
          <w:color w:val="FF0000"/>
          <w:sz w:val="19"/>
          <w:szCs w:val="19"/>
          <w:shd w:val="clear" w:color="auto" w:fill="FFFFFF"/>
        </w:rPr>
        <w:fldChar w:fldCharType="separate"/>
      </w:r>
      <w:r w:rsidR="00DA1055" w:rsidRPr="00DA1055">
        <w:rPr>
          <w:rFonts w:ascii="Arial" w:eastAsia="Times New Roman" w:hAnsi="Arial" w:cs="Arial"/>
          <w:noProof/>
          <w:color w:val="FF0000"/>
          <w:sz w:val="19"/>
          <w:szCs w:val="19"/>
          <w:shd w:val="clear" w:color="auto" w:fill="FFFFFF"/>
        </w:rPr>
        <w:t>(2,3)</w:t>
      </w:r>
      <w:r w:rsidR="00DA1055">
        <w:rPr>
          <w:rFonts w:ascii="Arial" w:eastAsia="Times New Roman" w:hAnsi="Arial" w:cs="Arial"/>
          <w:b/>
          <w:color w:val="FF0000"/>
          <w:sz w:val="19"/>
          <w:szCs w:val="19"/>
          <w:shd w:val="clear" w:color="auto" w:fill="FFFFFF"/>
        </w:rPr>
        <w:fldChar w:fldCharType="end"/>
      </w:r>
      <w:r w:rsidR="00956E69">
        <w:rPr>
          <w:rFonts w:ascii="Arial" w:eastAsia="Times New Roman" w:hAnsi="Arial" w:cs="Arial"/>
          <w:b/>
          <w:color w:val="FF0000"/>
          <w:sz w:val="19"/>
          <w:szCs w:val="19"/>
          <w:shd w:val="clear" w:color="auto" w:fill="FFFFFF"/>
        </w:rPr>
        <w:t>, corresponding to approximately 5 mg/day in an averaged sized human.</w:t>
      </w:r>
      <w:r w:rsidR="00DA1055">
        <w:rPr>
          <w:rFonts w:ascii="Arial" w:eastAsia="Times New Roman" w:hAnsi="Arial" w:cs="Arial"/>
          <w:b/>
          <w:color w:val="FF0000"/>
          <w:sz w:val="19"/>
          <w:szCs w:val="19"/>
          <w:shd w:val="clear" w:color="auto" w:fill="FFFFFF"/>
        </w:rPr>
        <w:t xml:space="preserve"> </w:t>
      </w:r>
      <w:r w:rsidR="00956E69">
        <w:rPr>
          <w:rFonts w:ascii="Arial" w:eastAsia="Times New Roman" w:hAnsi="Arial" w:cs="Arial"/>
          <w:b/>
          <w:color w:val="FF0000"/>
          <w:sz w:val="19"/>
          <w:szCs w:val="19"/>
          <w:shd w:val="clear" w:color="auto" w:fill="FFFFFF"/>
        </w:rPr>
        <w:t>C</w:t>
      </w:r>
      <w:r w:rsidR="00BF5714">
        <w:rPr>
          <w:rFonts w:ascii="Arial" w:eastAsia="Times New Roman" w:hAnsi="Arial" w:cs="Arial"/>
          <w:b/>
          <w:color w:val="FF0000"/>
          <w:sz w:val="19"/>
          <w:szCs w:val="19"/>
          <w:shd w:val="clear" w:color="auto" w:fill="FFFFFF"/>
        </w:rPr>
        <w:t xml:space="preserve">irculating concentrations </w:t>
      </w:r>
      <w:r w:rsidR="00956E69">
        <w:rPr>
          <w:rFonts w:ascii="Arial" w:eastAsia="Times New Roman" w:hAnsi="Arial" w:cs="Arial"/>
          <w:b/>
          <w:color w:val="FF0000"/>
          <w:sz w:val="19"/>
          <w:szCs w:val="19"/>
          <w:shd w:val="clear" w:color="auto" w:fill="FFFFFF"/>
        </w:rPr>
        <w:t xml:space="preserve">of dexamethasone </w:t>
      </w:r>
      <w:r w:rsidR="00BF5714">
        <w:rPr>
          <w:rFonts w:ascii="Arial" w:eastAsia="Times New Roman" w:hAnsi="Arial" w:cs="Arial"/>
          <w:b/>
          <w:color w:val="FF0000"/>
          <w:sz w:val="19"/>
          <w:szCs w:val="19"/>
          <w:shd w:val="clear" w:color="auto" w:fill="FFFFFF"/>
        </w:rPr>
        <w:t xml:space="preserve">were </w:t>
      </w:r>
      <w:r w:rsidR="0015217E">
        <w:rPr>
          <w:rFonts w:ascii="Arial" w:eastAsia="Times New Roman" w:hAnsi="Arial" w:cs="Arial"/>
          <w:b/>
          <w:color w:val="FF0000"/>
          <w:sz w:val="19"/>
          <w:szCs w:val="19"/>
          <w:shd w:val="clear" w:color="auto" w:fill="FFFFFF"/>
        </w:rPr>
        <w:t xml:space="preserve">similar to those observed in Cushing’s Syndrome patients </w:t>
      </w:r>
      <w:r w:rsidR="0015217E">
        <w:rPr>
          <w:rFonts w:ascii="Arial" w:eastAsia="Times New Roman" w:hAnsi="Arial" w:cs="Arial"/>
          <w:b/>
          <w:color w:val="FF0000"/>
          <w:sz w:val="19"/>
          <w:szCs w:val="19"/>
          <w:shd w:val="clear" w:color="auto" w:fill="FFFFFF"/>
        </w:rPr>
        <w:fldChar w:fldCharType="begin" w:fldLock="1"/>
      </w:r>
      <w:r w:rsidR="0015217E">
        <w:rPr>
          <w:rFonts w:ascii="Arial" w:eastAsia="Times New Roman" w:hAnsi="Arial" w:cs="Arial"/>
          <w:b/>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15217E">
        <w:rPr>
          <w:rFonts w:ascii="Arial" w:eastAsia="Times New Roman" w:hAnsi="Arial" w:cs="Arial"/>
          <w:b/>
          <w:color w:val="FF0000"/>
          <w:sz w:val="19"/>
          <w:szCs w:val="19"/>
          <w:shd w:val="clear" w:color="auto" w:fill="FFFFFF"/>
        </w:rPr>
        <w:fldChar w:fldCharType="separate"/>
      </w:r>
      <w:r w:rsidR="0015217E" w:rsidRPr="0015217E">
        <w:rPr>
          <w:rFonts w:ascii="Arial" w:eastAsia="Times New Roman" w:hAnsi="Arial" w:cs="Arial"/>
          <w:noProof/>
          <w:color w:val="FF0000"/>
          <w:sz w:val="19"/>
          <w:szCs w:val="19"/>
          <w:shd w:val="clear" w:color="auto" w:fill="FFFFFF"/>
        </w:rPr>
        <w:t>(4,5)</w:t>
      </w:r>
      <w:r w:rsidR="0015217E">
        <w:rPr>
          <w:rFonts w:ascii="Arial" w:eastAsia="Times New Roman" w:hAnsi="Arial" w:cs="Arial"/>
          <w:b/>
          <w:color w:val="FF0000"/>
          <w:sz w:val="19"/>
          <w:szCs w:val="19"/>
          <w:shd w:val="clear" w:color="auto" w:fill="FFFFFF"/>
        </w:rPr>
        <w:fldChar w:fldCharType="end"/>
      </w:r>
      <w:r w:rsidR="0015217E">
        <w:rPr>
          <w:rFonts w:ascii="Arial" w:eastAsia="Times New Roman" w:hAnsi="Arial" w:cs="Arial"/>
          <w:b/>
          <w:color w:val="FF0000"/>
          <w:sz w:val="19"/>
          <w:szCs w:val="19"/>
          <w:shd w:val="clear" w:color="auto" w:fill="FFFFFF"/>
        </w:rPr>
        <w:t xml:space="preserve"> even after accounting for dexamethasone’s high</w:t>
      </w:r>
      <w:r w:rsidR="00956E69">
        <w:rPr>
          <w:rFonts w:ascii="Arial" w:eastAsia="Times New Roman" w:hAnsi="Arial" w:cs="Arial"/>
          <w:b/>
          <w:color w:val="FF0000"/>
          <w:sz w:val="19"/>
          <w:szCs w:val="19"/>
          <w:shd w:val="clear" w:color="auto" w:fill="FFFFFF"/>
        </w:rPr>
        <w:t>er</w:t>
      </w:r>
      <w:r w:rsidR="0015217E">
        <w:rPr>
          <w:rFonts w:ascii="Arial" w:eastAsia="Times New Roman" w:hAnsi="Arial" w:cs="Arial"/>
          <w:b/>
          <w:color w:val="FF0000"/>
          <w:sz w:val="19"/>
          <w:szCs w:val="19"/>
          <w:shd w:val="clear" w:color="auto" w:fill="FFFFFF"/>
        </w:rPr>
        <w:t xml:space="preserve"> potency. </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6F021252"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lastRenderedPageBreak/>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w:t>
      </w:r>
      <w:r w:rsidR="00D22E27">
        <w:rPr>
          <w:rFonts w:ascii="Arial" w:eastAsia="Times New Roman" w:hAnsi="Arial" w:cs="Arial"/>
          <w:color w:val="FF0000"/>
          <w:sz w:val="19"/>
          <w:szCs w:val="19"/>
          <w:shd w:val="clear" w:color="auto" w:fill="FFFFFF"/>
        </w:rPr>
        <w:t>We</w:t>
      </w:r>
      <w:r w:rsidR="00D10AB5">
        <w:rPr>
          <w:rFonts w:ascii="Arial" w:eastAsia="Times New Roman" w:hAnsi="Arial" w:cs="Arial"/>
          <w:color w:val="FF0000"/>
          <w:sz w:val="19"/>
          <w:szCs w:val="19"/>
          <w:shd w:val="clear" w:color="auto" w:fill="FFFFFF"/>
        </w:rPr>
        <w:t xml:space="preserv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metabolic perturbations both at the 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t>
      </w:r>
      <w:r w:rsidR="00D22E27">
        <w:rPr>
          <w:rFonts w:ascii="Arial" w:eastAsia="Times New Roman" w:hAnsi="Arial" w:cs="Arial"/>
          <w:color w:val="FF0000"/>
          <w:sz w:val="19"/>
          <w:szCs w:val="19"/>
          <w:shd w:val="clear" w:color="auto" w:fill="FFFFFF"/>
        </w:rPr>
        <w:t xml:space="preserve">To expand on our molecular data, we </w:t>
      </w:r>
      <w:r w:rsidR="005847DE">
        <w:rPr>
          <w:rFonts w:ascii="Arial" w:eastAsia="Times New Roman" w:hAnsi="Arial" w:cs="Arial"/>
          <w:color w:val="FF0000"/>
          <w:sz w:val="19"/>
          <w:szCs w:val="19"/>
          <w:shd w:val="clear" w:color="auto" w:fill="FFFFFF"/>
        </w:rPr>
        <w:t>have also added new data in this revision addressing the role of HSL phosphorylation in obese, dexamethasone treated animals.  As can be seen in the new Supplementary Figure 2, HSL phosphorylation on PKA sites is attenuated</w:t>
      </w:r>
      <w:r w:rsidR="00735916">
        <w:rPr>
          <w:rFonts w:ascii="Arial" w:eastAsia="Times New Roman" w:hAnsi="Arial" w:cs="Arial"/>
          <w:color w:val="FF0000"/>
          <w:sz w:val="19"/>
          <w:szCs w:val="19"/>
          <w:shd w:val="clear" w:color="auto" w:fill="FFFFFF"/>
        </w:rPr>
        <w:t xml:space="preserve"> in obese animals</w:t>
      </w:r>
      <w:r w:rsidR="005847DE">
        <w:rPr>
          <w:rFonts w:ascii="Arial" w:eastAsia="Times New Roman" w:hAnsi="Arial" w:cs="Arial"/>
          <w:color w:val="FF0000"/>
          <w:sz w:val="19"/>
          <w:szCs w:val="19"/>
          <w:shd w:val="clear" w:color="auto" w:fill="FFFFFF"/>
        </w:rPr>
        <w:t>.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76FBE37B" w14:textId="255981C0" w:rsidR="007F626B" w:rsidRPr="00750B5E" w:rsidRDefault="007F626B"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 xml:space="preserve">There were no significant </w:t>
      </w:r>
      <w:r w:rsidR="00E527E2">
        <w:rPr>
          <w:rFonts w:ascii="Arial" w:eastAsia="Times New Roman" w:hAnsi="Arial" w:cs="Arial"/>
          <w:b/>
          <w:color w:val="FF0000"/>
          <w:sz w:val="19"/>
          <w:szCs w:val="19"/>
          <w:shd w:val="clear" w:color="auto" w:fill="FFFFFF"/>
        </w:rPr>
        <w:t>increases</w:t>
      </w:r>
      <w:r>
        <w:rPr>
          <w:rFonts w:ascii="Arial" w:eastAsia="Times New Roman" w:hAnsi="Arial" w:cs="Arial"/>
          <w:b/>
          <w:color w:val="FF0000"/>
          <w:sz w:val="19"/>
          <w:szCs w:val="19"/>
          <w:shd w:val="clear" w:color="auto" w:fill="FFFFFF"/>
        </w:rPr>
        <w:t xml:space="preserve"> observed in HSL expression or activation (via phosphorylation) </w:t>
      </w:r>
      <w:r w:rsidR="00E527E2">
        <w:rPr>
          <w:rFonts w:ascii="Arial" w:eastAsia="Times New Roman" w:hAnsi="Arial" w:cs="Arial"/>
          <w:b/>
          <w:color w:val="FF0000"/>
          <w:sz w:val="19"/>
          <w:szCs w:val="19"/>
          <w:shd w:val="clear" w:color="auto" w:fill="FFFFFF"/>
        </w:rPr>
        <w:t>that might explain enhanced lipolysis in the obese, dexamethasone treated mice</w:t>
      </w:r>
      <w:r w:rsidR="00C00B9F">
        <w:rPr>
          <w:rFonts w:ascii="Arial" w:eastAsia="Times New Roman" w:hAnsi="Arial" w:cs="Arial"/>
          <w:b/>
          <w:color w:val="FF0000"/>
          <w:sz w:val="19"/>
          <w:szCs w:val="19"/>
          <w:shd w:val="clear" w:color="auto" w:fill="FFFFFF"/>
        </w:rPr>
        <w:t xml:space="preserve"> (Supplementary Figure 1</w:t>
      </w:r>
      <w:r w:rsidR="00EC55C5">
        <w:rPr>
          <w:rFonts w:ascii="Arial" w:eastAsia="Times New Roman" w:hAnsi="Arial" w:cs="Arial"/>
          <w:b/>
          <w:color w:val="FF0000"/>
          <w:sz w:val="19"/>
          <w:szCs w:val="19"/>
          <w:shd w:val="clear" w:color="auto" w:fill="FFFFFF"/>
        </w:rPr>
        <w:t>A-B</w:t>
      </w:r>
      <w:r w:rsidR="00C00B9F">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w:t>
      </w:r>
      <w:r w:rsidR="00E527E2">
        <w:rPr>
          <w:rFonts w:ascii="Arial" w:eastAsia="Times New Roman" w:hAnsi="Arial" w:cs="Arial"/>
          <w:b/>
          <w:color w:val="FF0000"/>
          <w:sz w:val="19"/>
          <w:szCs w:val="19"/>
          <w:shd w:val="clear" w:color="auto" w:fill="FFFFFF"/>
        </w:rPr>
        <w:t>In fact</w:t>
      </w:r>
      <w:r>
        <w:rPr>
          <w:rFonts w:ascii="Arial" w:eastAsia="Times New Roman" w:hAnsi="Arial" w:cs="Arial"/>
          <w:b/>
          <w:color w:val="FF0000"/>
          <w:sz w:val="19"/>
          <w:szCs w:val="19"/>
          <w:shd w:val="clear" w:color="auto" w:fill="FFFFFF"/>
        </w:rPr>
        <w:t xml:space="preserve">, phosphorylation of PKA sites on HSL tended to be lower in obese mice when compared to lean, as has been </w:t>
      </w:r>
      <w:r w:rsidR="00E527E2">
        <w:rPr>
          <w:rFonts w:ascii="Arial" w:eastAsia="Times New Roman" w:hAnsi="Arial" w:cs="Arial"/>
          <w:b/>
          <w:color w:val="FF0000"/>
          <w:sz w:val="19"/>
          <w:szCs w:val="19"/>
          <w:shd w:val="clear" w:color="auto" w:fill="FFFFFF"/>
        </w:rPr>
        <w:t>reported</w:t>
      </w:r>
      <w:r>
        <w:rPr>
          <w:rFonts w:ascii="Arial" w:eastAsia="Times New Roman" w:hAnsi="Arial" w:cs="Arial"/>
          <w:b/>
          <w:color w:val="FF0000"/>
          <w:sz w:val="19"/>
          <w:szCs w:val="19"/>
          <w:shd w:val="clear" w:color="auto" w:fill="FFFFFF"/>
        </w:rPr>
        <w:t xml:space="preserve"> previously </w:t>
      </w:r>
      <w:r>
        <w:rPr>
          <w:rFonts w:ascii="Arial" w:eastAsia="Times New Roman" w:hAnsi="Arial" w:cs="Arial"/>
          <w:b/>
          <w:color w:val="FF0000"/>
          <w:sz w:val="19"/>
          <w:szCs w:val="19"/>
          <w:shd w:val="clear" w:color="auto" w:fill="FFFFFF"/>
        </w:rPr>
        <w:fldChar w:fldCharType="begin" w:fldLock="1"/>
      </w:r>
      <w:r>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"(6)", "plainTextFormattedCitation" : "(6)", "previouslyFormattedCitation" : "(6)" }, "properties" : {  }, "schema" : "https://github.com/citation-style-language/schema/raw/master/csl-citation.json" }</w:instrText>
      </w:r>
      <w:r>
        <w:rPr>
          <w:rFonts w:ascii="Arial" w:eastAsia="Times New Roman" w:hAnsi="Arial" w:cs="Arial"/>
          <w:b/>
          <w:color w:val="FF0000"/>
          <w:sz w:val="19"/>
          <w:szCs w:val="19"/>
          <w:shd w:val="clear" w:color="auto" w:fill="FFFFFF"/>
        </w:rPr>
        <w:fldChar w:fldCharType="separate"/>
      </w:r>
      <w:r w:rsidRPr="007F626B">
        <w:rPr>
          <w:rFonts w:ascii="Arial" w:eastAsia="Times New Roman" w:hAnsi="Arial" w:cs="Arial"/>
          <w:noProof/>
          <w:color w:val="FF0000"/>
          <w:sz w:val="19"/>
          <w:szCs w:val="19"/>
          <w:shd w:val="clear" w:color="auto" w:fill="FFFFFF"/>
        </w:rPr>
        <w:t>(6)</w:t>
      </w:r>
      <w:r>
        <w:rPr>
          <w:rFonts w:ascii="Arial" w:eastAsia="Times New Roman" w:hAnsi="Arial" w:cs="Arial"/>
          <w:b/>
          <w:color w:val="FF0000"/>
          <w:sz w:val="19"/>
          <w:szCs w:val="19"/>
          <w:shd w:val="clear" w:color="auto" w:fill="FFFFFF"/>
        </w:rPr>
        <w:fldChar w:fldCharType="end"/>
      </w:r>
      <w:r>
        <w:rPr>
          <w:rFonts w:ascii="Arial" w:eastAsia="Times New Roman" w:hAnsi="Arial" w:cs="Arial"/>
          <w:b/>
          <w:color w:val="FF0000"/>
          <w:sz w:val="19"/>
          <w:szCs w:val="19"/>
          <w:shd w:val="clear" w:color="auto" w:fill="FFFFFF"/>
        </w:rPr>
        <w:t>.</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180D0633" w:rsidR="005847DE" w:rsidRPr="00750B5E" w:rsidRDefault="00307878" w:rsidP="00750B5E">
      <w:pPr>
        <w:ind w:left="720"/>
        <w:rPr>
          <w:rFonts w:ascii="Arial" w:eastAsia="Times New Roman" w:hAnsi="Arial" w:cs="Arial"/>
          <w:b/>
          <w:color w:val="FF0000"/>
          <w:sz w:val="19"/>
          <w:szCs w:val="19"/>
          <w:shd w:val="clear" w:color="auto" w:fill="FFFFFF"/>
        </w:rPr>
      </w:pPr>
      <w:commentRangeStart w:id="108"/>
      <w:r>
        <w:rPr>
          <w:rFonts w:ascii="Arial" w:eastAsia="Times New Roman" w:hAnsi="Arial" w:cs="Arial"/>
          <w:b/>
          <w:color w:val="FF0000"/>
          <w:sz w:val="19"/>
          <w:szCs w:val="19"/>
          <w:shd w:val="clear" w:color="auto" w:fill="FFFFFF"/>
        </w:rPr>
        <w:t>We did not find any significant differences in</w:t>
      </w:r>
      <w:r w:rsidR="00DD11DD">
        <w:rPr>
          <w:rFonts w:ascii="Arial" w:eastAsia="Times New Roman" w:hAnsi="Arial" w:cs="Arial"/>
          <w:b/>
          <w:color w:val="FF0000"/>
          <w:sz w:val="19"/>
          <w:szCs w:val="19"/>
          <w:shd w:val="clear" w:color="auto" w:fill="FFFFFF"/>
        </w:rPr>
        <w:t xml:space="preserve"> the effects of</w:t>
      </w:r>
      <w:r>
        <w:rPr>
          <w:rFonts w:ascii="Arial" w:eastAsia="Times New Roman" w:hAnsi="Arial" w:cs="Arial"/>
          <w:b/>
          <w:color w:val="FF0000"/>
          <w:sz w:val="19"/>
          <w:szCs w:val="19"/>
          <w:shd w:val="clear" w:color="auto" w:fill="FFFFFF"/>
        </w:rPr>
        <w:t xml:space="preserve"> diet or treatment on HSL phosphorylation. Interestingly, obesity and dexamethasone treatment appeared to slightly decrease HSL phosphorylation</w:t>
      </w:r>
      <w:r w:rsidR="00EC55C5">
        <w:rPr>
          <w:rFonts w:ascii="Arial" w:eastAsia="Times New Roman" w:hAnsi="Arial" w:cs="Arial"/>
          <w:b/>
          <w:color w:val="FF0000"/>
          <w:sz w:val="19"/>
          <w:szCs w:val="19"/>
          <w:shd w:val="clear" w:color="auto" w:fill="FFFFFF"/>
        </w:rPr>
        <w:t xml:space="preserve">, consistent with previous reports </w:t>
      </w:r>
      <w:r w:rsidR="00EC55C5" w:rsidRPr="00A868EF">
        <w:rPr>
          <w:rFonts w:ascii="Arial" w:eastAsia="Times New Roman" w:hAnsi="Arial" w:cs="Arial"/>
          <w:b/>
          <w:color w:val="FF0000"/>
          <w:sz w:val="19"/>
          <w:szCs w:val="19"/>
          <w:shd w:val="clear" w:color="auto" w:fill="FFFFFF"/>
        </w:rPr>
        <w:fldChar w:fldCharType="begin" w:fldLock="1"/>
      </w:r>
      <w:r w:rsidR="00EC55C5" w:rsidRPr="00A868EF">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"(6)", "plainTextFormattedCitation" : "(6)", "previouslyFormattedCitation" : "(6)" }, "properties" : {  }, "schema" : "https://github.com/citation-style-language/schema/raw/master/csl-citation.json" }</w:instrText>
      </w:r>
      <w:r w:rsidR="00EC55C5" w:rsidRPr="00AD2FA5">
        <w:rPr>
          <w:rFonts w:ascii="Arial" w:eastAsia="Times New Roman" w:hAnsi="Arial" w:cs="Arial"/>
          <w:b/>
          <w:color w:val="FF0000"/>
          <w:sz w:val="19"/>
          <w:szCs w:val="19"/>
          <w:shd w:val="clear" w:color="auto" w:fill="FFFFFF"/>
        </w:rPr>
        <w:fldChar w:fldCharType="separate"/>
      </w:r>
      <w:r w:rsidR="00EC55C5" w:rsidRPr="00AD2FA5">
        <w:rPr>
          <w:rFonts w:ascii="Arial" w:eastAsia="Times New Roman" w:hAnsi="Arial" w:cs="Arial"/>
          <w:b/>
          <w:noProof/>
          <w:color w:val="FF0000"/>
          <w:sz w:val="19"/>
          <w:szCs w:val="19"/>
          <w:shd w:val="clear" w:color="auto" w:fill="FFFFFF"/>
        </w:rPr>
        <w:t>(6)</w:t>
      </w:r>
      <w:r w:rsidR="00EC55C5" w:rsidRPr="00A868EF">
        <w:rPr>
          <w:rFonts w:ascii="Arial" w:eastAsia="Times New Roman" w:hAnsi="Arial" w:cs="Arial"/>
          <w:b/>
          <w:color w:val="FF0000"/>
          <w:sz w:val="19"/>
          <w:szCs w:val="19"/>
          <w:shd w:val="clear" w:color="auto" w:fill="FFFFFF"/>
        </w:rPr>
        <w:fldChar w:fldCharType="end"/>
      </w:r>
      <w:r w:rsidR="00EC55C5" w:rsidRPr="00A868EF">
        <w:rPr>
          <w:rFonts w:ascii="Arial" w:eastAsia="Times New Roman" w:hAnsi="Arial" w:cs="Arial"/>
          <w:b/>
          <w:color w:val="FF0000"/>
          <w:sz w:val="19"/>
          <w:szCs w:val="19"/>
          <w:shd w:val="clear" w:color="auto" w:fill="FFFFFF"/>
        </w:rPr>
        <w:t>.</w:t>
      </w:r>
      <w:r w:rsidR="00EC55C5">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Given these results,</w:t>
      </w:r>
      <w:r w:rsidR="007F3077">
        <w:rPr>
          <w:rFonts w:ascii="Arial" w:eastAsia="Times New Roman" w:hAnsi="Arial" w:cs="Arial"/>
          <w:b/>
          <w:color w:val="FF0000"/>
          <w:sz w:val="19"/>
          <w:szCs w:val="19"/>
          <w:shd w:val="clear" w:color="auto" w:fill="FFFFFF"/>
        </w:rPr>
        <w:t xml:space="preserve"> we attribute enhanced lipolysis</w:t>
      </w:r>
      <w:r>
        <w:rPr>
          <w:rFonts w:ascii="Arial" w:eastAsia="Times New Roman" w:hAnsi="Arial" w:cs="Arial"/>
          <w:b/>
          <w:color w:val="FF0000"/>
          <w:sz w:val="19"/>
          <w:szCs w:val="19"/>
          <w:shd w:val="clear" w:color="auto" w:fill="FFFFFF"/>
        </w:rPr>
        <w:t xml:space="preserve"> seen in obese dexamethasone-treated mice</w:t>
      </w:r>
      <w:r w:rsidR="007F3077">
        <w:rPr>
          <w:rFonts w:ascii="Arial" w:eastAsia="Times New Roman" w:hAnsi="Arial" w:cs="Arial"/>
          <w:b/>
          <w:color w:val="FF0000"/>
          <w:sz w:val="19"/>
          <w:szCs w:val="19"/>
          <w:shd w:val="clear" w:color="auto" w:fill="FFFFFF"/>
        </w:rPr>
        <w:t xml:space="preserve"> to upregulated ATGL.</w:t>
      </w:r>
      <w:commentRangeEnd w:id="108"/>
      <w:r w:rsidR="00E962A9">
        <w:rPr>
          <w:rStyle w:val="CommentReference"/>
        </w:rPr>
        <w:commentReference w:id="108"/>
      </w:r>
    </w:p>
    <w:p w14:paraId="1D4E1A0C" w14:textId="46B3985C" w:rsidR="008B31DB" w:rsidRDefault="001A18EB" w:rsidP="00DD20C6">
      <w:pPr>
        <w:rPr>
          <w:rFonts w:ascii="Arial" w:eastAsia="Times New Roman" w:hAnsi="Arial" w:cs="Arial"/>
          <w:color w:val="222222"/>
          <w:sz w:val="19"/>
          <w:szCs w:val="19"/>
          <w:shd w:val="clear" w:color="auto" w:fill="FFFFFF"/>
        </w:rPr>
      </w:pPr>
      <w:r w:rsidRPr="00AD2FA5">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1F3B6373">
                <wp:simplePos x="0" y="0"/>
                <wp:positionH relativeFrom="column">
                  <wp:posOffset>2562225</wp:posOffset>
                </wp:positionH>
                <wp:positionV relativeFrom="paragraph">
                  <wp:posOffset>52705</wp:posOffset>
                </wp:positionV>
                <wp:extent cx="3249930" cy="299656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249930" cy="2996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1F7F11DF" w:rsidR="001A5EFC" w:rsidRDefault="0011550A" w:rsidP="001A5EFC">
                            <w:pPr>
                              <w:rPr>
                                <w:rFonts w:ascii="Arial" w:hAnsi="Arial" w:cs="Arial"/>
                                <w:sz w:val="19"/>
                                <w:szCs w:val="19"/>
                              </w:rPr>
                            </w:pPr>
                            <w:r w:rsidRPr="00AD2FA5">
                              <w:rPr>
                                <w:rFonts w:ascii="Arial" w:eastAsia="Times New Roman" w:hAnsi="Arial" w:cs="Arial"/>
                                <w:noProof/>
                                <w:color w:val="222222"/>
                                <w:sz w:val="19"/>
                                <w:szCs w:val="19"/>
                                <w:shd w:val="clear" w:color="auto" w:fill="FFFFFF"/>
                              </w:rPr>
                              <w:drawing>
                                <wp:inline distT="0" distB="0" distL="0" distR="0" wp14:anchorId="68DD6616" wp14:editId="5EEA56E0">
                                  <wp:extent cx="3067050" cy="2123387"/>
                                  <wp:effectExtent l="0" t="0" r="0" b="0"/>
                                  <wp:docPr id="2" name="Picture 2"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2123387"/>
                                          </a:xfrm>
                                          <a:prstGeom prst="rect">
                                            <a:avLst/>
                                          </a:prstGeom>
                                          <a:noFill/>
                                          <a:ln>
                                            <a:noFill/>
                                          </a:ln>
                                        </pic:spPr>
                                      </pic:pic>
                                    </a:graphicData>
                                  </a:graphic>
                                </wp:inline>
                              </w:drawing>
                            </w:r>
                            <w:r w:rsidR="001A5EFC" w:rsidRPr="00902C59">
                              <w:rPr>
                                <w:rFonts w:ascii="Arial" w:eastAsia="Times New Roman" w:hAnsi="Arial" w:cs="Arial"/>
                                <w:b/>
                                <w:color w:val="222222"/>
                                <w:sz w:val="19"/>
                                <w:szCs w:val="19"/>
                              </w:rPr>
                              <w:t>Figure 3: ITT normalized to percent change from basal</w:t>
                            </w:r>
                            <w:r w:rsidR="001A5EFC" w:rsidRPr="00902C59">
                              <w:rPr>
                                <w:rFonts w:ascii="Arial" w:eastAsia="Times New Roman" w:hAnsi="Arial" w:cs="Arial"/>
                                <w:b/>
                                <w:color w:val="222222"/>
                                <w:sz w:val="18"/>
                                <w:szCs w:val="18"/>
                              </w:rPr>
                              <w:t>.</w:t>
                            </w:r>
                            <w:r w:rsidR="001A5EFC" w:rsidRPr="009D67E2">
                              <w:rPr>
                                <w:rFonts w:ascii="Arial" w:eastAsia="Times New Roman" w:hAnsi="Arial" w:cs="Arial"/>
                                <w:color w:val="222222"/>
                                <w:sz w:val="18"/>
                                <w:szCs w:val="18"/>
                              </w:rPr>
                              <w:t xml:space="preserve"> </w:t>
                            </w:r>
                            <w:r w:rsidR="001A5EFC" w:rsidRPr="009D67E2">
                              <w:rPr>
                                <w:rFonts w:ascii="Arial" w:hAnsi="Arial" w:cs="Arial"/>
                                <w:sz w:val="19"/>
                                <w:szCs w:val="19"/>
                              </w:rPr>
                              <w:t xml:space="preserve">Insulin was given via </w:t>
                            </w:r>
                            <w:proofErr w:type="spellStart"/>
                            <w:r w:rsidR="001A5EFC" w:rsidRPr="009D67E2">
                              <w:rPr>
                                <w:rFonts w:ascii="Arial" w:hAnsi="Arial" w:cs="Arial"/>
                                <w:sz w:val="19"/>
                                <w:szCs w:val="19"/>
                              </w:rPr>
                              <w:t>i.p</w:t>
                            </w:r>
                            <w:proofErr w:type="spellEnd"/>
                            <w:r w:rsidR="001A5EFC" w:rsidRPr="009D67E2">
                              <w:rPr>
                                <w:rFonts w:ascii="Arial" w:hAnsi="Arial" w:cs="Arial"/>
                                <w:sz w:val="19"/>
                                <w:szCs w:val="19"/>
                              </w:rPr>
                              <w:t>. injection at a concentration of 2.5 U/kg following five weeks of dexamethasone (NCD n=12; HFD n=12) or vehicle (NCD n=12; HFD n=12) treatment and 17 weeks of diet.</w:t>
                            </w:r>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7627" id="Text Box 8" o:spid="_x0000_s1028" type="#_x0000_t202" style="position:absolute;margin-left:201.75pt;margin-top:4.15pt;width:255.9pt;height:23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" filled="f" stroked="f">
                <v:textbox>
                  <w:txbxContent>
                    <w:p w14:paraId="7A79D0FD" w14:textId="1F7F11DF" w:rsidR="001A5EFC" w:rsidRDefault="0011550A" w:rsidP="001A5EFC">
                      <w:pPr>
                        <w:rPr>
                          <w:rFonts w:ascii="Arial" w:hAnsi="Arial" w:cs="Arial"/>
                          <w:sz w:val="19"/>
                          <w:szCs w:val="19"/>
                        </w:rPr>
                      </w:pPr>
                      <w:r w:rsidRPr="00AD2FA5">
                        <w:rPr>
                          <w:rFonts w:ascii="Arial" w:eastAsia="Times New Roman" w:hAnsi="Arial" w:cs="Arial"/>
                          <w:noProof/>
                          <w:color w:val="222222"/>
                          <w:sz w:val="19"/>
                          <w:szCs w:val="19"/>
                          <w:shd w:val="clear" w:color="auto" w:fill="FFFFFF"/>
                        </w:rPr>
                        <w:drawing>
                          <wp:inline distT="0" distB="0" distL="0" distR="0" wp14:anchorId="68DD6616" wp14:editId="5EEA56E0">
                            <wp:extent cx="3067050" cy="2123387"/>
                            <wp:effectExtent l="0" t="0" r="0" b="0"/>
                            <wp:docPr id="2" name="Picture 2"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2123387"/>
                                    </a:xfrm>
                                    <a:prstGeom prst="rect">
                                      <a:avLst/>
                                    </a:prstGeom>
                                    <a:noFill/>
                                    <a:ln>
                                      <a:noFill/>
                                    </a:ln>
                                  </pic:spPr>
                                </pic:pic>
                              </a:graphicData>
                            </a:graphic>
                          </wp:inline>
                        </w:drawing>
                      </w:r>
                      <w:r w:rsidR="001A5EFC" w:rsidRPr="00902C59">
                        <w:rPr>
                          <w:rFonts w:ascii="Arial" w:eastAsia="Times New Roman" w:hAnsi="Arial" w:cs="Arial"/>
                          <w:b/>
                          <w:color w:val="222222"/>
                          <w:sz w:val="19"/>
                          <w:szCs w:val="19"/>
                        </w:rPr>
                        <w:t>Figure 3: ITT normalized to percent change from basal</w:t>
                      </w:r>
                      <w:r w:rsidR="001A5EFC" w:rsidRPr="00902C59">
                        <w:rPr>
                          <w:rFonts w:ascii="Arial" w:eastAsia="Times New Roman" w:hAnsi="Arial" w:cs="Arial"/>
                          <w:b/>
                          <w:color w:val="222222"/>
                          <w:sz w:val="18"/>
                          <w:szCs w:val="18"/>
                        </w:rPr>
                        <w:t>.</w:t>
                      </w:r>
                      <w:r w:rsidR="001A5EFC" w:rsidRPr="009D67E2">
                        <w:rPr>
                          <w:rFonts w:ascii="Arial" w:eastAsia="Times New Roman" w:hAnsi="Arial" w:cs="Arial"/>
                          <w:color w:val="222222"/>
                          <w:sz w:val="18"/>
                          <w:szCs w:val="18"/>
                        </w:rPr>
                        <w:t xml:space="preserve"> </w:t>
                      </w:r>
                      <w:r w:rsidR="001A5EFC" w:rsidRPr="009D67E2">
                        <w:rPr>
                          <w:rFonts w:ascii="Arial" w:hAnsi="Arial" w:cs="Arial"/>
                          <w:sz w:val="19"/>
                          <w:szCs w:val="19"/>
                        </w:rPr>
                        <w:t xml:space="preserve">Insulin was given via </w:t>
                      </w:r>
                      <w:proofErr w:type="spellStart"/>
                      <w:r w:rsidR="001A5EFC" w:rsidRPr="009D67E2">
                        <w:rPr>
                          <w:rFonts w:ascii="Arial" w:hAnsi="Arial" w:cs="Arial"/>
                          <w:sz w:val="19"/>
                          <w:szCs w:val="19"/>
                        </w:rPr>
                        <w:t>i.p</w:t>
                      </w:r>
                      <w:proofErr w:type="spellEnd"/>
                      <w:r w:rsidR="001A5EFC" w:rsidRPr="009D67E2">
                        <w:rPr>
                          <w:rFonts w:ascii="Arial" w:hAnsi="Arial" w:cs="Arial"/>
                          <w:sz w:val="19"/>
                          <w:szCs w:val="19"/>
                        </w:rPr>
                        <w:t>. injection at a concentration of 2.5 U/kg following five weeks of dexamethasone (NCD n=12; HFD n=12) or vehicle (NCD n=12; HFD n=12) treatment and 17 weeks of diet.</w:t>
                      </w:r>
                    </w:p>
                    <w:p w14:paraId="18881FBF" w14:textId="77777777" w:rsidR="001A5EFC" w:rsidRDefault="001A5EFC"/>
                  </w:txbxContent>
                </v:textbox>
                <w10:wrap type="square"/>
              </v:shape>
            </w:pict>
          </mc:Fallback>
        </mc:AlternateContent>
      </w:r>
    </w:p>
    <w:p w14:paraId="2B41E8B6" w14:textId="0C43C11F"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 xml:space="preserve">3) Fig. 1A: In relative terms, insulin-induced changes in </w:t>
      </w:r>
      <w:proofErr w:type="spellStart"/>
      <w:r w:rsidRPr="00DD20C6">
        <w:rPr>
          <w:rFonts w:ascii="Arial" w:eastAsia="Times New Roman" w:hAnsi="Arial" w:cs="Arial"/>
          <w:color w:val="222222"/>
          <w:sz w:val="19"/>
          <w:szCs w:val="19"/>
          <w:shd w:val="clear" w:color="auto" w:fill="FFFFFF"/>
        </w:rPr>
        <w:t>glycemia</w:t>
      </w:r>
      <w:proofErr w:type="spellEnd"/>
      <w:r w:rsidRPr="00DD20C6">
        <w:rPr>
          <w:rFonts w:ascii="Arial" w:eastAsia="Times New Roman" w:hAnsi="Arial" w:cs="Arial"/>
          <w:color w:val="222222"/>
          <w:sz w:val="19"/>
          <w:szCs w:val="19"/>
          <w:shd w:val="clear" w:color="auto" w:fill="FFFFFF"/>
        </w:rPr>
        <w:t xml:space="preserve"> are similar between the 4 groups. Please, show data as percentage change over basal.</w:t>
      </w:r>
    </w:p>
    <w:p w14:paraId="36541E74" w14:textId="47ECBE48" w:rsidR="008B31DB" w:rsidRDefault="008B31DB" w:rsidP="00DD20C6">
      <w:pPr>
        <w:rPr>
          <w:rFonts w:ascii="Arial" w:eastAsia="Times New Roman" w:hAnsi="Arial" w:cs="Arial"/>
          <w:color w:val="222222"/>
          <w:sz w:val="19"/>
          <w:szCs w:val="19"/>
          <w:shd w:val="clear" w:color="auto" w:fill="FFFFFF"/>
        </w:rPr>
      </w:pPr>
    </w:p>
    <w:p w14:paraId="1FCAA540" w14:textId="664AEB5F"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The requested data is presented in Figure 3 of this response (and the revised Supplementary Figure </w:t>
      </w:r>
      <w:r w:rsidR="00326F6D">
        <w:rPr>
          <w:rFonts w:ascii="Arial" w:eastAsia="Times New Roman" w:hAnsi="Arial" w:cs="Arial"/>
          <w:color w:val="FF0000"/>
          <w:sz w:val="19"/>
          <w:szCs w:val="19"/>
          <w:shd w:val="clear" w:color="auto" w:fill="FFFFFF"/>
        </w:rPr>
        <w:t>1A</w:t>
      </w:r>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355D6EDE" w:rsidR="00253A0E" w:rsidRDefault="00253A0E" w:rsidP="008B31DB">
      <w:pPr>
        <w:rPr>
          <w:rFonts w:ascii="Arial" w:eastAsia="Times New Roman" w:hAnsi="Arial" w:cs="Arial"/>
          <w:color w:val="FF0000"/>
          <w:sz w:val="19"/>
          <w:szCs w:val="19"/>
          <w:shd w:val="clear" w:color="auto" w:fill="FFFFFF"/>
        </w:rPr>
      </w:pPr>
    </w:p>
    <w:p w14:paraId="5EE29C7D" w14:textId="63349737" w:rsidR="00253A0E" w:rsidRDefault="0067000C" w:rsidP="00750B5E">
      <w:pPr>
        <w:ind w:left="720"/>
        <w:rPr>
          <w:rFonts w:ascii="Arial" w:eastAsia="Times New Roman" w:hAnsi="Arial" w:cs="Arial"/>
          <w:color w:val="FF0000"/>
          <w:sz w:val="19"/>
          <w:szCs w:val="19"/>
          <w:shd w:val="clear" w:color="auto" w:fill="FFFFFF"/>
        </w:rPr>
      </w:pPr>
      <w:r>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r w:rsidR="00800F94">
        <w:rPr>
          <w:rFonts w:ascii="Arial" w:eastAsia="Times New Roman" w:hAnsi="Arial" w:cs="Arial"/>
          <w:b/>
          <w:color w:val="FF0000"/>
          <w:sz w:val="19"/>
          <w:szCs w:val="19"/>
          <w:shd w:val="clear" w:color="auto" w:fill="FFFFFF"/>
        </w:rPr>
        <w:t>, dexamethasone treatment results in reduced glucose disposal when compared to water controls in lean and obese mice</w:t>
      </w:r>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p>
    <w:p w14:paraId="1F40FC95" w14:textId="04BAFC97" w:rsidR="0011550A" w:rsidRDefault="0011550A" w:rsidP="00DD20C6">
      <w:pPr>
        <w:rPr>
          <w:rFonts w:ascii="Arial" w:eastAsia="Times New Roman" w:hAnsi="Arial" w:cs="Arial"/>
          <w:color w:val="222222"/>
          <w:sz w:val="19"/>
          <w:szCs w:val="19"/>
          <w:shd w:val="clear" w:color="auto" w:fill="FFFFFF"/>
        </w:rPr>
      </w:pPr>
    </w:p>
    <w:p w14:paraId="1B26A4FE" w14:textId="5C7CCE5E" w:rsidR="0011550A" w:rsidRDefault="0011550A" w:rsidP="00DD20C6">
      <w:pPr>
        <w:rPr>
          <w:rFonts w:ascii="Arial" w:eastAsia="Times New Roman" w:hAnsi="Arial" w:cs="Arial"/>
          <w:color w:val="222222"/>
          <w:sz w:val="19"/>
          <w:szCs w:val="19"/>
          <w:shd w:val="clear" w:color="auto" w:fill="FFFFFF"/>
        </w:rPr>
      </w:pPr>
    </w:p>
    <w:p w14:paraId="7B2B6943" w14:textId="738EF2B2" w:rsidR="00DD20C6" w:rsidRPr="001E44AD" w:rsidRDefault="00DD20C6" w:rsidP="00DD20C6">
      <w:pPr>
        <w:rPr>
          <w:rFonts w:ascii="Arial" w:eastAsia="Times New Roman" w:hAnsi="Arial" w:cs="Arial"/>
          <w:color w:val="222222"/>
          <w:sz w:val="19"/>
          <w:szCs w:val="19"/>
        </w:rPr>
      </w:pP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4E6DC145" w:rsidR="008B31DB" w:rsidRDefault="00534592" w:rsidP="008B31DB">
      <w:pPr>
        <w:rPr>
          <w:rFonts w:ascii="Arial" w:eastAsia="Times New Roman" w:hAnsi="Arial" w:cs="Arial"/>
          <w:color w:val="FF0000"/>
          <w:sz w:val="19"/>
          <w:szCs w:val="19"/>
          <w:shd w:val="clear" w:color="auto" w:fill="FFFFFF"/>
        </w:rPr>
      </w:pPr>
      <w:r w:rsidRPr="00AD2FA5">
        <w:rPr>
          <w:rFonts w:ascii="Arial" w:eastAsia="Times New Roman" w:hAnsi="Arial" w:cs="Arial"/>
          <w:noProof/>
          <w:color w:val="FF0000"/>
          <w:sz w:val="19"/>
          <w:szCs w:val="19"/>
        </w:rPr>
        <w:lastRenderedPageBreak/>
        <mc:AlternateContent>
          <mc:Choice Requires="wps">
            <w:drawing>
              <wp:anchor distT="0" distB="0" distL="114300" distR="114300" simplePos="0" relativeHeight="251672576" behindDoc="0" locked="0" layoutInCell="1" allowOverlap="1" wp14:anchorId="68C1AEE0" wp14:editId="539DBF3C">
                <wp:simplePos x="0" y="0"/>
                <wp:positionH relativeFrom="column">
                  <wp:posOffset>2376741</wp:posOffset>
                </wp:positionH>
                <wp:positionV relativeFrom="paragraph">
                  <wp:posOffset>80645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3A99BA" w14:textId="77777777" w:rsidR="00534592" w:rsidRDefault="00534592" w:rsidP="00534592">
                            <w:r>
                              <w:rPr>
                                <w:noProof/>
                              </w:rPr>
                              <w:drawing>
                                <wp:inline distT="0" distB="0" distL="0" distR="0" wp14:anchorId="5D98CB0A" wp14:editId="49B2395D">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p>
                          <w:p w14:paraId="7F286542" w14:textId="3083AC66" w:rsidR="00534592" w:rsidRPr="00AD2FA5" w:rsidRDefault="00534592" w:rsidP="00534592">
                            <w:pPr>
                              <w:rPr>
                                <w:sz w:val="19"/>
                                <w:szCs w:val="19"/>
                              </w:rPr>
                            </w:pPr>
                            <w:r w:rsidRPr="00AD2FA5">
                              <w:rPr>
                                <w:b/>
                                <w:sz w:val="19"/>
                                <w:szCs w:val="19"/>
                              </w:rPr>
                              <w:t xml:space="preserve">Figure </w:t>
                            </w:r>
                            <w:proofErr w:type="gramStart"/>
                            <w:r w:rsidRPr="00AD2FA5">
                              <w:rPr>
                                <w:b/>
                                <w:sz w:val="19"/>
                                <w:szCs w:val="19"/>
                              </w:rPr>
                              <w:t>4.Glucose</w:t>
                            </w:r>
                            <w:proofErr w:type="gramEnd"/>
                            <w:r w:rsidRPr="00AD2FA5">
                              <w:rPr>
                                <w:b/>
                                <w:sz w:val="19"/>
                                <w:szCs w:val="19"/>
                              </w:rPr>
                              <w:t xml:space="preserve"> Clamp Data</w:t>
                            </w:r>
                            <w:r w:rsidR="00044F26">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curve (C), hepatic glucose production (D) and glucose turnover (E) for lean mice during at basal and during </w:t>
                            </w:r>
                            <w:proofErr w:type="spellStart"/>
                            <w:r w:rsidRPr="00AD2FA5">
                              <w:rPr>
                                <w:sz w:val="19"/>
                                <w:szCs w:val="19"/>
                              </w:rPr>
                              <w:t>euglycemic</w:t>
                            </w:r>
                            <w:proofErr w:type="spellEnd"/>
                            <w:r w:rsidRPr="00AD2FA5">
                              <w:rPr>
                                <w:sz w:val="19"/>
                                <w:szCs w:val="19"/>
                              </w:rPr>
                              <w:t xml:space="preserve">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AD2FA5">
                              <w:rPr>
                                <w:sz w:val="19"/>
                                <w:szCs w:val="19"/>
                                <w:highlight w:val="yellow"/>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1AEE0" id="Text Box 3" o:spid="_x0000_s1029" type="#_x0000_t202" style="position:absolute;margin-left:187.15pt;margin-top:6.35pt;width:288.6pt;height:31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" filled="f" stroked="f">
                <v:textbox>
                  <w:txbxContent>
                    <w:p w14:paraId="4C3A99BA" w14:textId="77777777" w:rsidR="00534592" w:rsidRDefault="00534592" w:rsidP="00534592">
                      <w:r>
                        <w:rPr>
                          <w:noProof/>
                        </w:rPr>
                        <w:drawing>
                          <wp:inline distT="0" distB="0" distL="0" distR="0" wp14:anchorId="5D98CB0A" wp14:editId="49B2395D">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p>
                    <w:p w14:paraId="7F286542" w14:textId="3083AC66" w:rsidR="00534592" w:rsidRPr="00AD2FA5" w:rsidRDefault="00534592" w:rsidP="00534592">
                      <w:pPr>
                        <w:rPr>
                          <w:sz w:val="19"/>
                          <w:szCs w:val="19"/>
                        </w:rPr>
                      </w:pPr>
                      <w:r w:rsidRPr="00AD2FA5">
                        <w:rPr>
                          <w:b/>
                          <w:sz w:val="19"/>
                          <w:szCs w:val="19"/>
                        </w:rPr>
                        <w:t xml:space="preserve">Figure </w:t>
                      </w:r>
                      <w:proofErr w:type="gramStart"/>
                      <w:r w:rsidRPr="00AD2FA5">
                        <w:rPr>
                          <w:b/>
                          <w:sz w:val="19"/>
                          <w:szCs w:val="19"/>
                        </w:rPr>
                        <w:t>4.Glucose</w:t>
                      </w:r>
                      <w:proofErr w:type="gramEnd"/>
                      <w:r w:rsidRPr="00AD2FA5">
                        <w:rPr>
                          <w:b/>
                          <w:sz w:val="19"/>
                          <w:szCs w:val="19"/>
                        </w:rPr>
                        <w:t xml:space="preserve"> Clamp Data</w:t>
                      </w:r>
                      <w:r w:rsidR="00044F26">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curve (C), hepatic glucose production (D) and glucose turnover (E) for lean mice during at basal and during </w:t>
                      </w:r>
                      <w:proofErr w:type="spellStart"/>
                      <w:r w:rsidRPr="00AD2FA5">
                        <w:rPr>
                          <w:sz w:val="19"/>
                          <w:szCs w:val="19"/>
                        </w:rPr>
                        <w:t>euglycemic</w:t>
                      </w:r>
                      <w:proofErr w:type="spellEnd"/>
                      <w:r w:rsidRPr="00AD2FA5">
                        <w:rPr>
                          <w:sz w:val="19"/>
                          <w:szCs w:val="19"/>
                        </w:rPr>
                        <w:t xml:space="preserve">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AD2FA5">
                        <w:rPr>
                          <w:sz w:val="19"/>
                          <w:szCs w:val="19"/>
                          <w:highlight w:val="yellow"/>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000F1EB6">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sidR="000F1EB6">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sidR="000F1EB6">
        <w:rPr>
          <w:rFonts w:ascii="Arial" w:eastAsia="Times New Roman" w:hAnsi="Arial" w:cs="Arial"/>
          <w:color w:val="FF0000"/>
          <w:sz w:val="19"/>
          <w:szCs w:val="19"/>
          <w:shd w:val="clear" w:color="auto" w:fill="FFFFFF"/>
        </w:rPr>
        <w:t xml:space="preserve"> between the NCD-control and NCD-dexamethasone groups</w:t>
      </w:r>
      <w:r>
        <w:rPr>
          <w:rFonts w:ascii="Arial" w:eastAsia="Times New Roman" w:hAnsi="Arial" w:cs="Arial"/>
          <w:color w:val="FF0000"/>
          <w:sz w:val="19"/>
          <w:szCs w:val="19"/>
          <w:shd w:val="clear" w:color="auto" w:fill="FFFFFF"/>
        </w:rPr>
        <w:t xml:space="preserve"> (see Figures 4A and B of this response)</w:t>
      </w:r>
      <w:r w:rsidR="000F1EB6">
        <w:rPr>
          <w:rFonts w:ascii="Arial" w:eastAsia="Times New Roman" w:hAnsi="Arial" w:cs="Arial"/>
          <w:color w:val="FF0000"/>
          <w:sz w:val="19"/>
          <w:szCs w:val="19"/>
          <w:shd w:val="clear" w:color="auto" w:fill="FFFFFF"/>
        </w:rPr>
        <w:t xml:space="preserve">.  This was an unexpected finding, but </w:t>
      </w:r>
      <w:r w:rsidR="00DE4DFD">
        <w:rPr>
          <w:rFonts w:ascii="Arial" w:eastAsia="Times New Roman" w:hAnsi="Arial" w:cs="Arial"/>
          <w:color w:val="FF0000"/>
          <w:sz w:val="19"/>
          <w:szCs w:val="19"/>
          <w:shd w:val="clear" w:color="auto" w:fill="FFFFFF"/>
        </w:rPr>
        <w:t>is</w:t>
      </w:r>
      <w:r w:rsidR="000F1EB6">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sidR="000F1EB6">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impaired insulin degradation</w:t>
      </w:r>
      <w:r w:rsidR="00A42C28">
        <w:rPr>
          <w:rFonts w:ascii="Arial" w:eastAsia="Times New Roman" w:hAnsi="Arial" w:cs="Arial"/>
          <w:color w:val="FF0000"/>
          <w:sz w:val="19"/>
          <w:szCs w:val="19"/>
          <w:shd w:val="clear" w:color="auto" w:fill="FFFFFF"/>
        </w:rPr>
        <w:t xml:space="preserve"> </w:t>
      </w:r>
      <w:r w:rsidR="008E1FB6">
        <w:rPr>
          <w:rFonts w:ascii="Arial" w:eastAsia="Times New Roman" w:hAnsi="Arial" w:cs="Arial"/>
          <w:color w:val="FF0000"/>
          <w:sz w:val="19"/>
          <w:szCs w:val="19"/>
          <w:shd w:val="clear" w:color="auto" w:fill="FFFFFF"/>
        </w:rPr>
        <w:fldChar w:fldCharType="begin" w:fldLock="1"/>
      </w:r>
      <w:r w:rsidR="007F6FA0">
        <w:rPr>
          <w:rFonts w:ascii="Arial" w:eastAsia="Times New Roman" w:hAnsi="Arial" w:cs="Arial"/>
          <w:color w:val="FF0000"/>
          <w:sz w:val="19"/>
          <w:szCs w:val="19"/>
          <w:shd w:val="clear" w:color="auto" w:fill="FFFFFF"/>
        </w:rPr>
        <w:instrText>ADDIN CSL_CITATION { "citationItems" : [ { "id" : "ITEM-1", "itemData" : { "DOI" : "10.1016/j.jsbmb.2015.09.020", "ISSN" : "18791220", "PMID" : "26386462", "abstract" : "Objectives Glucocorticoid treatment induces insulin resistance (IR), which is counteracted by a compensatory hyperinsulinemia, due to increased pancreatic \u03b2-cell function. There is evidence for also reduced hepatic insulin clearance, but whether this correlates with altered activity of insulin-degrading enzyme (IDE) in the liver, is not fully understood. Here, we investigated whether hyperinsulinemia, in glucocorticoid-treated rodents, is associated with any alteration in the insulin clearance and activity of the IDE in the liver. Materials/methods Adult male Swiss mice and Wistar rats were treated with the synthetic glucocorticoid dexamethasone intraperitoneally [1 mg/kg body weight (b.w.)] for 5 consecutive days. Results Glucocorticoid treatment induced IR and hyperinsulinemia in both species, but was more impactful in rats that also displayed glucose intolerance and hyperglycemia. Insulin clearance was reduced in glucocorticoid-treated rats and mice, as judged by the reduction of insulin decay rate and increased insulin area-under-the-curve (47% and 87%, respectively). These results were associated with reduced activity (35%) of hepatic IDE in rats and a tendency to reduction (p = 0.068) in mice, without alteration in hepatic IDE mRNA content, in both species. Conclusion In conclusion, the reduced insulin clearance in glucocorticoid-treated rodents was due to the reduction of hepatic IDE activity, at least in rats, which may contributes to the compensatory hyperinsulinemia. These findings corroborate the idea that short-term and/or partial inhibition of IDE activity in the liver could be beneficial for the glycemic control.", "author" : [ { "dropping-particle" : "", "family" : "Protzek", "given" : "Andr\u00e9 Ot\u00e1vio Peres", "non-dropping-particle" : "", "parse-names" : false, "suffix" : "" }, { "dropping-particle" : "", "family" : "Rezende", "given" : "Luiz Fernando", "non-dropping-particle" : "", "parse-names" : false, "suffix" : "" }, { "dropping-particle" : "", "family" : "Costa-J\u00fanior", "given" : "Jos\u00e9 Maria", "non-dropping-particle" : "", "parse-names" : false, "suffix" : "" }, { "dropping-particle" : "", "family" : "Ferreira", "given" : "Sandra Mara", "non-dropping-particle" : "", "parse-names" : false, "suffix" : "" }, { "dropping-particle" : "", "family" : "Cappelli", "given" : "Ana Paula Gameiro", "non-dropping-particle" : "", "parse-names" : false, "suffix" : "" }, { "dropping-particle" : "De", "family" : "Paula", "given" : "Fl\u00e1via Maria Moura", "non-dropping-particle" : "", "parse-names" : false, "suffix" : "" }, { "dropping-particle" : "De", "family" : "Souza", "given" : "Jane Cristina", "non-dropping-particle" : "", "parse-names" : false, "suffix" : "" }, { "dropping-particle" : "", "family" : "Kurauti", "given" : "Mirian Ayumi", "non-dropping-particle" : "", "parse-names" : false, "suffix" : "" }, { "dropping-particle" : "", "family" : "Carneiro", "given" : "Everardo Magalh\u00e3es", "non-dropping-particle" : "", "parse-names" : false, "suffix" : "" }, { "dropping-particle" : "", "family" : "Rafacho", "given" : "Alex", "non-dropping-particle" : "", "parse-names" : false, "suffix" : "" }, { "dropping-particle" : "", "family" : "Boschero", "given" : "Antonio Carlos", "non-dropping-particle" : "", "parse-names" : false, "suffix" : "" } ], "container-title" : "Journal of Steroid Biochemistry and Molecular Biology", "id" : "ITEM-1", "issued" : { "date-parts" : [ [ "2016" ] ] }, "page" : "1-8", "publisher" : "Elsevier Ltd", "title" : "Hyperinsulinemia caused by dexamethasone treatment is associated with reduced insulin clearance and lower hepatic activity of insulin-degrading enzyme", "type" : "article-journal", "volume" : "155" }, "uris" : [ "http://www.mendeley.com/documents/?uuid=70a1518a-4a69-4db8-97a0-d6f7a0e5c37e" ] }, { "id" : "ITEM-2", "itemData" : { "ISBN" : "0021-9258 (Print)", "ISSN" : "00219258", "abstract" : "The influence of cortisol and other culture conditions on insulin degradation by the chloroquine-sensitive pathway and the chloroquine-nonsensitive pathway (CNP) was investigated in fetal rat hepatocytes during 3 days of culture. The proportions of the chloroquine nonsensitive release of 125I-insulin degradation products into the conditioned medium/h increased from the 1st to the 3rd day of culture, i.e. from 19 to 50% by cells grown in the presence of cortisol and from 17 to 82% by those grown in the absence of cortisol. Replacement of the conditioned medium with the respective fresh medium dramatically enhanced cellular insulin degradation by CNP, i.e. from 22 to 58%, and 19 to 85% in cells grown for 2 days in the presence and absence of cortisol, respectively. Thus, the conditioned medium contained some factor(s) that inhibited CNP. Therefore, we used the inhibited insulin and alpha-casein degradation by papain in vitro as an assay to investigate the nature of the putative anti-(insulin) protease. Cycloheximide completely prevented the appearance of anti-papain activity in the medium. Conditioned medium obtained from cells grown in the presence of cortisol contained about 2-fold more anti-papain activity than the medium that was obtained in the absence of the steroid. The release of anti-papain activity also declined with time from 1 to 3 days of culture and showed an inverse relationship with the magnitude of cellular insulin degradation by CNP. The inhibition of papain-mediated insulin degradation by the anti-(insulin) protease was noncompetitive. The anti-(insulin) protease was nondialyzable (up to the 10-kDa exclusion limit) and inactivated by heat treatment at 50 degrees C for 30 min. These results suggest that fetal hepatocytes synthesize and secrete a glucocorticoid-regulated heat-labile low molecular mass (less than 25 kDa) anti-(insulin) protease, which may contribute to the suppression of insulin degradation caused by the enzymes involved in CNP.", "author" : [ { "dropping-particle" : "", "family" : "Ali", "given" : "M.", "non-dropping-particle" : "", "parse-names" : false, "suffix" : "" }, { "dropping-particle" : "", "family" : "Plas", "given" : "C.", "non-dropping-particle" : "", "parse-names" : false, "suffix" : "" } ], "container-title" : "Journal of Biological Chemistry", "id" : "ITEM-2", "issue" : "35", "issued" : { "date-parts" : [ [ "1989" ] ] }, "page" : "20992-20997", "title" : "Glucocorticoid regulation of chloroquine nonsensitive insulin degradation in cultured fetal rat hypatocytes", "type" : "article-journal", "volume" : "264" }, "uris" : [ "http://www.mendeley.com/documents/?uuid=5ebd1243-4c46-412d-b159-b964e7e32bc7" ] } ], "mendeley" : { "formattedCitation" : "(7,8)", "plainTextFormattedCitation" : "(7,8)", "previouslyFormattedCitation" : "(7,8)" }, "properties" : {  }, "schema" : "https://github.com/citation-style-language/schema/raw/master/csl-citation.json" }</w:instrText>
      </w:r>
      <w:r w:rsidR="008E1FB6">
        <w:rPr>
          <w:rFonts w:ascii="Arial" w:eastAsia="Times New Roman" w:hAnsi="Arial" w:cs="Arial"/>
          <w:color w:val="FF0000"/>
          <w:sz w:val="19"/>
          <w:szCs w:val="19"/>
          <w:shd w:val="clear" w:color="auto" w:fill="FFFFFF"/>
        </w:rPr>
        <w:fldChar w:fldCharType="separate"/>
      </w:r>
      <w:r w:rsidR="007F6FA0" w:rsidRPr="007F6FA0">
        <w:rPr>
          <w:rFonts w:ascii="Arial" w:eastAsia="Times New Roman" w:hAnsi="Arial" w:cs="Arial"/>
          <w:noProof/>
          <w:color w:val="FF0000"/>
          <w:sz w:val="19"/>
          <w:szCs w:val="19"/>
          <w:shd w:val="clear" w:color="auto" w:fill="FFFFFF"/>
        </w:rPr>
        <w:t>(7,8)</w:t>
      </w:r>
      <w:r w:rsidR="008E1FB6">
        <w:rPr>
          <w:rFonts w:ascii="Arial" w:eastAsia="Times New Roman" w:hAnsi="Arial" w:cs="Arial"/>
          <w:color w:val="FF0000"/>
          <w:sz w:val="19"/>
          <w:szCs w:val="19"/>
          <w:shd w:val="clear" w:color="auto" w:fill="FFFFFF"/>
        </w:rPr>
        <w:fldChar w:fldCharType="end"/>
      </w:r>
      <w:r w:rsidR="000F1EB6">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xml:space="preserve">, nor does it </w:t>
      </w:r>
      <w:r>
        <w:rPr>
          <w:rFonts w:ascii="Arial" w:eastAsia="Times New Roman" w:hAnsi="Arial" w:cs="Arial"/>
          <w:color w:val="FF0000"/>
          <w:sz w:val="19"/>
          <w:szCs w:val="19"/>
          <w:shd w:val="clear" w:color="auto" w:fill="FFFFFF"/>
        </w:rPr>
        <w:t xml:space="preserve">strongly </w:t>
      </w:r>
      <w:r w:rsidR="006110EE">
        <w:rPr>
          <w:rFonts w:ascii="Arial" w:eastAsia="Times New Roman" w:hAnsi="Arial" w:cs="Arial"/>
          <w:color w:val="FF0000"/>
          <w:sz w:val="19"/>
          <w:szCs w:val="19"/>
          <w:shd w:val="clear" w:color="auto" w:fill="FFFFFF"/>
        </w:rPr>
        <w:t>impact our interpretation of insulin tolerance tests</w:t>
      </w:r>
      <w:r w:rsidR="000F1EB6">
        <w:rPr>
          <w:rFonts w:ascii="Arial" w:eastAsia="Times New Roman" w:hAnsi="Arial" w:cs="Arial"/>
          <w:color w:val="FF0000"/>
          <w:sz w:val="19"/>
          <w:szCs w:val="19"/>
          <w:shd w:val="clear" w:color="auto" w:fill="FFFFFF"/>
        </w:rPr>
        <w:t xml:space="preserve">.  This </w:t>
      </w:r>
      <w:r>
        <w:rPr>
          <w:rFonts w:ascii="Arial" w:eastAsia="Times New Roman" w:hAnsi="Arial" w:cs="Arial"/>
          <w:color w:val="FF0000"/>
          <w:sz w:val="19"/>
          <w:szCs w:val="19"/>
          <w:shd w:val="clear" w:color="auto" w:fill="FFFFFF"/>
        </w:rPr>
        <w:t xml:space="preserve">confounding effect </w:t>
      </w:r>
      <w:r w:rsidR="000F1EB6">
        <w:rPr>
          <w:rFonts w:ascii="Arial" w:eastAsia="Times New Roman" w:hAnsi="Arial" w:cs="Arial"/>
          <w:color w:val="FF0000"/>
          <w:sz w:val="19"/>
          <w:szCs w:val="19"/>
          <w:shd w:val="clear" w:color="auto" w:fill="FFFFFF"/>
        </w:rPr>
        <w:t xml:space="preserve">made interpretation </w:t>
      </w:r>
      <w:r w:rsidR="00DE4DFD">
        <w:rPr>
          <w:rFonts w:ascii="Arial" w:eastAsia="Times New Roman" w:hAnsi="Arial" w:cs="Arial"/>
          <w:color w:val="FF0000"/>
          <w:sz w:val="19"/>
          <w:szCs w:val="19"/>
          <w:shd w:val="clear" w:color="auto" w:fill="FFFFFF"/>
        </w:rPr>
        <w:t xml:space="preserve">of NCD glucose clamps </w:t>
      </w:r>
      <w:r w:rsidR="000F1EB6">
        <w:rPr>
          <w:rFonts w:ascii="Arial" w:eastAsia="Times New Roman" w:hAnsi="Arial" w:cs="Arial"/>
          <w:color w:val="FF0000"/>
          <w:sz w:val="19"/>
          <w:szCs w:val="19"/>
          <w:shd w:val="clear" w:color="auto" w:fill="FFFFFF"/>
        </w:rPr>
        <w:t xml:space="preserve">problematic because the two groups in the NCD cohort had different effective insulin exposures, </w:t>
      </w:r>
      <w:r>
        <w:rPr>
          <w:rFonts w:ascii="Arial" w:eastAsia="Times New Roman" w:hAnsi="Arial" w:cs="Arial"/>
          <w:color w:val="FF0000"/>
          <w:sz w:val="19"/>
          <w:szCs w:val="19"/>
          <w:shd w:val="clear" w:color="auto" w:fill="FFFFFF"/>
        </w:rPr>
        <w:t xml:space="preserve">and </w:t>
      </w:r>
      <w:r w:rsidR="000F1EB6">
        <w:rPr>
          <w:rFonts w:ascii="Arial" w:eastAsia="Times New Roman" w:hAnsi="Arial" w:cs="Arial"/>
          <w:color w:val="FF0000"/>
          <w:sz w:val="19"/>
          <w:szCs w:val="19"/>
          <w:shd w:val="clear" w:color="auto" w:fill="FFFFFF"/>
        </w:rPr>
        <w:t xml:space="preserve">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sidR="000F1EB6">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Pr>
          <w:rFonts w:ascii="Arial" w:eastAsia="Times New Roman" w:hAnsi="Arial" w:cs="Arial"/>
          <w:color w:val="FF0000"/>
          <w:sz w:val="19"/>
          <w:szCs w:val="19"/>
          <w:shd w:val="clear" w:color="auto" w:fill="FFFFFF"/>
        </w:rPr>
        <w:t xml:space="preserve"> (Figures 4C-E of this response)</w:t>
      </w:r>
      <w:r w:rsidR="00DE4DFD">
        <w:rPr>
          <w:rFonts w:ascii="Arial" w:eastAsia="Times New Roman" w:hAnsi="Arial" w:cs="Arial"/>
          <w:color w:val="FF0000"/>
          <w:sz w:val="19"/>
          <w:szCs w:val="19"/>
          <w:shd w:val="clear" w:color="auto" w:fill="FFFFFF"/>
        </w:rPr>
        <w:t>, likely a counterbalance between insulin resistance and insulin turnover</w:t>
      </w:r>
      <w:r w:rsidR="000F1EB6">
        <w:rPr>
          <w:rFonts w:ascii="Arial" w:eastAsia="Times New Roman" w:hAnsi="Arial" w:cs="Arial"/>
          <w:color w:val="FF0000"/>
          <w:sz w:val="19"/>
          <w:szCs w:val="19"/>
          <w:shd w:val="clear" w:color="auto" w:fill="FFFFFF"/>
        </w:rPr>
        <w:t xml:space="preserve">.  While </w:t>
      </w:r>
      <w:r>
        <w:rPr>
          <w:rFonts w:ascii="Arial" w:eastAsia="Times New Roman" w:hAnsi="Arial" w:cs="Arial"/>
          <w:color w:val="FF0000"/>
          <w:sz w:val="19"/>
          <w:szCs w:val="19"/>
          <w:shd w:val="clear" w:color="auto" w:fill="FFFFFF"/>
        </w:rPr>
        <w:t xml:space="preserve">these data </w:t>
      </w:r>
      <w:r w:rsidR="000F1EB6">
        <w:rPr>
          <w:rFonts w:ascii="Arial" w:eastAsia="Times New Roman" w:hAnsi="Arial" w:cs="Arial"/>
          <w:color w:val="FF0000"/>
          <w:sz w:val="19"/>
          <w:szCs w:val="19"/>
          <w:shd w:val="clear" w:color="auto" w:fill="FFFFFF"/>
        </w:rPr>
        <w:t>broadly agree with our overall hypothesis of more impaired glucose homeostasis in obese, dexamethasone treated animals, we thought that this would be confusing and tangential to the reader.  We will defer to the editor and reviewers though, if thes</w:t>
      </w:r>
      <w:r w:rsidR="00323FED">
        <w:rPr>
          <w:rFonts w:ascii="Arial" w:eastAsia="Times New Roman" w:hAnsi="Arial" w:cs="Arial"/>
          <w:color w:val="FF0000"/>
          <w:sz w:val="19"/>
          <w:szCs w:val="19"/>
          <w:shd w:val="clear" w:color="auto" w:fill="FFFFFF"/>
        </w:rPr>
        <w:t>e</w:t>
      </w:r>
      <w:r w:rsidR="000F1EB6">
        <w:rPr>
          <w:rFonts w:ascii="Arial" w:eastAsia="Times New Roman" w:hAnsi="Arial" w:cs="Arial"/>
          <w:color w:val="FF0000"/>
          <w:sz w:val="19"/>
          <w:szCs w:val="19"/>
          <w:shd w:val="clear" w:color="auto" w:fill="FFFFFF"/>
        </w:rPr>
        <w:t xml:space="preserve"> data deemed to be of value, we are happy to include them in the manuscript, but fo</w:t>
      </w:r>
      <w:r w:rsidR="00DE4DFD">
        <w:rPr>
          <w:rFonts w:ascii="Arial" w:eastAsia="Times New Roman" w:hAnsi="Arial" w:cs="Arial"/>
          <w:color w:val="FF0000"/>
          <w:sz w:val="19"/>
          <w:szCs w:val="19"/>
          <w:shd w:val="clear" w:color="auto" w:fill="FFFFFF"/>
        </w:rPr>
        <w:t>r</w:t>
      </w:r>
      <w:r w:rsidR="000F1EB6">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5A242A6A" w14:textId="46256F03" w:rsidR="003629DC" w:rsidRDefault="003629DC"/>
    <w:p w14:paraId="3C4CBACE" w14:textId="6737ED64"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66A746C7" w14:textId="77777777"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3A53273F" w14:textId="77777777"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23156565" w14:textId="3AE38C08" w:rsidR="00D0769A" w:rsidRPr="00D0769A" w:rsidRDefault="00D0769A" w:rsidP="0015217E">
      <w:pPr>
        <w:widowControl w:val="0"/>
        <w:autoSpaceDE w:val="0"/>
        <w:autoSpaceDN w:val="0"/>
        <w:adjustRightInd w:val="0"/>
        <w:ind w:left="640" w:hanging="640"/>
        <w:rPr>
          <w:rFonts w:ascii="Arial" w:eastAsia="Times New Roman" w:hAnsi="Arial" w:cs="Arial"/>
          <w:b/>
          <w:color w:val="FF0000"/>
          <w:sz w:val="19"/>
          <w:szCs w:val="19"/>
          <w:shd w:val="clear" w:color="auto" w:fill="FFFFFF"/>
        </w:rPr>
      </w:pPr>
      <w:r w:rsidRPr="00D0769A">
        <w:rPr>
          <w:rFonts w:ascii="Arial" w:eastAsia="Times New Roman" w:hAnsi="Arial" w:cs="Arial"/>
          <w:b/>
          <w:color w:val="FF0000"/>
          <w:sz w:val="19"/>
          <w:szCs w:val="19"/>
          <w:shd w:val="clear" w:color="auto" w:fill="FFFFFF"/>
        </w:rPr>
        <w:t>References</w:t>
      </w:r>
    </w:p>
    <w:p w14:paraId="272AC02E" w14:textId="2A8DD505" w:rsidR="007F626B" w:rsidRPr="007F626B" w:rsidRDefault="003629DC" w:rsidP="007F626B">
      <w:pPr>
        <w:widowControl w:val="0"/>
        <w:autoSpaceDE w:val="0"/>
        <w:autoSpaceDN w:val="0"/>
        <w:adjustRightInd w:val="0"/>
        <w:ind w:left="640" w:hanging="640"/>
        <w:rPr>
          <w:rFonts w:ascii="Arial" w:eastAsia="Times New Roman" w:hAnsi="Arial" w:cs="Arial"/>
          <w:noProof/>
          <w:sz w:val="20"/>
        </w:rPr>
      </w:pP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r w:rsidR="007F626B" w:rsidRPr="007F626B">
        <w:rPr>
          <w:rFonts w:ascii="Arial" w:eastAsia="Times New Roman" w:hAnsi="Arial" w:cs="Arial"/>
          <w:noProof/>
          <w:sz w:val="20"/>
        </w:rPr>
        <w:t xml:space="preserve">1. </w:t>
      </w:r>
      <w:r w:rsidR="007F626B" w:rsidRPr="007F626B">
        <w:rPr>
          <w:rFonts w:ascii="Arial" w:eastAsia="Times New Roman" w:hAnsi="Arial" w:cs="Arial"/>
          <w:noProof/>
          <w:sz w:val="20"/>
        </w:rPr>
        <w:tab/>
      </w:r>
      <w:r w:rsidR="007F626B" w:rsidRPr="007F626B">
        <w:rPr>
          <w:rFonts w:ascii="Arial" w:eastAsia="Times New Roman" w:hAnsi="Arial" w:cs="Arial"/>
          <w:b/>
          <w:bCs/>
          <w:noProof/>
          <w:sz w:val="20"/>
        </w:rPr>
        <w:t>Lee SM, Bressler R.</w:t>
      </w:r>
      <w:r w:rsidR="007F626B" w:rsidRPr="007F626B">
        <w:rPr>
          <w:rFonts w:ascii="Arial" w:eastAsia="Times New Roman" w:hAnsi="Arial" w:cs="Arial"/>
          <w:noProof/>
          <w:sz w:val="20"/>
        </w:rPr>
        <w:t xml:space="preserve"> Prevention of diabetic nephropathy by diet control in the db/db mouse. </w:t>
      </w:r>
      <w:r w:rsidR="007F626B" w:rsidRPr="007F626B">
        <w:rPr>
          <w:rFonts w:ascii="Arial" w:eastAsia="Times New Roman" w:hAnsi="Arial" w:cs="Arial"/>
          <w:i/>
          <w:iCs/>
          <w:noProof/>
          <w:sz w:val="20"/>
        </w:rPr>
        <w:t>Diabetes</w:t>
      </w:r>
      <w:r w:rsidR="007F626B" w:rsidRPr="007F626B">
        <w:rPr>
          <w:rFonts w:ascii="Arial" w:eastAsia="Times New Roman" w:hAnsi="Arial" w:cs="Arial"/>
          <w:noProof/>
          <w:sz w:val="20"/>
        </w:rPr>
        <w:t xml:space="preserve"> 1981;30(2):106–111.</w:t>
      </w:r>
    </w:p>
    <w:p w14:paraId="2E1B7F3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2. </w:t>
      </w:r>
      <w:r w:rsidRPr="007F626B">
        <w:rPr>
          <w:rFonts w:ascii="Arial" w:eastAsia="Times New Roman" w:hAnsi="Arial" w:cs="Arial"/>
          <w:noProof/>
          <w:sz w:val="20"/>
        </w:rPr>
        <w:tab/>
      </w:r>
      <w:r w:rsidRPr="007F626B">
        <w:rPr>
          <w:rFonts w:ascii="Arial" w:eastAsia="Times New Roman" w:hAnsi="Arial" w:cs="Arial"/>
          <w:b/>
          <w:bCs/>
          <w:noProof/>
          <w:sz w:val="20"/>
        </w:rPr>
        <w:t>Tyrrell JB, Findling JW, Aron DC, Fitzgerald PA, Forsham PH.</w:t>
      </w:r>
      <w:r w:rsidRPr="007F626B">
        <w:rPr>
          <w:rFonts w:ascii="Arial" w:eastAsia="Times New Roman" w:hAnsi="Arial" w:cs="Arial"/>
          <w:noProof/>
          <w:sz w:val="20"/>
        </w:rPr>
        <w:t xml:space="preserve"> An overnight high-dose dexamethasone suppression test for rapid differential diagnosis of Cushing’s syndrome. </w:t>
      </w:r>
      <w:r w:rsidRPr="007F626B">
        <w:rPr>
          <w:rFonts w:ascii="Arial" w:eastAsia="Times New Roman" w:hAnsi="Arial" w:cs="Arial"/>
          <w:i/>
          <w:iCs/>
          <w:noProof/>
          <w:sz w:val="20"/>
        </w:rPr>
        <w:t>Ann.Intern.Med.</w:t>
      </w:r>
      <w:r w:rsidRPr="007F626B">
        <w:rPr>
          <w:rFonts w:ascii="Arial" w:eastAsia="Times New Roman" w:hAnsi="Arial" w:cs="Arial"/>
          <w:noProof/>
          <w:sz w:val="20"/>
        </w:rPr>
        <w:t xml:space="preserve"> 1986;104:180–186.</w:t>
      </w:r>
    </w:p>
    <w:p w14:paraId="6FEC97B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3. </w:t>
      </w:r>
      <w:r w:rsidRPr="007F626B">
        <w:rPr>
          <w:rFonts w:ascii="Arial" w:eastAsia="Times New Roman" w:hAnsi="Arial" w:cs="Arial"/>
          <w:noProof/>
          <w:sz w:val="20"/>
        </w:rPr>
        <w:tab/>
      </w:r>
      <w:r w:rsidRPr="007F626B">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7F626B">
        <w:rPr>
          <w:rFonts w:ascii="Arial" w:eastAsia="Times New Roman" w:hAnsi="Arial" w:cs="Arial"/>
          <w:noProof/>
          <w:sz w:val="20"/>
        </w:rPr>
        <w:t xml:space="preserve"> Mifepristone, a Glucocorticoid Receptor Antagonist, Produces Clinical and Metabolic Benefits in Patients with Cushing’s Syndrome. </w:t>
      </w:r>
      <w:r w:rsidRPr="007F626B">
        <w:rPr>
          <w:rFonts w:ascii="Arial" w:eastAsia="Times New Roman" w:hAnsi="Arial" w:cs="Arial"/>
          <w:i/>
          <w:iCs/>
          <w:noProof/>
          <w:sz w:val="20"/>
        </w:rPr>
        <w:t>J. Clin. Endocrinol. Metab.</w:t>
      </w:r>
      <w:r w:rsidRPr="007F626B">
        <w:rPr>
          <w:rFonts w:ascii="Arial" w:eastAsia="Times New Roman" w:hAnsi="Arial" w:cs="Arial"/>
          <w:noProof/>
          <w:sz w:val="20"/>
        </w:rPr>
        <w:t xml:space="preserve"> 2012;97(6):2039–2049.</w:t>
      </w:r>
    </w:p>
    <w:p w14:paraId="6285BB98"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4. </w:t>
      </w:r>
      <w:r w:rsidRPr="007F626B">
        <w:rPr>
          <w:rFonts w:ascii="Arial" w:eastAsia="Times New Roman" w:hAnsi="Arial" w:cs="Arial"/>
          <w:noProof/>
          <w:sz w:val="20"/>
        </w:rPr>
        <w:tab/>
      </w:r>
      <w:r w:rsidRPr="007F626B">
        <w:rPr>
          <w:rFonts w:ascii="Arial" w:eastAsia="Times New Roman" w:hAnsi="Arial" w:cs="Arial"/>
          <w:b/>
          <w:bCs/>
          <w:noProof/>
          <w:sz w:val="20"/>
        </w:rPr>
        <w:t>Martin NM, Dhillo WS, Banerjee A, Abdulali A, Jayasena CN, Donaldson M, Todd JF, Meeran K.</w:t>
      </w:r>
      <w:r w:rsidRPr="007F626B">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7F626B">
        <w:rPr>
          <w:rFonts w:ascii="Arial" w:eastAsia="Times New Roman" w:hAnsi="Arial" w:cs="Arial"/>
          <w:i/>
          <w:iCs/>
          <w:noProof/>
          <w:sz w:val="20"/>
        </w:rPr>
        <w:t>J. Clin. Endocrinol. Metab.</w:t>
      </w:r>
      <w:r w:rsidRPr="007F626B">
        <w:rPr>
          <w:rFonts w:ascii="Arial" w:eastAsia="Times New Roman" w:hAnsi="Arial" w:cs="Arial"/>
          <w:noProof/>
          <w:sz w:val="20"/>
        </w:rPr>
        <w:t xml:space="preserve"> 2006;91(7):2582–2586.</w:t>
      </w:r>
    </w:p>
    <w:p w14:paraId="3F7AAE54"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5. </w:t>
      </w:r>
      <w:r w:rsidRPr="007F626B">
        <w:rPr>
          <w:rFonts w:ascii="Arial" w:eastAsia="Times New Roman" w:hAnsi="Arial" w:cs="Arial"/>
          <w:noProof/>
          <w:sz w:val="20"/>
        </w:rPr>
        <w:tab/>
      </w:r>
      <w:r w:rsidRPr="007F626B">
        <w:rPr>
          <w:rFonts w:ascii="Arial" w:eastAsia="Times New Roman" w:hAnsi="Arial" w:cs="Arial"/>
          <w:b/>
          <w:bCs/>
          <w:noProof/>
          <w:sz w:val="20"/>
        </w:rPr>
        <w:t>Papanicolaou DA, Yanovski JA, Cutler GB, Chrousos GP, Nieman LK.</w:t>
      </w:r>
      <w:r w:rsidRPr="007F626B">
        <w:rPr>
          <w:rFonts w:ascii="Arial" w:eastAsia="Times New Roman" w:hAnsi="Arial" w:cs="Arial"/>
          <w:noProof/>
          <w:sz w:val="20"/>
        </w:rPr>
        <w:t xml:space="preserve"> Distinguishes Cushing ’ s Syndrome from Pseudo-Cushing. </w:t>
      </w:r>
      <w:r w:rsidRPr="007F626B">
        <w:rPr>
          <w:rFonts w:ascii="Arial" w:eastAsia="Times New Roman" w:hAnsi="Arial" w:cs="Arial"/>
          <w:i/>
          <w:iCs/>
          <w:noProof/>
          <w:sz w:val="20"/>
        </w:rPr>
        <w:t>Endocrinol. Metab.</w:t>
      </w:r>
      <w:r w:rsidRPr="007F626B">
        <w:rPr>
          <w:rFonts w:ascii="Arial" w:eastAsia="Times New Roman" w:hAnsi="Arial" w:cs="Arial"/>
          <w:noProof/>
          <w:sz w:val="20"/>
        </w:rPr>
        <w:t xml:space="preserve"> 2009;83(4):1163–1167.</w:t>
      </w:r>
    </w:p>
    <w:p w14:paraId="607EACDF"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6. </w:t>
      </w:r>
      <w:r w:rsidRPr="007F626B">
        <w:rPr>
          <w:rFonts w:ascii="Arial" w:eastAsia="Times New Roman" w:hAnsi="Arial" w:cs="Arial"/>
          <w:noProof/>
          <w:sz w:val="20"/>
        </w:rPr>
        <w:tab/>
      </w:r>
      <w:r w:rsidRPr="007F626B">
        <w:rPr>
          <w:rFonts w:ascii="Arial" w:eastAsia="Times New Roman" w:hAnsi="Arial" w:cs="Arial"/>
          <w:b/>
          <w:bCs/>
          <w:noProof/>
          <w:sz w:val="20"/>
        </w:rPr>
        <w:t>Gaidhu MP, Anthony NM, Patel P, Hawke TJ, Ceddia RB.</w:t>
      </w:r>
      <w:r w:rsidRPr="007F626B">
        <w:rPr>
          <w:rFonts w:ascii="Arial" w:eastAsia="Times New Roman" w:hAnsi="Arial" w:cs="Arial"/>
          <w:noProof/>
          <w:sz w:val="20"/>
        </w:rPr>
        <w:t xml:space="preserve"> Dysregulation of lipolysis and lipid metabolism in visceral and subcutaneous adipocytes by high-fat diet: role of ATGL, HSL, and </w:t>
      </w:r>
      <w:r w:rsidRPr="007F626B">
        <w:rPr>
          <w:rFonts w:ascii="Arial" w:eastAsia="Times New Roman" w:hAnsi="Arial" w:cs="Arial"/>
          <w:noProof/>
          <w:sz w:val="20"/>
        </w:rPr>
        <w:lastRenderedPageBreak/>
        <w:t xml:space="preserve">AMPK. </w:t>
      </w:r>
      <w:r w:rsidRPr="007F626B">
        <w:rPr>
          <w:rFonts w:ascii="Arial" w:eastAsia="Times New Roman" w:hAnsi="Arial" w:cs="Arial"/>
          <w:i/>
          <w:iCs/>
          <w:noProof/>
          <w:sz w:val="20"/>
        </w:rPr>
        <w:t>Am. J. Physiol. - Cell Physiol.</w:t>
      </w:r>
      <w:r w:rsidRPr="007F626B">
        <w:rPr>
          <w:rFonts w:ascii="Arial" w:eastAsia="Times New Roman" w:hAnsi="Arial" w:cs="Arial"/>
          <w:noProof/>
          <w:sz w:val="20"/>
        </w:rPr>
        <w:t xml:space="preserve"> 2010;298(4):C961–C971.</w:t>
      </w:r>
    </w:p>
    <w:p w14:paraId="76BAD77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7. </w:t>
      </w:r>
      <w:r w:rsidRPr="007F626B">
        <w:rPr>
          <w:rFonts w:ascii="Arial" w:eastAsia="Times New Roman" w:hAnsi="Arial" w:cs="Arial"/>
          <w:noProof/>
          <w:sz w:val="20"/>
        </w:rPr>
        <w:tab/>
      </w:r>
      <w:r w:rsidRPr="007F626B">
        <w:rPr>
          <w:rFonts w:ascii="Arial" w:eastAsia="Times New Roman" w:hAnsi="Arial" w:cs="Arial"/>
          <w:b/>
          <w:bCs/>
          <w:noProof/>
          <w:sz w:val="20"/>
        </w:rPr>
        <w:t>Protzek AOP, Rezende LF, Costa-Júnior JM, Ferreira SM, Cappelli APG, Paula FMM De, Souza JC De, Kurauti MA, Carneiro EM, Rafacho A, Boschero AC.</w:t>
      </w:r>
      <w:r w:rsidRPr="007F626B">
        <w:rPr>
          <w:rFonts w:ascii="Arial" w:eastAsia="Times New Roman" w:hAnsi="Arial" w:cs="Arial"/>
          <w:noProof/>
          <w:sz w:val="20"/>
        </w:rPr>
        <w:t xml:space="preserve"> Hyperinsulinemia caused by dexamethasone treatment is associated with reduced insulin clearance and lower hepatic activity of insulin-degrading enzyme. </w:t>
      </w:r>
      <w:r w:rsidRPr="007F626B">
        <w:rPr>
          <w:rFonts w:ascii="Arial" w:eastAsia="Times New Roman" w:hAnsi="Arial" w:cs="Arial"/>
          <w:i/>
          <w:iCs/>
          <w:noProof/>
          <w:sz w:val="20"/>
        </w:rPr>
        <w:t>J. Steroid Biochem. Mol. Biol.</w:t>
      </w:r>
      <w:r w:rsidRPr="007F626B">
        <w:rPr>
          <w:rFonts w:ascii="Arial" w:eastAsia="Times New Roman" w:hAnsi="Arial" w:cs="Arial"/>
          <w:noProof/>
          <w:sz w:val="20"/>
        </w:rPr>
        <w:t xml:space="preserve"> 2016;155:1–8.</w:t>
      </w:r>
    </w:p>
    <w:p w14:paraId="78E955CF" w14:textId="77777777" w:rsidR="007F626B" w:rsidRPr="007F626B" w:rsidRDefault="007F626B" w:rsidP="007F626B">
      <w:pPr>
        <w:widowControl w:val="0"/>
        <w:autoSpaceDE w:val="0"/>
        <w:autoSpaceDN w:val="0"/>
        <w:adjustRightInd w:val="0"/>
        <w:ind w:left="640" w:hanging="640"/>
        <w:rPr>
          <w:rFonts w:ascii="Arial" w:hAnsi="Arial" w:cs="Arial"/>
          <w:noProof/>
          <w:sz w:val="20"/>
        </w:rPr>
      </w:pPr>
      <w:r w:rsidRPr="007F626B">
        <w:rPr>
          <w:rFonts w:ascii="Arial" w:eastAsia="Times New Roman" w:hAnsi="Arial" w:cs="Arial"/>
          <w:noProof/>
          <w:sz w:val="20"/>
        </w:rPr>
        <w:t xml:space="preserve">8. </w:t>
      </w:r>
      <w:r w:rsidRPr="007F626B">
        <w:rPr>
          <w:rFonts w:ascii="Arial" w:eastAsia="Times New Roman" w:hAnsi="Arial" w:cs="Arial"/>
          <w:noProof/>
          <w:sz w:val="20"/>
        </w:rPr>
        <w:tab/>
      </w:r>
      <w:r w:rsidRPr="007F626B">
        <w:rPr>
          <w:rFonts w:ascii="Arial" w:eastAsia="Times New Roman" w:hAnsi="Arial" w:cs="Arial"/>
          <w:b/>
          <w:bCs/>
          <w:noProof/>
          <w:sz w:val="20"/>
        </w:rPr>
        <w:t>Ali M, Plas C.</w:t>
      </w:r>
      <w:r w:rsidRPr="007F626B">
        <w:rPr>
          <w:rFonts w:ascii="Arial" w:eastAsia="Times New Roman" w:hAnsi="Arial" w:cs="Arial"/>
          <w:noProof/>
          <w:sz w:val="20"/>
        </w:rPr>
        <w:t xml:space="preserve"> Glucocorticoid regulation of chloroquine nonsensitive insulin degradation in cultured fetal rat hypatocytes. </w:t>
      </w:r>
      <w:r w:rsidRPr="007F626B">
        <w:rPr>
          <w:rFonts w:ascii="Arial" w:eastAsia="Times New Roman" w:hAnsi="Arial" w:cs="Arial"/>
          <w:i/>
          <w:iCs/>
          <w:noProof/>
          <w:sz w:val="20"/>
        </w:rPr>
        <w:t>J. Biol. Chem.</w:t>
      </w:r>
      <w:r w:rsidRPr="007F626B">
        <w:rPr>
          <w:rFonts w:ascii="Arial" w:eastAsia="Times New Roman" w:hAnsi="Arial" w:cs="Arial"/>
          <w:noProof/>
          <w:sz w:val="20"/>
        </w:rPr>
        <w:t xml:space="preserve"> 1989;264(35):20992–20997.</w:t>
      </w:r>
    </w:p>
    <w:p w14:paraId="2E8E0F0B" w14:textId="4AEC1B79" w:rsidR="003629DC" w:rsidRDefault="003629DC" w:rsidP="007F626B">
      <w:pPr>
        <w:widowControl w:val="0"/>
        <w:autoSpaceDE w:val="0"/>
        <w:autoSpaceDN w:val="0"/>
        <w:adjustRightInd w:val="0"/>
        <w:ind w:left="640" w:hanging="640"/>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fldChar w:fldCharType="end"/>
      </w:r>
      <w:commentRangeStart w:id="109"/>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commentRangeEnd w:id="109"/>
      <w:r w:rsidR="00211668">
        <w:rPr>
          <w:rStyle w:val="CommentReference"/>
        </w:rPr>
        <w:commentReference w:id="109"/>
      </w:r>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8-03-25T21:23:00Z" w:initials="Office">
    <w:p w14:paraId="75E5FB3B" w14:textId="2F5AEDC4" w:rsidR="00DE54CD" w:rsidRDefault="00DE54CD">
      <w:pPr>
        <w:pStyle w:val="CommentText"/>
      </w:pPr>
      <w:r>
        <w:rPr>
          <w:rStyle w:val="CommentReference"/>
        </w:rPr>
        <w:annotationRef/>
      </w:r>
      <w:r>
        <w:t>Sent email asking for more detailed methods, waiting to hear back</w:t>
      </w:r>
    </w:p>
  </w:comment>
  <w:comment w:id="108" w:author="Microsoft Office User" w:date="2018-03-25T16:25:00Z" w:initials="Office">
    <w:p w14:paraId="39C77708" w14:textId="3AE6AFDC" w:rsidR="00E962A9" w:rsidRDefault="00E962A9">
      <w:pPr>
        <w:pStyle w:val="CommentText"/>
      </w:pPr>
      <w:r>
        <w:rPr>
          <w:rStyle w:val="CommentReference"/>
        </w:rPr>
        <w:annotationRef/>
      </w:r>
      <w:r>
        <w:t xml:space="preserve">Insert at line 386, after </w:t>
      </w:r>
      <w:proofErr w:type="spellStart"/>
      <w:r>
        <w:t>atgl</w:t>
      </w:r>
      <w:proofErr w:type="spellEnd"/>
      <w:r>
        <w:t xml:space="preserve"> info</w:t>
      </w:r>
    </w:p>
  </w:comment>
  <w:comment w:id="109" w:author="Dave Bridges" w:date="2018-03-25T17:03:00Z" w:initials="DB">
    <w:p w14:paraId="57112865" w14:textId="7D6EA7A6" w:rsidR="00211668" w:rsidRDefault="00211668">
      <w:pPr>
        <w:pStyle w:val="CommentText"/>
      </w:pPr>
      <w:r>
        <w:rPr>
          <w:rStyle w:val="CommentReference"/>
        </w:rPr>
        <w:annotationRef/>
      </w:r>
      <w:r>
        <w:t>Make this into a reference there is probably a way to add a website and format it to Endo guidelines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E5FB3B" w15:done="0"/>
  <w15:commentEx w15:paraId="39C77708" w15:done="0"/>
  <w15:commentEx w15:paraId="571128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48CCCC" w16cid:durableId="1E624E0E"/>
  <w16cid:commentId w16cid:paraId="01705381" w16cid:durableId="1E624E0F"/>
  <w16cid:commentId w16cid:paraId="4B336C1F" w16cid:durableId="1E624E10"/>
  <w16cid:commentId w16cid:paraId="39C77708" w16cid:durableId="1E624E11"/>
  <w16cid:commentId w16cid:paraId="57112865" w16cid:durableId="1E6254C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44F26"/>
    <w:rsid w:val="00050527"/>
    <w:rsid w:val="00054806"/>
    <w:rsid w:val="00056B8B"/>
    <w:rsid w:val="000641F6"/>
    <w:rsid w:val="000649C6"/>
    <w:rsid w:val="00067223"/>
    <w:rsid w:val="00090431"/>
    <w:rsid w:val="000A7FCF"/>
    <w:rsid w:val="000C02F1"/>
    <w:rsid w:val="000C2168"/>
    <w:rsid w:val="000F12CA"/>
    <w:rsid w:val="000F1EB6"/>
    <w:rsid w:val="001152F7"/>
    <w:rsid w:val="0011550A"/>
    <w:rsid w:val="00120D8D"/>
    <w:rsid w:val="00122E92"/>
    <w:rsid w:val="00131ED6"/>
    <w:rsid w:val="00136BD4"/>
    <w:rsid w:val="0015217E"/>
    <w:rsid w:val="001529DB"/>
    <w:rsid w:val="00177218"/>
    <w:rsid w:val="001A18EB"/>
    <w:rsid w:val="001A5D8A"/>
    <w:rsid w:val="001A5EFC"/>
    <w:rsid w:val="001A75B0"/>
    <w:rsid w:val="001C5F02"/>
    <w:rsid w:val="001E44AD"/>
    <w:rsid w:val="001E64CD"/>
    <w:rsid w:val="00202340"/>
    <w:rsid w:val="00211668"/>
    <w:rsid w:val="00235908"/>
    <w:rsid w:val="00240721"/>
    <w:rsid w:val="00253A0E"/>
    <w:rsid w:val="00264818"/>
    <w:rsid w:val="00272449"/>
    <w:rsid w:val="00295BBA"/>
    <w:rsid w:val="002A441C"/>
    <w:rsid w:val="002E3E3E"/>
    <w:rsid w:val="0030669B"/>
    <w:rsid w:val="00307878"/>
    <w:rsid w:val="00312E52"/>
    <w:rsid w:val="003137E8"/>
    <w:rsid w:val="00314713"/>
    <w:rsid w:val="003153BA"/>
    <w:rsid w:val="00323FED"/>
    <w:rsid w:val="00326F6D"/>
    <w:rsid w:val="00341448"/>
    <w:rsid w:val="003629DC"/>
    <w:rsid w:val="00366C20"/>
    <w:rsid w:val="003728C0"/>
    <w:rsid w:val="00375C86"/>
    <w:rsid w:val="003779BE"/>
    <w:rsid w:val="003869C7"/>
    <w:rsid w:val="003B6A09"/>
    <w:rsid w:val="003C20E5"/>
    <w:rsid w:val="003E25D1"/>
    <w:rsid w:val="003F6249"/>
    <w:rsid w:val="004019FB"/>
    <w:rsid w:val="00407D23"/>
    <w:rsid w:val="00413741"/>
    <w:rsid w:val="00434BB4"/>
    <w:rsid w:val="00435C2D"/>
    <w:rsid w:val="00476DF6"/>
    <w:rsid w:val="00491176"/>
    <w:rsid w:val="004B618C"/>
    <w:rsid w:val="004E667A"/>
    <w:rsid w:val="004E70AF"/>
    <w:rsid w:val="00534592"/>
    <w:rsid w:val="00541737"/>
    <w:rsid w:val="005847DE"/>
    <w:rsid w:val="005946A3"/>
    <w:rsid w:val="005A68AD"/>
    <w:rsid w:val="005B0E14"/>
    <w:rsid w:val="005E3C9E"/>
    <w:rsid w:val="005F50BB"/>
    <w:rsid w:val="00603402"/>
    <w:rsid w:val="006110EE"/>
    <w:rsid w:val="00621647"/>
    <w:rsid w:val="00662C0D"/>
    <w:rsid w:val="0067000C"/>
    <w:rsid w:val="00670F1C"/>
    <w:rsid w:val="006A3059"/>
    <w:rsid w:val="006A4333"/>
    <w:rsid w:val="006C48D0"/>
    <w:rsid w:val="006D0542"/>
    <w:rsid w:val="006F572B"/>
    <w:rsid w:val="00731A3C"/>
    <w:rsid w:val="007325C6"/>
    <w:rsid w:val="00735916"/>
    <w:rsid w:val="007508B2"/>
    <w:rsid w:val="00750B5E"/>
    <w:rsid w:val="00770295"/>
    <w:rsid w:val="0078619D"/>
    <w:rsid w:val="00787C40"/>
    <w:rsid w:val="00790FFF"/>
    <w:rsid w:val="00795976"/>
    <w:rsid w:val="007C44E2"/>
    <w:rsid w:val="007F3077"/>
    <w:rsid w:val="007F5CC9"/>
    <w:rsid w:val="007F626B"/>
    <w:rsid w:val="007F6FA0"/>
    <w:rsid w:val="007F7915"/>
    <w:rsid w:val="00800F94"/>
    <w:rsid w:val="00806136"/>
    <w:rsid w:val="00810BB4"/>
    <w:rsid w:val="00826316"/>
    <w:rsid w:val="00832438"/>
    <w:rsid w:val="00843B64"/>
    <w:rsid w:val="00850B22"/>
    <w:rsid w:val="0088205D"/>
    <w:rsid w:val="00883C73"/>
    <w:rsid w:val="008A323C"/>
    <w:rsid w:val="008B31DB"/>
    <w:rsid w:val="008B4A90"/>
    <w:rsid w:val="008D3657"/>
    <w:rsid w:val="008E1744"/>
    <w:rsid w:val="008E1FB6"/>
    <w:rsid w:val="00902C59"/>
    <w:rsid w:val="00911F5C"/>
    <w:rsid w:val="009171E5"/>
    <w:rsid w:val="00917DC0"/>
    <w:rsid w:val="00925A7D"/>
    <w:rsid w:val="00956E69"/>
    <w:rsid w:val="00961A9D"/>
    <w:rsid w:val="00964D88"/>
    <w:rsid w:val="009A335B"/>
    <w:rsid w:val="009D36FF"/>
    <w:rsid w:val="009F61D7"/>
    <w:rsid w:val="00A16083"/>
    <w:rsid w:val="00A17FD6"/>
    <w:rsid w:val="00A40AEF"/>
    <w:rsid w:val="00A42C28"/>
    <w:rsid w:val="00A868EF"/>
    <w:rsid w:val="00AC247E"/>
    <w:rsid w:val="00AD2FA5"/>
    <w:rsid w:val="00AD59AE"/>
    <w:rsid w:val="00B178E1"/>
    <w:rsid w:val="00B20EC3"/>
    <w:rsid w:val="00B37AB0"/>
    <w:rsid w:val="00B37BF1"/>
    <w:rsid w:val="00B546FE"/>
    <w:rsid w:val="00B734D0"/>
    <w:rsid w:val="00B93C8C"/>
    <w:rsid w:val="00BC3336"/>
    <w:rsid w:val="00BD03A5"/>
    <w:rsid w:val="00BD7DDD"/>
    <w:rsid w:val="00BF29B5"/>
    <w:rsid w:val="00BF5714"/>
    <w:rsid w:val="00C00B9F"/>
    <w:rsid w:val="00C023FC"/>
    <w:rsid w:val="00C17793"/>
    <w:rsid w:val="00C33279"/>
    <w:rsid w:val="00C3439A"/>
    <w:rsid w:val="00C66EAE"/>
    <w:rsid w:val="00C76724"/>
    <w:rsid w:val="00C9202B"/>
    <w:rsid w:val="00C93F90"/>
    <w:rsid w:val="00CC3862"/>
    <w:rsid w:val="00CE11BE"/>
    <w:rsid w:val="00CE2437"/>
    <w:rsid w:val="00CE53A5"/>
    <w:rsid w:val="00D0769A"/>
    <w:rsid w:val="00D10AB5"/>
    <w:rsid w:val="00D22789"/>
    <w:rsid w:val="00D22E27"/>
    <w:rsid w:val="00D52529"/>
    <w:rsid w:val="00D93F77"/>
    <w:rsid w:val="00DA0FA6"/>
    <w:rsid w:val="00DA1055"/>
    <w:rsid w:val="00DA3F41"/>
    <w:rsid w:val="00DD11DD"/>
    <w:rsid w:val="00DD20C6"/>
    <w:rsid w:val="00DE3303"/>
    <w:rsid w:val="00DE4DFD"/>
    <w:rsid w:val="00DE54CD"/>
    <w:rsid w:val="00DF16A0"/>
    <w:rsid w:val="00DF4595"/>
    <w:rsid w:val="00DF6D48"/>
    <w:rsid w:val="00DF79D8"/>
    <w:rsid w:val="00E052E9"/>
    <w:rsid w:val="00E146BE"/>
    <w:rsid w:val="00E527E2"/>
    <w:rsid w:val="00E67522"/>
    <w:rsid w:val="00E7183D"/>
    <w:rsid w:val="00E915FC"/>
    <w:rsid w:val="00E962A9"/>
    <w:rsid w:val="00E96EA3"/>
    <w:rsid w:val="00EC55C5"/>
    <w:rsid w:val="00ED6148"/>
    <w:rsid w:val="00EE279C"/>
    <w:rsid w:val="00F03941"/>
    <w:rsid w:val="00F17DA5"/>
    <w:rsid w:val="00F50F5D"/>
    <w:rsid w:val="00F530F1"/>
    <w:rsid w:val="00F560B7"/>
    <w:rsid w:val="00F57EE7"/>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1">
    <w:name w:val="Unresolved Mention1"/>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5"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F2FC160-3A30-8A4C-BCD3-5FE5F563D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6</Pages>
  <Words>8461</Words>
  <Characters>48230</Characters>
  <Application>Microsoft Macintosh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134</cp:revision>
  <dcterms:created xsi:type="dcterms:W3CDTF">2018-03-18T20:34:00Z</dcterms:created>
  <dcterms:modified xsi:type="dcterms:W3CDTF">2018-03-26T01:23:00Z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