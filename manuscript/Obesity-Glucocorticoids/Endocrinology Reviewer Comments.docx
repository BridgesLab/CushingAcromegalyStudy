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r w:rsidR="00BD7DDD">
        <w:rPr>
          <w:rFonts w:ascii="Arial" w:eastAsia="Times New Roman" w:hAnsi="Arial" w:cs="Arial"/>
          <w:color w:val="222222"/>
          <w:sz w:val="19"/>
          <w:szCs w:val="19"/>
          <w:shd w:val="clear" w:color="auto" w:fill="FFFFFF"/>
        </w:rPr>
        <w:t>,</w:t>
      </w:r>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0633CA80" w14:textId="215871DC" w:rsidR="00B60D2F" w:rsidRPr="00B60D2F" w:rsidRDefault="00375C86" w:rsidP="00B60D2F">
      <w:pPr>
        <w:rPr>
          <w:ins w:id="0" w:author="Microsoft Office User" w:date="2018-03-26T19:36:00Z"/>
          <w:rFonts w:ascii="Arial" w:hAnsi="Arial" w:cs="Arial"/>
          <w:b/>
          <w:sz w:val="19"/>
          <w:szCs w:val="19"/>
          <w:rPrChange w:id="1" w:author="Microsoft Office User" w:date="2018-03-26T19:37:00Z">
            <w:rPr>
              <w:ins w:id="2" w:author="Microsoft Office User" w:date="2018-03-26T19:36:00Z"/>
            </w:rPr>
          </w:rPrChange>
        </w:rPr>
      </w:pPr>
      <w:r>
        <w:rPr>
          <w:rFonts w:ascii="Arial" w:eastAsia="Times New Roman" w:hAnsi="Arial" w:cs="Arial"/>
          <w:b/>
          <w:color w:val="FF0000"/>
          <w:sz w:val="19"/>
          <w:szCs w:val="19"/>
          <w:shd w:val="clear" w:color="auto" w:fill="FFFFFF"/>
        </w:rPr>
        <w:t>Water</w:t>
      </w:r>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r w:rsidR="00131ED6">
        <w:rPr>
          <w:rFonts w:ascii="Arial" w:eastAsia="Times New Roman" w:hAnsi="Arial" w:cs="Arial"/>
          <w:b/>
          <w:color w:val="FF0000"/>
          <w:sz w:val="19"/>
          <w:szCs w:val="19"/>
          <w:shd w:val="clear" w:color="auto" w:fill="FFFFFF"/>
        </w:rPr>
        <w:t>to determine the</w:t>
      </w:r>
      <w:r w:rsidR="001A75B0">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concentrations</w:t>
      </w:r>
      <w:r w:rsidR="001A75B0">
        <w:rPr>
          <w:rFonts w:ascii="Arial" w:eastAsia="Times New Roman" w:hAnsi="Arial" w:cs="Arial"/>
          <w:b/>
          <w:color w:val="FF0000"/>
          <w:sz w:val="19"/>
          <w:szCs w:val="19"/>
          <w:shd w:val="clear" w:color="auto" w:fill="FFFFFF"/>
        </w:rPr>
        <w:t xml:space="preserve"> of dexamethasone consumed per cage.</w:t>
      </w:r>
      <w:r w:rsidR="00131ED6">
        <w:rPr>
          <w:rFonts w:ascii="Arial" w:eastAsia="Times New Roman" w:hAnsi="Arial" w:cs="Arial"/>
          <w:b/>
          <w:color w:val="FF0000"/>
          <w:sz w:val="19"/>
          <w:szCs w:val="19"/>
          <w:shd w:val="clear" w:color="auto" w:fill="FFFFFF"/>
        </w:rPr>
        <w:t xml:space="preserve"> Average </w:t>
      </w:r>
      <w:r>
        <w:rPr>
          <w:rFonts w:ascii="Arial" w:eastAsia="Times New Roman" w:hAnsi="Arial" w:cs="Arial"/>
          <w:b/>
          <w:color w:val="FF0000"/>
          <w:sz w:val="19"/>
          <w:szCs w:val="19"/>
          <w:shd w:val="clear" w:color="auto" w:fill="FFFFFF"/>
        </w:rPr>
        <w:t>concentration</w:t>
      </w:r>
      <w:r w:rsidR="00312E52">
        <w:rPr>
          <w:rFonts w:ascii="Arial" w:eastAsia="Times New Roman" w:hAnsi="Arial" w:cs="Arial"/>
          <w:b/>
          <w:color w:val="FF0000"/>
          <w:sz w:val="19"/>
          <w:szCs w:val="19"/>
          <w:shd w:val="clear" w:color="auto" w:fill="FFFFFF"/>
        </w:rPr>
        <w:t xml:space="preserve"> per mouse was estimated</w:t>
      </w:r>
      <w:r w:rsidR="00B734D0">
        <w:rPr>
          <w:rFonts w:ascii="Arial" w:eastAsia="Times New Roman" w:hAnsi="Arial" w:cs="Arial"/>
          <w:b/>
          <w:color w:val="FF0000"/>
          <w:sz w:val="19"/>
          <w:szCs w:val="19"/>
          <w:shd w:val="clear" w:color="auto" w:fill="FFFFFF"/>
        </w:rPr>
        <w:t xml:space="preserve"> by</w:t>
      </w:r>
      <w:r w:rsidR="00312E52">
        <w:rPr>
          <w:rFonts w:ascii="Arial" w:eastAsia="Times New Roman" w:hAnsi="Arial" w:cs="Arial"/>
          <w:b/>
          <w:color w:val="FF0000"/>
          <w:sz w:val="19"/>
          <w:szCs w:val="19"/>
          <w:shd w:val="clear" w:color="auto" w:fill="FFFFFF"/>
        </w:rPr>
        <w:t xml:space="preserve"> </w:t>
      </w:r>
      <w:r w:rsidR="00B734D0">
        <w:rPr>
          <w:rFonts w:ascii="Arial" w:eastAsia="Times New Roman" w:hAnsi="Arial" w:cs="Arial"/>
          <w:b/>
          <w:color w:val="FF0000"/>
          <w:sz w:val="19"/>
          <w:szCs w:val="19"/>
          <w:shd w:val="clear" w:color="auto" w:fill="FFFFFF"/>
        </w:rPr>
        <w:t xml:space="preserve">accounting for number of mice in </w:t>
      </w:r>
      <w:r>
        <w:rPr>
          <w:rFonts w:ascii="Arial" w:eastAsia="Times New Roman" w:hAnsi="Arial" w:cs="Arial"/>
          <w:b/>
          <w:color w:val="FF0000"/>
          <w:sz w:val="19"/>
          <w:szCs w:val="19"/>
          <w:shd w:val="clear" w:color="auto" w:fill="FFFFFF"/>
        </w:rPr>
        <w:t>the</w:t>
      </w:r>
      <w:r w:rsidR="00B734D0">
        <w:rPr>
          <w:rFonts w:ascii="Arial" w:eastAsia="Times New Roman" w:hAnsi="Arial" w:cs="Arial"/>
          <w:b/>
          <w:color w:val="FF0000"/>
          <w:sz w:val="19"/>
          <w:szCs w:val="19"/>
          <w:shd w:val="clear" w:color="auto" w:fill="FFFFFF"/>
        </w:rPr>
        <w:t xml:space="preserve"> cage.</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w:t>
      </w:r>
      <w:ins w:id="3" w:author="Microsoft Office User" w:date="2018-03-26T19:51:00Z">
        <w:r w:rsidR="002504B6">
          <w:rPr>
            <w:rFonts w:ascii="Arial" w:eastAsia="Times New Roman" w:hAnsi="Arial" w:cs="Arial"/>
            <w:b/>
            <w:color w:val="FF0000"/>
            <w:sz w:val="19"/>
            <w:szCs w:val="19"/>
            <w:shd w:val="clear" w:color="auto" w:fill="FFFFFF"/>
          </w:rPr>
          <w:t xml:space="preserve"> </w:t>
        </w:r>
        <w:r w:rsidR="002504B6" w:rsidRPr="002504B6">
          <w:rPr>
            <w:rFonts w:ascii="Arial" w:eastAsia="Times New Roman" w:hAnsi="Arial" w:cs="Arial"/>
            <w:b/>
            <w:color w:val="FF0000"/>
            <w:sz w:val="19"/>
            <w:szCs w:val="19"/>
            <w:shd w:val="clear" w:color="auto" w:fill="FFFFFF"/>
            <w:rPrChange w:id="4" w:author="Microsoft Office User" w:date="2018-03-26T19:51:00Z">
              <w:rPr>
                <w:rFonts w:eastAsia="Times New Roman" w:cs="Arial"/>
                <w:color w:val="FF0000"/>
                <w:shd w:val="clear" w:color="auto" w:fill="FFFFFF"/>
              </w:rPr>
            </w:rPrChange>
          </w:rPr>
          <w:t>lean and obese</w:t>
        </w:r>
      </w:ins>
      <w:r w:rsidR="00917DC0">
        <w:rPr>
          <w:rFonts w:ascii="Arial" w:eastAsia="Times New Roman" w:hAnsi="Arial" w:cs="Arial"/>
          <w:b/>
          <w:color w:val="FF0000"/>
          <w:sz w:val="19"/>
          <w:szCs w:val="19"/>
          <w:shd w:val="clear" w:color="auto" w:fill="FFFFFF"/>
        </w:rPr>
        <w:t xml:space="preserve"> mice </w:t>
      </w:r>
      <w:ins w:id="5" w:author="Microsoft Office User" w:date="2018-03-26T19:51:00Z">
        <w:r w:rsidR="002504B6">
          <w:rPr>
            <w:rFonts w:ascii="Arial" w:eastAsia="Times New Roman" w:hAnsi="Arial" w:cs="Arial"/>
            <w:b/>
            <w:color w:val="FF0000"/>
            <w:sz w:val="19"/>
            <w:szCs w:val="19"/>
            <w:shd w:val="clear" w:color="auto" w:fill="FFFFFF"/>
          </w:rPr>
          <w:t xml:space="preserve">following six weeks of dexamethasone treatment </w:t>
        </w:r>
      </w:ins>
      <w:r w:rsidR="00917DC0">
        <w:rPr>
          <w:rFonts w:ascii="Arial" w:eastAsia="Times New Roman" w:hAnsi="Arial" w:cs="Arial"/>
          <w:b/>
          <w:color w:val="FF0000"/>
          <w:sz w:val="19"/>
          <w:szCs w:val="19"/>
          <w:shd w:val="clear" w:color="auto" w:fill="FFFFFF"/>
        </w:rPr>
        <w:t>was</w:t>
      </w:r>
      <w:r w:rsidR="00131ED6">
        <w:rPr>
          <w:rFonts w:ascii="Arial" w:eastAsia="Times New Roman" w:hAnsi="Arial" w:cs="Arial"/>
          <w:b/>
          <w:color w:val="FF0000"/>
          <w:sz w:val="19"/>
          <w:szCs w:val="19"/>
          <w:shd w:val="clear" w:color="auto" w:fill="FFFFFF"/>
        </w:rPr>
        <w:t xml:space="preserve"> acquired prior to euthaniz</w:t>
      </w:r>
      <w:r w:rsidR="00917DC0">
        <w:rPr>
          <w:rFonts w:ascii="Arial" w:eastAsia="Times New Roman" w:hAnsi="Arial" w:cs="Arial"/>
          <w:b/>
          <w:color w:val="FF0000"/>
          <w:sz w:val="19"/>
          <w:szCs w:val="19"/>
          <w:shd w:val="clear" w:color="auto" w:fill="FFFFFF"/>
        </w:rPr>
        <w:t>ing</w:t>
      </w:r>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6"/>
      <w:r w:rsidR="00131ED6">
        <w:rPr>
          <w:rFonts w:ascii="Arial" w:eastAsia="Times New Roman" w:hAnsi="Arial" w:cs="Arial"/>
          <w:b/>
          <w:color w:val="FF0000"/>
          <w:sz w:val="19"/>
          <w:szCs w:val="19"/>
          <w:shd w:val="clear" w:color="auto" w:fill="FFFFFF"/>
        </w:rPr>
        <w:t>University of Michigan Pha</w:t>
      </w:r>
      <w:r w:rsidR="00925A7D">
        <w:rPr>
          <w:rFonts w:ascii="Arial" w:eastAsia="Times New Roman" w:hAnsi="Arial" w:cs="Arial"/>
          <w:b/>
          <w:color w:val="FF0000"/>
          <w:sz w:val="19"/>
          <w:szCs w:val="19"/>
          <w:shd w:val="clear" w:color="auto" w:fill="FFFFFF"/>
        </w:rPr>
        <w:t>r</w:t>
      </w:r>
      <w:r w:rsidR="00131ED6">
        <w:rPr>
          <w:rFonts w:ascii="Arial" w:eastAsia="Times New Roman" w:hAnsi="Arial" w:cs="Arial"/>
          <w:b/>
          <w:color w:val="FF0000"/>
          <w:sz w:val="19"/>
          <w:szCs w:val="19"/>
          <w:shd w:val="clear" w:color="auto" w:fill="FFFFFF"/>
        </w:rPr>
        <w:t xml:space="preserve">macokinetics Core for LC-MS </w:t>
      </w:r>
      <w:commentRangeEnd w:id="6"/>
      <w:r w:rsidR="00DE54CD">
        <w:rPr>
          <w:rStyle w:val="CommentReference"/>
        </w:rPr>
        <w:commentReference w:id="6"/>
      </w:r>
      <w:r w:rsidR="00131ED6">
        <w:rPr>
          <w:rFonts w:ascii="Arial" w:eastAsia="Times New Roman" w:hAnsi="Arial" w:cs="Arial"/>
          <w:b/>
          <w:color w:val="FF0000"/>
          <w:sz w:val="19"/>
          <w:szCs w:val="19"/>
          <w:shd w:val="clear" w:color="auto" w:fill="FFFFFF"/>
        </w:rPr>
        <w:t>analysis of dexamethasone concentration</w:t>
      </w:r>
      <w:r w:rsidR="00131ED6" w:rsidRPr="00B60D2F">
        <w:rPr>
          <w:rFonts w:ascii="Arial" w:eastAsia="Times New Roman" w:hAnsi="Arial" w:cs="Arial"/>
          <w:b/>
          <w:color w:val="FF0000"/>
          <w:sz w:val="19"/>
          <w:szCs w:val="19"/>
          <w:shd w:val="clear" w:color="auto" w:fill="FFFFFF"/>
        </w:rPr>
        <w:t xml:space="preserve">. </w:t>
      </w:r>
      <w:ins w:id="7" w:author="Microsoft Office User" w:date="2018-03-26T19:36:00Z">
        <w:r w:rsidR="00B60D2F" w:rsidRPr="00B60D2F">
          <w:rPr>
            <w:rFonts w:ascii="Arial" w:hAnsi="Arial" w:cs="Arial"/>
            <w:b/>
            <w:sz w:val="19"/>
            <w:szCs w:val="19"/>
            <w:rPrChange w:id="8" w:author="Microsoft Office User" w:date="2018-03-26T19:37:00Z">
              <w:rPr/>
            </w:rPrChange>
          </w:rPr>
          <w:t>Dexamethasone standard was used to make a calibration curve from 2.5 to 100 ng/</w:t>
        </w:r>
        <w:proofErr w:type="spellStart"/>
        <w:r w:rsidR="00B60D2F" w:rsidRPr="00B60D2F">
          <w:rPr>
            <w:rFonts w:ascii="Arial" w:hAnsi="Arial" w:cs="Arial"/>
            <w:b/>
            <w:sz w:val="19"/>
            <w:szCs w:val="19"/>
            <w:rPrChange w:id="9" w:author="Microsoft Office User" w:date="2018-03-26T19:37:00Z">
              <w:rPr/>
            </w:rPrChange>
          </w:rPr>
          <w:t>mL.</w:t>
        </w:r>
        <w:proofErr w:type="spellEnd"/>
        <w:r w:rsidR="00B60D2F" w:rsidRPr="00B60D2F">
          <w:rPr>
            <w:rFonts w:ascii="Arial" w:hAnsi="Arial" w:cs="Arial"/>
            <w:b/>
            <w:sz w:val="19"/>
            <w:szCs w:val="19"/>
            <w:rPrChange w:id="10" w:author="Microsoft Office User" w:date="2018-03-26T19:37:00Z">
              <w:rPr/>
            </w:rPrChange>
          </w:rPr>
          <w:t xml:space="preserve"> A separate weighing of dexamethasone was used to make quality control standards at 3 and 30 ng/</w:t>
        </w:r>
        <w:proofErr w:type="spellStart"/>
        <w:r w:rsidR="00B60D2F" w:rsidRPr="00B60D2F">
          <w:rPr>
            <w:rFonts w:ascii="Arial" w:hAnsi="Arial" w:cs="Arial"/>
            <w:b/>
            <w:sz w:val="19"/>
            <w:szCs w:val="19"/>
            <w:rPrChange w:id="11" w:author="Microsoft Office User" w:date="2018-03-26T19:37:00Z">
              <w:rPr/>
            </w:rPrChange>
          </w:rPr>
          <w:t>mL.</w:t>
        </w:r>
        <w:proofErr w:type="spellEnd"/>
        <w:r w:rsidR="00B60D2F" w:rsidRPr="00B60D2F">
          <w:rPr>
            <w:rFonts w:ascii="Arial" w:hAnsi="Arial" w:cs="Arial"/>
            <w:b/>
            <w:sz w:val="19"/>
            <w:szCs w:val="19"/>
            <w:rPrChange w:id="12" w:author="Microsoft Office User" w:date="2018-03-26T19:37:00Z">
              <w:rPr/>
            </w:rPrChange>
          </w:rPr>
          <w:t xml:space="preserve"> Quality control standards were run in triplicate before and during sample analysis. For each calibration standard and quality control standard, 10 µL of blank plasma, 10 µL of calibration or QC standard, and 40 µL of inter</w:t>
        </w:r>
        <w:r w:rsidR="00B60D2F" w:rsidRPr="002504B6">
          <w:rPr>
            <w:rFonts w:ascii="Arial" w:hAnsi="Arial" w:cs="Arial"/>
            <w:b/>
            <w:sz w:val="19"/>
            <w:szCs w:val="19"/>
          </w:rPr>
          <w:t>nal standard were mixed in a 96-</w:t>
        </w:r>
        <w:proofErr w:type="gramStart"/>
        <w:r w:rsidR="00B60D2F" w:rsidRPr="00B60D2F">
          <w:rPr>
            <w:rFonts w:ascii="Arial" w:hAnsi="Arial" w:cs="Arial"/>
            <w:b/>
            <w:sz w:val="19"/>
            <w:szCs w:val="19"/>
            <w:rPrChange w:id="13" w:author="Microsoft Office User" w:date="2018-03-26T19:37:00Z">
              <w:rPr/>
            </w:rPrChange>
          </w:rPr>
          <w:t>well</w:t>
        </w:r>
        <w:proofErr w:type="gramEnd"/>
        <w:r w:rsidR="00B60D2F" w:rsidRPr="00B60D2F">
          <w:rPr>
            <w:rFonts w:ascii="Arial" w:hAnsi="Arial" w:cs="Arial"/>
            <w:b/>
            <w:sz w:val="19"/>
            <w:szCs w:val="19"/>
            <w:rPrChange w:id="14" w:author="Microsoft Office User" w:date="2018-03-26T19:37:00Z">
              <w:rPr/>
            </w:rPrChange>
          </w:rPr>
          <w:t xml:space="preserve"> plate. Each analytical sample was prepared by mixing 10 µL mouse plasma, 10 µL acetonitrile and 40 µL internal standard into a well of a 96-</w:t>
        </w:r>
        <w:proofErr w:type="gramStart"/>
        <w:r w:rsidR="00B60D2F" w:rsidRPr="00B60D2F">
          <w:rPr>
            <w:rFonts w:ascii="Arial" w:hAnsi="Arial" w:cs="Arial"/>
            <w:b/>
            <w:sz w:val="19"/>
            <w:szCs w:val="19"/>
            <w:rPrChange w:id="15" w:author="Microsoft Office User" w:date="2018-03-26T19:37:00Z">
              <w:rPr/>
            </w:rPrChange>
          </w:rPr>
          <w:t>well</w:t>
        </w:r>
        <w:proofErr w:type="gramEnd"/>
        <w:r w:rsidR="00B60D2F" w:rsidRPr="00B60D2F">
          <w:rPr>
            <w:rFonts w:ascii="Arial" w:hAnsi="Arial" w:cs="Arial"/>
            <w:b/>
            <w:sz w:val="19"/>
            <w:szCs w:val="19"/>
            <w:rPrChange w:id="16" w:author="Microsoft Office User" w:date="2018-03-26T19:37:00Z">
              <w:rPr/>
            </w:rPrChange>
          </w:rPr>
          <w:t xml:space="preserve"> plate. Some samples were below 10 µL in volume. In these cases, the volume collected was diluted to 10 µL and prepared in the same manner as the other samples. The plate was mixed at 1000 rpm for 5 min, then centrifuged at 3500 rpm for 10 min. Four microliters of </w:t>
        </w:r>
        <w:proofErr w:type="spellStart"/>
        <w:r w:rsidR="00B60D2F" w:rsidRPr="00B60D2F">
          <w:rPr>
            <w:rFonts w:ascii="Arial" w:hAnsi="Arial" w:cs="Arial"/>
            <w:b/>
            <w:sz w:val="19"/>
            <w:szCs w:val="19"/>
            <w:rPrChange w:id="17" w:author="Microsoft Office User" w:date="2018-03-26T19:37:00Z">
              <w:rPr/>
            </w:rPrChange>
          </w:rPr>
          <w:t>supernantant</w:t>
        </w:r>
        <w:proofErr w:type="spellEnd"/>
        <w:r w:rsidR="00B60D2F" w:rsidRPr="00B60D2F">
          <w:rPr>
            <w:rFonts w:ascii="Arial" w:hAnsi="Arial" w:cs="Arial"/>
            <w:b/>
            <w:sz w:val="19"/>
            <w:szCs w:val="19"/>
            <w:rPrChange w:id="18" w:author="Microsoft Office User" w:date="2018-03-26T19:37:00Z">
              <w:rPr/>
            </w:rPrChange>
          </w:rPr>
          <w:t xml:space="preserve"> were injected for analysis onto a Waters </w:t>
        </w:r>
        <w:proofErr w:type="spellStart"/>
        <w:r w:rsidR="00B60D2F" w:rsidRPr="00B60D2F">
          <w:rPr>
            <w:rFonts w:ascii="Arial" w:hAnsi="Arial" w:cs="Arial"/>
            <w:b/>
            <w:sz w:val="19"/>
            <w:szCs w:val="19"/>
            <w:rPrChange w:id="19" w:author="Microsoft Office User" w:date="2018-03-26T19:37:00Z">
              <w:rPr/>
            </w:rPrChange>
          </w:rPr>
          <w:t>Xevo</w:t>
        </w:r>
        <w:proofErr w:type="spellEnd"/>
        <w:r w:rsidR="00B60D2F" w:rsidRPr="00B60D2F">
          <w:rPr>
            <w:rFonts w:ascii="Arial" w:hAnsi="Arial" w:cs="Arial"/>
            <w:b/>
            <w:sz w:val="19"/>
            <w:szCs w:val="19"/>
            <w:rPrChange w:id="20" w:author="Microsoft Office User" w:date="2018-03-26T19:37:00Z">
              <w:rPr/>
            </w:rPrChange>
          </w:rPr>
          <w:t xml:space="preserve"> TQD triple quadrupole UPLC mass spectrometer for analysis.</w:t>
        </w:r>
      </w:ins>
    </w:p>
    <w:p w14:paraId="129A97B5" w14:textId="43EB4637" w:rsidR="001A75B0" w:rsidRDefault="001A75B0" w:rsidP="001A75B0">
      <w:pPr>
        <w:ind w:left="720"/>
        <w:rPr>
          <w:rFonts w:ascii="Arial" w:eastAsia="Times New Roman" w:hAnsi="Arial" w:cs="Arial"/>
          <w:b/>
          <w:color w:val="FF0000"/>
          <w:sz w:val="19"/>
          <w:szCs w:val="19"/>
          <w:shd w:val="clear" w:color="auto" w:fill="FFFFFF"/>
        </w:rPr>
      </w:pPr>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10A532F2"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1132038F" w14:textId="44F20CF7" w:rsidR="006A3059" w:rsidRPr="00750B5E" w:rsidRDefault="005B0E14"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Over the course of the experiment, o</w:t>
      </w:r>
      <w:r w:rsidR="009171E5">
        <w:rPr>
          <w:rFonts w:ascii="Arial" w:eastAsia="Times New Roman" w:hAnsi="Arial" w:cs="Arial"/>
          <w:b/>
          <w:color w:val="FF0000"/>
          <w:sz w:val="19"/>
          <w:szCs w:val="19"/>
          <w:shd w:val="clear" w:color="auto" w:fill="FFFFFF"/>
        </w:rPr>
        <w:t xml:space="preserve">bese dexamethasone-treated </w:t>
      </w:r>
      <w:r>
        <w:rPr>
          <w:rFonts w:ascii="Arial" w:eastAsia="Times New Roman" w:hAnsi="Arial" w:cs="Arial"/>
          <w:b/>
          <w:color w:val="FF0000"/>
          <w:sz w:val="19"/>
          <w:szCs w:val="19"/>
          <w:shd w:val="clear" w:color="auto" w:fill="FFFFFF"/>
        </w:rPr>
        <w:t xml:space="preserve">mice consumed more water, starting at a lower </w:t>
      </w:r>
      <w:r w:rsidR="00E7183D">
        <w:rPr>
          <w:rFonts w:ascii="Arial" w:eastAsia="Times New Roman" w:hAnsi="Arial" w:cs="Arial"/>
          <w:b/>
          <w:color w:val="FF0000"/>
          <w:sz w:val="19"/>
          <w:szCs w:val="19"/>
          <w:shd w:val="clear" w:color="auto" w:fill="FFFFFF"/>
        </w:rPr>
        <w:t>amount, which then increased</w:t>
      </w:r>
      <w:r>
        <w:rPr>
          <w:rFonts w:ascii="Arial" w:eastAsia="Times New Roman" w:hAnsi="Arial" w:cs="Arial"/>
          <w:b/>
          <w:color w:val="FF0000"/>
          <w:sz w:val="19"/>
          <w:szCs w:val="19"/>
          <w:shd w:val="clear" w:color="auto" w:fill="FFFFFF"/>
        </w:rPr>
        <w:t xml:space="preserve"> </w:t>
      </w:r>
      <w:r w:rsidR="00E7183D">
        <w:rPr>
          <w:rFonts w:ascii="Arial" w:eastAsia="Times New Roman" w:hAnsi="Arial" w:cs="Arial"/>
          <w:b/>
          <w:color w:val="FF0000"/>
          <w:sz w:val="19"/>
          <w:szCs w:val="19"/>
          <w:shd w:val="clear" w:color="auto" w:fill="FFFFFF"/>
        </w:rPr>
        <w:t>over the duration of the experiment (Figure 3E)</w:t>
      </w:r>
      <w:r>
        <w:rPr>
          <w:rFonts w:ascii="Arial" w:eastAsia="Times New Roman" w:hAnsi="Arial" w:cs="Arial"/>
          <w:b/>
          <w:color w:val="FF0000"/>
          <w:sz w:val="19"/>
          <w:szCs w:val="19"/>
          <w:shd w:val="clear" w:color="auto" w:fill="FFFFFF"/>
        </w:rPr>
        <w:t>.  Overall this</w:t>
      </w:r>
      <w:r w:rsidR="00E96EA3">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corresponded</w:t>
      </w:r>
      <w:r w:rsidR="00E96EA3">
        <w:rPr>
          <w:rFonts w:ascii="Arial" w:eastAsia="Times New Roman" w:hAnsi="Arial" w:cs="Arial"/>
          <w:b/>
          <w:color w:val="FF0000"/>
          <w:sz w:val="19"/>
          <w:szCs w:val="19"/>
          <w:shd w:val="clear" w:color="auto" w:fill="FFFFFF"/>
        </w:rPr>
        <w:t xml:space="preserve"> to a 22% increase </w:t>
      </w:r>
      <w:r>
        <w:rPr>
          <w:rFonts w:ascii="Arial" w:eastAsia="Times New Roman" w:hAnsi="Arial" w:cs="Arial"/>
          <w:b/>
          <w:color w:val="FF0000"/>
          <w:sz w:val="19"/>
          <w:szCs w:val="19"/>
          <w:shd w:val="clear" w:color="auto" w:fill="FFFFFF"/>
        </w:rPr>
        <w:t>when normalized to the animal’s body weight.  By the end of the study, this i</w:t>
      </w:r>
      <w:r w:rsidR="009171E5">
        <w:rPr>
          <w:rFonts w:ascii="Arial" w:eastAsia="Times New Roman" w:hAnsi="Arial" w:cs="Arial"/>
          <w:b/>
          <w:color w:val="FF0000"/>
          <w:sz w:val="19"/>
          <w:szCs w:val="19"/>
          <w:shd w:val="clear" w:color="auto" w:fill="FFFFFF"/>
        </w:rPr>
        <w:t>ncreased intake resulted in a 7.</w:t>
      </w:r>
      <w:r>
        <w:rPr>
          <w:rFonts w:ascii="Arial" w:eastAsia="Times New Roman" w:hAnsi="Arial" w:cs="Arial"/>
          <w:b/>
          <w:color w:val="FF0000"/>
          <w:sz w:val="19"/>
          <w:szCs w:val="19"/>
          <w:shd w:val="clear" w:color="auto" w:fill="FFFFFF"/>
        </w:rPr>
        <w:t>6</w:t>
      </w:r>
      <w:r w:rsidR="009171E5">
        <w:rPr>
          <w:rFonts w:ascii="Arial" w:eastAsia="Times New Roman" w:hAnsi="Arial" w:cs="Arial"/>
          <w:b/>
          <w:color w:val="FF0000"/>
          <w:sz w:val="19"/>
          <w:szCs w:val="19"/>
          <w:shd w:val="clear" w:color="auto" w:fill="FFFFFF"/>
        </w:rPr>
        <w:t>-fold increase in serum dexamethasone concentration in the obese dexamethasone-treated mice when compared to lean dexamethasone-treated mice (</w:t>
      </w:r>
      <w:r w:rsidR="00E7183D">
        <w:rPr>
          <w:rFonts w:ascii="Arial" w:eastAsia="Times New Roman" w:hAnsi="Arial" w:cs="Arial"/>
          <w:b/>
          <w:color w:val="FF0000"/>
          <w:sz w:val="19"/>
          <w:szCs w:val="19"/>
          <w:shd w:val="clear" w:color="auto" w:fill="FFFFFF"/>
        </w:rPr>
        <w:t xml:space="preserve">Figure 3F; </w:t>
      </w:r>
      <w:r w:rsidR="009171E5">
        <w:rPr>
          <w:rFonts w:ascii="Arial" w:eastAsia="Times New Roman" w:hAnsi="Arial" w:cs="Arial"/>
          <w:b/>
          <w:color w:val="FF0000"/>
          <w:sz w:val="19"/>
          <w:szCs w:val="19"/>
          <w:shd w:val="clear" w:color="auto" w:fill="FFFFFF"/>
        </w:rPr>
        <w:t>p=0.031).</w:t>
      </w:r>
    </w:p>
    <w:p w14:paraId="0D962679" w14:textId="570AF021" w:rsidR="001C5F02" w:rsidRDefault="00AD59AE" w:rsidP="00DD20C6">
      <w:pPr>
        <w:rPr>
          <w:rFonts w:ascii="Arial" w:eastAsia="Times New Roman" w:hAnsi="Arial" w:cs="Arial"/>
          <w:color w:val="FF0000"/>
          <w:sz w:val="19"/>
          <w:szCs w:val="19"/>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F9EA376" wp14:editId="11F00A25">
                <wp:simplePos x="0" y="0"/>
                <wp:positionH relativeFrom="column">
                  <wp:posOffset>-522605</wp:posOffset>
                </wp:positionH>
                <wp:positionV relativeFrom="paragraph">
                  <wp:posOffset>0</wp:posOffset>
                </wp:positionV>
                <wp:extent cx="7200900" cy="50863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086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EA376" id="_x0000_t202" coordsize="21600,21600" o:spt="202" path="m0,0l0,21600,21600,21600,21600,0xe">
                <v:stroke joinstyle="miter"/>
                <v:path gradientshapeok="t" o:connecttype="rect"/>
              </v:shapetype>
              <v:shape id="Text Box 20" o:spid="_x0000_s1026" type="#_x0000_t202" style="position:absolute;margin-left:-41.15pt;margin-top:0;width:567pt;height:4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" filled="f" stroked="f">
                <v:textbo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AD2FA5" w:rsidRDefault="00AD59AE">
                      <w:pPr>
                        <w:rPr>
                          <w:sz w:val="19"/>
                          <w:szCs w:val="19"/>
                        </w:rPr>
                      </w:pPr>
                      <w:r w:rsidRPr="00AD2FA5">
                        <w:rPr>
                          <w:b/>
                          <w:sz w:val="19"/>
                          <w:szCs w:val="19"/>
                        </w:rPr>
                        <w:t xml:space="preserve">Figure 1: Dexamethasone </w:t>
                      </w:r>
                      <w:r w:rsidR="00C9202B" w:rsidRPr="00AD2FA5">
                        <w:rPr>
                          <w:b/>
                          <w:sz w:val="19"/>
                          <w:szCs w:val="19"/>
                        </w:rPr>
                        <w:t>intake and serum c</w:t>
                      </w:r>
                      <w:r w:rsidR="001A5D8A" w:rsidRPr="00AD2FA5">
                        <w:rPr>
                          <w:b/>
                          <w:sz w:val="19"/>
                          <w:szCs w:val="19"/>
                        </w:rPr>
                        <w:t>oncentration</w:t>
                      </w:r>
                      <w:r w:rsidR="00B178E1" w:rsidRPr="00AD2FA5">
                        <w:rPr>
                          <w:b/>
                          <w:sz w:val="19"/>
                          <w:szCs w:val="19"/>
                        </w:rPr>
                        <w:t>s</w:t>
                      </w:r>
                      <w:r w:rsidR="001A5D8A" w:rsidRPr="00AD2FA5">
                        <w:rPr>
                          <w:b/>
                          <w:sz w:val="19"/>
                          <w:szCs w:val="19"/>
                        </w:rPr>
                        <w:t>.</w:t>
                      </w:r>
                      <w:r w:rsidR="001A5D8A" w:rsidRPr="00AD2FA5">
                        <w:rPr>
                          <w:sz w:val="19"/>
                          <w:szCs w:val="19"/>
                        </w:rPr>
                        <w:t xml:space="preserve"> </w:t>
                      </w:r>
                      <w:r w:rsidR="00264818" w:rsidRPr="00AD2FA5">
                        <w:rPr>
                          <w:sz w:val="19"/>
                          <w:szCs w:val="19"/>
                        </w:rPr>
                        <w:t xml:space="preserve">Amount of dexamethasone consumed per mouse (A), </w:t>
                      </w:r>
                      <w:r w:rsidR="001152F7" w:rsidRPr="00AD2FA5">
                        <w:rPr>
                          <w:sz w:val="19"/>
                          <w:szCs w:val="19"/>
                        </w:rPr>
                        <w:t xml:space="preserve">amounts </w:t>
                      </w:r>
                      <w:r w:rsidR="00264818" w:rsidRPr="00AD2FA5">
                        <w:rPr>
                          <w:sz w:val="19"/>
                          <w:szCs w:val="19"/>
                        </w:rPr>
                        <w:t>normalized to mouse weight (B) and normalized weekly measures (C)</w:t>
                      </w:r>
                      <w:r w:rsidR="009D36FF" w:rsidRPr="00AD2FA5">
                        <w:rPr>
                          <w:sz w:val="19"/>
                          <w:szCs w:val="19"/>
                        </w:rPr>
                        <w:t xml:space="preserve"> as determined by volume consumed per cage per week</w:t>
                      </w:r>
                      <w:r w:rsidR="0088205D" w:rsidRPr="00AD2FA5">
                        <w:rPr>
                          <w:sz w:val="19"/>
                          <w:szCs w:val="19"/>
                        </w:rPr>
                        <w:t xml:space="preserve"> for NCD- (</w:t>
                      </w:r>
                      <w:r w:rsidR="005946A3" w:rsidRPr="00AD2FA5">
                        <w:rPr>
                          <w:sz w:val="19"/>
                          <w:szCs w:val="19"/>
                        </w:rPr>
                        <w:t>n=12</w:t>
                      </w:r>
                      <w:r w:rsidR="0088205D" w:rsidRPr="00AD2FA5">
                        <w:rPr>
                          <w:sz w:val="19"/>
                          <w:szCs w:val="19"/>
                        </w:rPr>
                        <w:t>) and HFD-fed (</w:t>
                      </w:r>
                      <w:r w:rsidR="005946A3" w:rsidRPr="00AD2FA5">
                        <w:rPr>
                          <w:sz w:val="19"/>
                          <w:szCs w:val="19"/>
                        </w:rPr>
                        <w:t>n=20</w:t>
                      </w:r>
                      <w:r w:rsidR="0088205D" w:rsidRPr="00AD2FA5">
                        <w:rPr>
                          <w:sz w:val="19"/>
                          <w:szCs w:val="19"/>
                        </w:rPr>
                        <w:t>) mice</w:t>
                      </w:r>
                      <w:r w:rsidR="001152F7" w:rsidRPr="00AD2FA5">
                        <w:rPr>
                          <w:sz w:val="19"/>
                          <w:szCs w:val="19"/>
                        </w:rPr>
                        <w:t>. Concentration of dexamethasone in serum</w:t>
                      </w:r>
                      <w:r w:rsidR="0088205D" w:rsidRPr="00AD2FA5">
                        <w:rPr>
                          <w:sz w:val="19"/>
                          <w:szCs w:val="19"/>
                        </w:rPr>
                        <w:t xml:space="preserve"> of NCD-fed (n=</w:t>
                      </w:r>
                      <w:r w:rsidR="00DE3303" w:rsidRPr="00AD2FA5">
                        <w:rPr>
                          <w:sz w:val="19"/>
                          <w:szCs w:val="19"/>
                        </w:rPr>
                        <w:t>8</w:t>
                      </w:r>
                      <w:r w:rsidR="0088205D" w:rsidRPr="00AD2FA5">
                        <w:rPr>
                          <w:sz w:val="19"/>
                          <w:szCs w:val="19"/>
                        </w:rPr>
                        <w:t>) and HFD-fed (n=</w:t>
                      </w:r>
                      <w:r w:rsidR="00DE3303" w:rsidRPr="00AD2FA5">
                        <w:rPr>
                          <w:sz w:val="19"/>
                          <w:szCs w:val="19"/>
                        </w:rPr>
                        <w:t>11</w:t>
                      </w:r>
                      <w:r w:rsidR="0088205D" w:rsidRPr="00AD2FA5">
                        <w:rPr>
                          <w:sz w:val="19"/>
                          <w:szCs w:val="19"/>
                        </w:rPr>
                        <w:t>)</w:t>
                      </w:r>
                      <w:r w:rsidR="001152F7" w:rsidRPr="00AD2FA5">
                        <w:rPr>
                          <w:sz w:val="19"/>
                          <w:szCs w:val="19"/>
                        </w:rPr>
                        <w:t xml:space="preserve"> at the end of the study</w:t>
                      </w:r>
                      <w:r w:rsidR="00C9202B" w:rsidRPr="00AD2FA5">
                        <w:rPr>
                          <w:sz w:val="19"/>
                          <w:szCs w:val="19"/>
                        </w:rPr>
                        <w:t xml:space="preserve"> as determined by LC-MS</w:t>
                      </w:r>
                      <w:r w:rsidR="001152F7" w:rsidRPr="00AD2FA5">
                        <w:rPr>
                          <w:sz w:val="19"/>
                          <w:szCs w:val="19"/>
                        </w:rPr>
                        <w:t xml:space="preserve"> (D).</w:t>
                      </w:r>
                    </w:p>
                  </w:txbxContent>
                </v:textbox>
                <w10:wrap type="square"/>
              </v:shape>
            </w:pict>
          </mc:Fallback>
        </mc:AlternateContent>
      </w:r>
    </w:p>
    <w:p w14:paraId="55834468" w14:textId="4BE69D92"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46E3A167" w:rsidR="001E64CD" w:rsidRDefault="001E64CD" w:rsidP="00DD20C6">
      <w:pPr>
        <w:rPr>
          <w:rFonts w:ascii="Arial" w:eastAsia="Times New Roman" w:hAnsi="Arial" w:cs="Arial"/>
          <w:color w:val="FF0000"/>
          <w:sz w:val="19"/>
          <w:szCs w:val="19"/>
          <w:shd w:val="clear" w:color="auto" w:fill="FFFFFF"/>
        </w:rPr>
      </w:pPr>
    </w:p>
    <w:p w14:paraId="1C526BC7" w14:textId="0B542554" w:rsidR="001C5F02" w:rsidRDefault="001E64CD" w:rsidP="00E7183D">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dexamethasone as the study progressed</w:t>
      </w:r>
      <w:r w:rsidR="001C5F02">
        <w:rPr>
          <w:rFonts w:ascii="Arial" w:eastAsia="Times New Roman" w:hAnsi="Arial" w:cs="Arial"/>
          <w:b/>
          <w:color w:val="FF0000"/>
          <w:sz w:val="19"/>
          <w:szCs w:val="19"/>
          <w:shd w:val="clear" w:color="auto" w:fill="FFFFFF"/>
        </w:rPr>
        <w:t xml:space="preserve"> (Figure </w:t>
      </w:r>
      <w:r w:rsidR="00366C20">
        <w:rPr>
          <w:rFonts w:ascii="Arial" w:eastAsia="Times New Roman" w:hAnsi="Arial" w:cs="Arial"/>
          <w:b/>
          <w:color w:val="FF0000"/>
          <w:sz w:val="19"/>
          <w:szCs w:val="19"/>
          <w:shd w:val="clear" w:color="auto" w:fill="FFFFFF"/>
        </w:rPr>
        <w:t>3E</w:t>
      </w:r>
      <w:r w:rsidR="001C5F02">
        <w:rPr>
          <w:rFonts w:ascii="Arial" w:eastAsia="Times New Roman" w:hAnsi="Arial" w:cs="Arial"/>
          <w:b/>
          <w:color w:val="FF0000"/>
          <w:sz w:val="19"/>
          <w:szCs w:val="19"/>
          <w:shd w:val="clear" w:color="auto" w:fill="FFFFFF"/>
        </w:rPr>
        <w:t xml:space="preserve">) resulting in increased serum dexamethasone at sacrifice (Figure </w:t>
      </w:r>
      <w:r w:rsidR="00366C20">
        <w:rPr>
          <w:rFonts w:ascii="Arial" w:eastAsia="Times New Roman" w:hAnsi="Arial" w:cs="Arial"/>
          <w:b/>
          <w:color w:val="FF0000"/>
          <w:sz w:val="19"/>
          <w:szCs w:val="19"/>
          <w:shd w:val="clear" w:color="auto" w:fill="FFFFFF"/>
        </w:rPr>
        <w:t>3F</w:t>
      </w:r>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20FD7F85" w14:textId="4EDED66E" w:rsidR="001C5F02" w:rsidRDefault="001C5F02" w:rsidP="00750B5E">
      <w:pPr>
        <w:ind w:left="720"/>
        <w:rPr>
          <w:rFonts w:ascii="Arial" w:eastAsia="Times New Roman" w:hAnsi="Arial" w:cs="Arial"/>
          <w:b/>
          <w:color w:val="FF0000"/>
          <w:sz w:val="19"/>
          <w:szCs w:val="19"/>
          <w:shd w:val="clear" w:color="auto" w:fill="FFFFFF"/>
        </w:rPr>
      </w:pPr>
    </w:p>
    <w:p w14:paraId="3811DD12" w14:textId="24741DBC"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6F9A3873" w:rsidR="003F6249" w:rsidRDefault="003F6249" w:rsidP="00DD20C6">
      <w:pPr>
        <w:rPr>
          <w:rFonts w:ascii="Arial" w:eastAsia="Times New Roman" w:hAnsi="Arial" w:cs="Arial"/>
          <w:color w:val="222222"/>
          <w:sz w:val="19"/>
          <w:szCs w:val="19"/>
          <w:shd w:val="clear" w:color="auto" w:fill="FFFFFF"/>
        </w:rPr>
      </w:pPr>
    </w:p>
    <w:p w14:paraId="30EB1835" w14:textId="77777777" w:rsidR="00911F5C" w:rsidRDefault="00911F5C" w:rsidP="00DD20C6">
      <w:pPr>
        <w:rPr>
          <w:ins w:id="21" w:author="Microsoft Office User" w:date="2018-03-25T21:12:00Z"/>
          <w:rFonts w:ascii="Arial" w:eastAsia="Times New Roman" w:hAnsi="Arial" w:cs="Arial"/>
          <w:color w:val="222222"/>
          <w:sz w:val="19"/>
          <w:szCs w:val="19"/>
          <w:shd w:val="clear" w:color="auto" w:fill="FFFFFF"/>
        </w:rPr>
      </w:pPr>
    </w:p>
    <w:p w14:paraId="5D162C95" w14:textId="56471DA8" w:rsidR="001E44AD" w:rsidRPr="008B31DB" w:rsidRDefault="00911F5C" w:rsidP="00DD20C6">
      <w:pPr>
        <w:rPr>
          <w:rFonts w:ascii="Arial" w:eastAsia="Times New Roman" w:hAnsi="Arial" w:cs="Arial"/>
          <w:color w:val="FF0000"/>
          <w:sz w:val="19"/>
          <w:szCs w:val="19"/>
          <w:shd w:val="clear" w:color="auto" w:fill="FFFFFF"/>
        </w:rPr>
      </w:pPr>
      <w:ins w:id="22" w:author="Microsoft Office User" w:date="2018-03-25T20:55:00Z">
        <w:r>
          <w:rPr>
            <w:rFonts w:ascii="Arial" w:eastAsia="Times New Roman" w:hAnsi="Arial" w:cs="Arial"/>
            <w:b/>
            <w:noProof/>
            <w:color w:val="FF0000"/>
            <w:sz w:val="19"/>
            <w:szCs w:val="19"/>
          </w:rPr>
          <w:lastRenderedPageBreak/>
          <mc:AlternateContent>
            <mc:Choice Requires="wps">
              <w:drawing>
                <wp:anchor distT="0" distB="0" distL="114300" distR="114300" simplePos="0" relativeHeight="251673600" behindDoc="0" locked="0" layoutInCell="1" allowOverlap="1" wp14:anchorId="1ED6D464" wp14:editId="20D202EB">
                  <wp:simplePos x="0" y="0"/>
                  <wp:positionH relativeFrom="column">
                    <wp:posOffset>-409575</wp:posOffset>
                  </wp:positionH>
                  <wp:positionV relativeFrom="paragraph">
                    <wp:posOffset>116205</wp:posOffset>
                  </wp:positionV>
                  <wp:extent cx="6856095" cy="3088640"/>
                  <wp:effectExtent l="0" t="0" r="0" b="10160"/>
                  <wp:wrapSquare wrapText="bothSides"/>
                  <wp:docPr id="6" name="Text Box 6"/>
                  <wp:cNvGraphicFramePr/>
                  <a:graphic xmlns:a="http://schemas.openxmlformats.org/drawingml/2006/main">
                    <a:graphicData uri="http://schemas.microsoft.com/office/word/2010/wordprocessingShape">
                      <wps:wsp>
                        <wps:cNvSpPr txBox="1"/>
                        <wps:spPr>
                          <a:xfrm>
                            <a:off x="0" y="0"/>
                            <a:ext cx="6856095" cy="3088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BF4D62" w14:textId="628A67F5" w:rsidR="00491176" w:rsidRDefault="00491176">
                              <w:pPr>
                                <w:rPr>
                                  <w:ins w:id="23" w:author="Microsoft Office User" w:date="2018-03-25T20:56:00Z"/>
                                </w:rPr>
                              </w:pPr>
                            </w:p>
                            <w:p w14:paraId="2376796F" w14:textId="6EA46F40" w:rsidR="00491176" w:rsidRPr="00491176" w:rsidRDefault="000F12CA">
                              <w:pPr>
                                <w:rPr>
                                  <w:b/>
                                  <w:sz w:val="18"/>
                                  <w:szCs w:val="18"/>
                                  <w:rPrChange w:id="24" w:author="Microsoft Office User" w:date="2018-03-25T20:57:00Z">
                                    <w:rPr/>
                                  </w:rPrChange>
                                </w:rPr>
                              </w:pPr>
                              <w:ins w:id="25"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26" w:author="Microsoft Office User" w:date="2018-03-25T20:56:00Z">
                                <w:r w:rsidR="00491176" w:rsidRPr="00DA0FA6">
                                  <w:rPr>
                                    <w:b/>
                                    <w:sz w:val="18"/>
                                    <w:szCs w:val="18"/>
                                    <w:rPrChange w:id="27" w:author="Microsoft Office User" w:date="2018-03-25T21:14:00Z">
                                      <w:rPr/>
                                    </w:rPrChange>
                                  </w:rPr>
                                  <w:t xml:space="preserve">Figure 2: </w:t>
                                </w:r>
                              </w:ins>
                              <w:ins w:id="28" w:author="Microsoft Office User" w:date="2018-03-25T20:57:00Z">
                                <w:r w:rsidR="00491176" w:rsidRPr="00DA0FA6">
                                  <w:rPr>
                                    <w:b/>
                                    <w:sz w:val="18"/>
                                    <w:szCs w:val="18"/>
                                    <w:rPrChange w:id="29" w:author="Microsoft Office User" w:date="2018-03-25T21:14:00Z">
                                      <w:rPr>
                                        <w:sz w:val="18"/>
                                        <w:szCs w:val="18"/>
                                      </w:rPr>
                                    </w:rPrChange>
                                  </w:rPr>
                                  <w:t>Blood glucose and glycerol levels in NCD</w:t>
                                </w:r>
                              </w:ins>
                              <w:ins w:id="30" w:author="Microsoft Office User" w:date="2018-03-25T21:13:00Z">
                                <w:r w:rsidR="00DA0FA6" w:rsidRPr="00DA0FA6">
                                  <w:rPr>
                                    <w:b/>
                                    <w:sz w:val="18"/>
                                    <w:szCs w:val="18"/>
                                  </w:rPr>
                                  <w:t>-</w:t>
                                </w:r>
                              </w:ins>
                              <w:ins w:id="31" w:author="Microsoft Office User" w:date="2018-03-25T20:57:00Z">
                                <w:r w:rsidR="00491176" w:rsidRPr="00DA0FA6">
                                  <w:rPr>
                                    <w:b/>
                                    <w:sz w:val="18"/>
                                    <w:szCs w:val="18"/>
                                    <w:rPrChange w:id="32" w:author="Microsoft Office User" w:date="2018-03-25T21:14:00Z">
                                      <w:rPr>
                                        <w:sz w:val="18"/>
                                        <w:szCs w:val="18"/>
                                      </w:rPr>
                                    </w:rPrChange>
                                  </w:rPr>
                                  <w:t xml:space="preserve"> and HFD</w:t>
                                </w:r>
                              </w:ins>
                              <w:ins w:id="33" w:author="Microsoft Office User" w:date="2018-03-25T21:13:00Z">
                                <w:r w:rsidR="00DA0FA6" w:rsidRPr="00DA0FA6">
                                  <w:rPr>
                                    <w:b/>
                                    <w:sz w:val="18"/>
                                    <w:szCs w:val="18"/>
                                  </w:rPr>
                                  <w:t>-fed</w:t>
                                </w:r>
                              </w:ins>
                              <w:ins w:id="34" w:author="Microsoft Office User" w:date="2018-03-25T20:57:00Z">
                                <w:r w:rsidR="00491176" w:rsidRPr="00DA0FA6">
                                  <w:rPr>
                                    <w:b/>
                                    <w:sz w:val="18"/>
                                    <w:szCs w:val="18"/>
                                    <w:rPrChange w:id="35" w:author="Microsoft Office User" w:date="2018-03-25T21:14:00Z">
                                      <w:rPr>
                                        <w:sz w:val="18"/>
                                        <w:szCs w:val="18"/>
                                      </w:rPr>
                                    </w:rPrChange>
                                  </w:rPr>
                                  <w:t xml:space="preserve"> </w:t>
                                </w:r>
                                <w:r w:rsidR="00407D23">
                                  <w:rPr>
                                    <w:b/>
                                    <w:sz w:val="18"/>
                                    <w:szCs w:val="18"/>
                                  </w:rPr>
                                  <w:t>mice following 2 weeks of</w:t>
                                </w:r>
                              </w:ins>
                              <w:ins w:id="36" w:author="Microsoft Office User" w:date="2018-03-25T21:13:00Z">
                                <w:r w:rsidR="00DA0FA6" w:rsidRPr="00DA0FA6">
                                  <w:rPr>
                                    <w:b/>
                                    <w:sz w:val="18"/>
                                    <w:szCs w:val="18"/>
                                  </w:rPr>
                                  <w:t xml:space="preserve"> dexamethasone </w:t>
                                </w:r>
                              </w:ins>
                              <w:ins w:id="37" w:author="Microsoft Office User" w:date="2018-03-25T20:57:00Z">
                                <w:r w:rsidR="00491176" w:rsidRPr="00407D23">
                                  <w:rPr>
                                    <w:b/>
                                    <w:sz w:val="18"/>
                                    <w:szCs w:val="18"/>
                                  </w:rPr>
                                  <w:t>treat</w:t>
                                </w:r>
                                <w:r w:rsidR="00491176" w:rsidRPr="00DA0FA6">
                                  <w:rPr>
                                    <w:b/>
                                    <w:sz w:val="18"/>
                                    <w:szCs w:val="18"/>
                                    <w:rPrChange w:id="38" w:author="Microsoft Office User" w:date="2018-03-25T21:14:00Z">
                                      <w:rPr>
                                        <w:sz w:val="18"/>
                                        <w:szCs w:val="18"/>
                                      </w:rPr>
                                    </w:rPrChange>
                                  </w:rPr>
                                  <w:t>ment</w:t>
                                </w:r>
                                <w:r w:rsidR="00491176" w:rsidRPr="00491176">
                                  <w:rPr>
                                    <w:b/>
                                    <w:sz w:val="18"/>
                                    <w:szCs w:val="18"/>
                                    <w:rPrChange w:id="39" w:author="Microsoft Office User" w:date="2018-03-25T20:57:00Z">
                                      <w:rPr>
                                        <w:sz w:val="18"/>
                                        <w:szCs w:val="18"/>
                                      </w:rPr>
                                    </w:rPrChange>
                                  </w:rPr>
                                  <w:t>:</w:t>
                                </w:r>
                              </w:ins>
                              <w:ins w:id="40" w:author="Microsoft Office User" w:date="2018-03-25T20:59:00Z">
                                <w:r w:rsidR="00491176">
                                  <w:rPr>
                                    <w:b/>
                                    <w:sz w:val="18"/>
                                    <w:szCs w:val="18"/>
                                  </w:rPr>
                                  <w:t xml:space="preserve"> </w:t>
                                </w:r>
                              </w:ins>
                              <w:ins w:id="41" w:author="Microsoft Office User" w:date="2018-03-25T21:05:00Z">
                                <w:r w:rsidR="004E70AF" w:rsidRPr="00DA0FA6">
                                  <w:rPr>
                                    <w:sz w:val="18"/>
                                    <w:szCs w:val="18"/>
                                    <w:rPrChange w:id="42" w:author="Microsoft Office User" w:date="2018-03-25T21:14:00Z">
                                      <w:rPr>
                                        <w:b/>
                                        <w:sz w:val="18"/>
                                        <w:szCs w:val="18"/>
                                      </w:rPr>
                                    </w:rPrChange>
                                  </w:rPr>
                                  <w:t xml:space="preserve">Plasma glucose (A) and glycerol (B) levels in mice following 3, 7 </w:t>
                                </w:r>
                              </w:ins>
                              <w:ins w:id="43" w:author="Microsoft Office User" w:date="2018-03-25T21:06:00Z">
                                <w:r w:rsidR="004E70AF" w:rsidRPr="00DA0FA6">
                                  <w:rPr>
                                    <w:sz w:val="18"/>
                                    <w:szCs w:val="18"/>
                                    <w:rPrChange w:id="44" w:author="Microsoft Office User" w:date="2018-03-25T21:14:00Z">
                                      <w:rPr>
                                        <w:b/>
                                        <w:sz w:val="18"/>
                                        <w:szCs w:val="18"/>
                                      </w:rPr>
                                    </w:rPrChange>
                                  </w:rPr>
                                  <w:t xml:space="preserve">and 14 days of </w:t>
                                </w:r>
                              </w:ins>
                              <w:ins w:id="45" w:author="Microsoft Office User" w:date="2018-03-25T21:07:00Z">
                                <w:r w:rsidR="004E70AF" w:rsidRPr="00DA0FA6">
                                  <w:rPr>
                                    <w:sz w:val="18"/>
                                    <w:szCs w:val="18"/>
                                    <w:rPrChange w:id="46" w:author="Microsoft Office User" w:date="2018-03-25T21:14:00Z">
                                      <w:rPr>
                                        <w:b/>
                                        <w:sz w:val="18"/>
                                        <w:szCs w:val="18"/>
                                      </w:rPr>
                                    </w:rPrChange>
                                  </w:rPr>
                                  <w:t>~1mg/kg/d</w:t>
                                </w:r>
                                <w:r w:rsidR="004E70AF" w:rsidRPr="00DA0FA6">
                                  <w:rPr>
                                    <w:sz w:val="18"/>
                                    <w:szCs w:val="18"/>
                                    <w:rPrChange w:id="47" w:author="Microsoft Office User" w:date="2018-03-25T21:14:00Z">
                                      <w:rPr>
                                        <w:b/>
                                        <w:sz w:val="18"/>
                                        <w:szCs w:val="18"/>
                                      </w:rPr>
                                    </w:rPrChange>
                                  </w:rPr>
                                  <w:t xml:space="preserve"> </w:t>
                                </w:r>
                              </w:ins>
                              <w:ins w:id="48" w:author="Microsoft Office User" w:date="2018-03-25T21:06:00Z">
                                <w:r w:rsidR="004E70AF" w:rsidRPr="00DA0FA6">
                                  <w:rPr>
                                    <w:sz w:val="18"/>
                                    <w:szCs w:val="18"/>
                                    <w:rPrChange w:id="49" w:author="Microsoft Office User" w:date="2018-03-25T21:14:00Z">
                                      <w:rPr>
                                        <w:b/>
                                        <w:sz w:val="18"/>
                                        <w:szCs w:val="18"/>
                                      </w:rPr>
                                    </w:rPrChange>
                                  </w:rPr>
                                  <w:t>dexamethasone</w:t>
                                </w:r>
                              </w:ins>
                              <w:ins w:id="50" w:author="Microsoft Office User" w:date="2018-03-25T21:11:00Z">
                                <w:r w:rsidR="00CE53A5" w:rsidRPr="00DA0FA6">
                                  <w:rPr>
                                    <w:sz w:val="18"/>
                                    <w:szCs w:val="18"/>
                                    <w:rPrChange w:id="51" w:author="Microsoft Office User" w:date="2018-03-25T21:14:00Z">
                                      <w:rPr>
                                        <w:b/>
                                        <w:sz w:val="18"/>
                                        <w:szCs w:val="18"/>
                                      </w:rPr>
                                    </w:rPrChange>
                                  </w:rPr>
                                  <w:t xml:space="preserve"> in their drinking water</w:t>
                                </w:r>
                              </w:ins>
                              <w:ins w:id="52" w:author="Microsoft Office User" w:date="2018-03-25T21:07:00Z">
                                <w:r w:rsidR="004E70AF" w:rsidRPr="00DA0FA6">
                                  <w:rPr>
                                    <w:sz w:val="18"/>
                                    <w:szCs w:val="18"/>
                                    <w:rPrChange w:id="53" w:author="Microsoft Office User" w:date="2018-03-25T21:14:00Z">
                                      <w:rPr>
                                        <w:b/>
                                        <w:sz w:val="18"/>
                                        <w:szCs w:val="18"/>
                                      </w:rPr>
                                    </w:rPrChange>
                                  </w:rPr>
                                  <w:t xml:space="preserve"> or </w:t>
                                </w:r>
                              </w:ins>
                              <w:ins w:id="54" w:author="Microsoft Office User" w:date="2018-03-25T21:12:00Z">
                                <w:r w:rsidR="00CE53A5" w:rsidRPr="00DA0FA6">
                                  <w:rPr>
                                    <w:sz w:val="18"/>
                                    <w:szCs w:val="18"/>
                                    <w:rPrChange w:id="55" w:author="Microsoft Office User" w:date="2018-03-25T21:14:00Z">
                                      <w:rPr>
                                        <w:b/>
                                        <w:sz w:val="18"/>
                                        <w:szCs w:val="18"/>
                                      </w:rPr>
                                    </w:rPrChange>
                                  </w:rPr>
                                  <w:t xml:space="preserve">left </w:t>
                                </w:r>
                              </w:ins>
                              <w:ins w:id="56" w:author="Microsoft Office User" w:date="2018-03-25T21:07:00Z">
                                <w:r w:rsidR="004E70AF" w:rsidRPr="00DA0FA6">
                                  <w:rPr>
                                    <w:sz w:val="18"/>
                                    <w:szCs w:val="18"/>
                                    <w:rPrChange w:id="57" w:author="Microsoft Office User" w:date="2018-03-25T21:14:00Z">
                                      <w:rPr>
                                        <w:b/>
                                        <w:sz w:val="18"/>
                                        <w:szCs w:val="18"/>
                                      </w:rPr>
                                    </w:rPrChange>
                                  </w:rPr>
                                  <w:t>untreated (</w:t>
                                </w:r>
                              </w:ins>
                              <w:ins w:id="58" w:author="Microsoft Office User" w:date="2018-03-25T21:08:00Z">
                                <w:r w:rsidR="004E70AF" w:rsidRPr="00DA0FA6">
                                  <w:rPr>
                                    <w:sz w:val="18"/>
                                    <w:szCs w:val="18"/>
                                    <w:rPrChange w:id="59" w:author="Microsoft Office User" w:date="2018-03-25T21:14:00Z">
                                      <w:rPr>
                                        <w:b/>
                                        <w:sz w:val="18"/>
                                        <w:szCs w:val="18"/>
                                      </w:rPr>
                                    </w:rPrChange>
                                  </w:rPr>
                                  <w:t xml:space="preserve">controls; </w:t>
                                </w:r>
                              </w:ins>
                              <w:ins w:id="60" w:author="Microsoft Office User" w:date="2018-03-25T21:07:00Z">
                                <w:r w:rsidR="004E70AF" w:rsidRPr="00DA0FA6">
                                  <w:rPr>
                                    <w:sz w:val="18"/>
                                    <w:szCs w:val="18"/>
                                    <w:rPrChange w:id="61" w:author="Microsoft Office User" w:date="2018-03-25T21:14:00Z">
                                      <w:rPr>
                                        <w:b/>
                                        <w:sz w:val="18"/>
                                        <w:szCs w:val="18"/>
                                      </w:rPr>
                                    </w:rPrChange>
                                  </w:rPr>
                                  <w:t xml:space="preserve">time zero). </w:t>
                                </w:r>
                              </w:ins>
                              <w:ins w:id="62" w:author="Microsoft Office User" w:date="2018-03-25T21:05:00Z">
                                <w:r w:rsidR="004E70AF" w:rsidRPr="00DA0FA6">
                                  <w:rPr>
                                    <w:sz w:val="18"/>
                                    <w:szCs w:val="18"/>
                                    <w:rPrChange w:id="63" w:author="Microsoft Office User" w:date="2018-03-25T21:14:00Z">
                                      <w:rPr>
                                        <w:b/>
                                        <w:sz w:val="18"/>
                                        <w:szCs w:val="18"/>
                                      </w:rPr>
                                    </w:rPrChange>
                                  </w:rPr>
                                  <w:t xml:space="preserve">Adult </w:t>
                                </w:r>
                              </w:ins>
                              <w:ins w:id="64" w:author="Microsoft Office User" w:date="2018-03-25T21:08:00Z">
                                <w:r w:rsidR="004E70AF" w:rsidRPr="00DA0FA6">
                                  <w:rPr>
                                    <w:sz w:val="18"/>
                                    <w:szCs w:val="18"/>
                                    <w:rPrChange w:id="65" w:author="Microsoft Office User" w:date="2018-03-25T21:14:00Z">
                                      <w:rPr>
                                        <w:b/>
                                        <w:sz w:val="18"/>
                                        <w:szCs w:val="18"/>
                                      </w:rPr>
                                    </w:rPrChange>
                                  </w:rPr>
                                  <w:t xml:space="preserve">(70 day-old) C57BL/6J </w:t>
                                </w:r>
                              </w:ins>
                              <w:ins w:id="66" w:author="Microsoft Office User" w:date="2018-03-25T21:05:00Z">
                                <w:r w:rsidR="004E70AF" w:rsidRPr="00DA0FA6">
                                  <w:rPr>
                                    <w:sz w:val="18"/>
                                    <w:szCs w:val="18"/>
                                    <w:rPrChange w:id="67" w:author="Microsoft Office User" w:date="2018-03-25T21:14:00Z">
                                      <w:rPr>
                                        <w:b/>
                                        <w:sz w:val="18"/>
                                        <w:szCs w:val="18"/>
                                      </w:rPr>
                                    </w:rPrChange>
                                  </w:rPr>
                                  <w:t xml:space="preserve">mice were provided </w:t>
                                </w:r>
                              </w:ins>
                              <w:ins w:id="68" w:author="Microsoft Office User" w:date="2018-03-25T21:09:00Z">
                                <w:r w:rsidR="004E70AF" w:rsidRPr="00DA0FA6">
                                  <w:rPr>
                                    <w:sz w:val="18"/>
                                    <w:szCs w:val="18"/>
                                    <w:rPrChange w:id="69" w:author="Microsoft Office User" w:date="2018-03-25T21:14:00Z">
                                      <w:rPr>
                                        <w:b/>
                                        <w:sz w:val="18"/>
                                        <w:szCs w:val="18"/>
                                      </w:rPr>
                                    </w:rPrChange>
                                  </w:rPr>
                                  <w:t>ad libitum access to NCD or HFD f</w:t>
                                </w:r>
                                <w:r w:rsidR="00CE53A5" w:rsidRPr="00DA0FA6">
                                  <w:rPr>
                                    <w:sz w:val="18"/>
                                    <w:szCs w:val="18"/>
                                    <w:rPrChange w:id="70" w:author="Microsoft Office User" w:date="2018-03-25T21:14:00Z">
                                      <w:rPr>
                                        <w:b/>
                                        <w:sz w:val="18"/>
                                        <w:szCs w:val="18"/>
                                      </w:rPr>
                                    </w:rPrChange>
                                  </w:rPr>
                                  <w:t>or 8 weeks prior to treatment. Blood was taken prior to euthanasia</w:t>
                                </w:r>
                                <w:r w:rsidR="004E70AF" w:rsidRPr="00DA0FA6">
                                  <w:rPr>
                                    <w:sz w:val="18"/>
                                    <w:szCs w:val="18"/>
                                    <w:rPrChange w:id="71" w:author="Microsoft Office User" w:date="2018-03-25T21:14:00Z">
                                      <w:rPr>
                                        <w:b/>
                                        <w:sz w:val="18"/>
                                        <w:szCs w:val="18"/>
                                      </w:rPr>
                                    </w:rPrChange>
                                  </w:rPr>
                                  <w:t xml:space="preserve"> in a semi-fasted state (food was not removed but time of sacrifice was </w:t>
                                </w:r>
                                <w:r w:rsidR="00CE53A5" w:rsidRPr="00DA0FA6">
                                  <w:rPr>
                                    <w:sz w:val="18"/>
                                    <w:szCs w:val="18"/>
                                    <w:rPrChange w:id="72" w:author="Microsoft Office User" w:date="2018-03-25T21:14:00Z">
                                      <w:rPr>
                                        <w:b/>
                                        <w:sz w:val="18"/>
                                        <w:szCs w:val="18"/>
                                      </w:rPr>
                                    </w:rPrChange>
                                  </w:rPr>
                                  <w:t>at the end of the light cycle)</w:t>
                                </w:r>
                              </w:ins>
                              <w:ins w:id="73" w:author="Microsoft Office User" w:date="2018-03-25T21:11:00Z">
                                <w:r w:rsidR="00CE53A5" w:rsidRPr="00DA0FA6">
                                  <w:rPr>
                                    <w:sz w:val="18"/>
                                    <w:szCs w:val="18"/>
                                    <w:rPrChange w:id="74" w:author="Microsoft Office User" w:date="2018-03-25T21:14:00Z">
                                      <w:rPr>
                                        <w:b/>
                                        <w:sz w:val="18"/>
                                        <w:szCs w:val="18"/>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D464" id="Text Box 6" o:spid="_x0000_s1027" type="#_x0000_t202" style="position:absolute;margin-left:-32.25pt;margin-top:9.15pt;width:539.85pt;height:24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" filled="f" stroked="f">
                  <v:textbox>
                    <w:txbxContent>
                      <w:p w14:paraId="11BF4D62" w14:textId="628A67F5" w:rsidR="00491176" w:rsidRDefault="00491176">
                        <w:pPr>
                          <w:rPr>
                            <w:ins w:id="75" w:author="Microsoft Office User" w:date="2018-03-25T20:56:00Z"/>
                          </w:rPr>
                        </w:pPr>
                      </w:p>
                      <w:p w14:paraId="2376796F" w14:textId="6EA46F40" w:rsidR="00491176" w:rsidRPr="00491176" w:rsidRDefault="000F12CA">
                        <w:pPr>
                          <w:rPr>
                            <w:b/>
                            <w:sz w:val="18"/>
                            <w:szCs w:val="18"/>
                            <w:rPrChange w:id="76" w:author="Microsoft Office User" w:date="2018-03-25T20:57:00Z">
                              <w:rPr/>
                            </w:rPrChange>
                          </w:rPr>
                        </w:pPr>
                        <w:ins w:id="77" w:author="Microsoft Office User" w:date="2018-03-25T21:02:00Z">
                          <w:r>
                            <w:rPr>
                              <w:b/>
                              <w:noProof/>
                              <w:sz w:val="18"/>
                              <w:szCs w:val="18"/>
                            </w:rPr>
                            <w:drawing>
                              <wp:inline distT="0" distB="0" distL="0" distR="0" wp14:anchorId="3E38B426" wp14:editId="7F61A5F9">
                                <wp:extent cx="6541368" cy="2106883"/>
                                <wp:effectExtent l="0" t="0" r="0" b="0"/>
                                <wp:docPr id="39" name="Picture 39" descr="../../../../../../../../Desktop/CushingAcromegalyStudy/manuscript/Obesity-Glucocorticoids/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Respon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7542" cy="2115313"/>
                                        </a:xfrm>
                                        <a:prstGeom prst="rect">
                                          <a:avLst/>
                                        </a:prstGeom>
                                        <a:noFill/>
                                        <a:ln>
                                          <a:noFill/>
                                        </a:ln>
                                      </pic:spPr>
                                    </pic:pic>
                                  </a:graphicData>
                                </a:graphic>
                              </wp:inline>
                            </w:drawing>
                          </w:r>
                        </w:ins>
                        <w:ins w:id="78" w:author="Microsoft Office User" w:date="2018-03-25T20:56:00Z">
                          <w:r w:rsidR="00491176" w:rsidRPr="00DA0FA6">
                            <w:rPr>
                              <w:b/>
                              <w:sz w:val="18"/>
                              <w:szCs w:val="18"/>
                              <w:rPrChange w:id="79" w:author="Microsoft Office User" w:date="2018-03-25T21:14:00Z">
                                <w:rPr/>
                              </w:rPrChange>
                            </w:rPr>
                            <w:t xml:space="preserve">Figure 2: </w:t>
                          </w:r>
                        </w:ins>
                        <w:ins w:id="80" w:author="Microsoft Office User" w:date="2018-03-25T20:57:00Z">
                          <w:r w:rsidR="00491176" w:rsidRPr="00DA0FA6">
                            <w:rPr>
                              <w:b/>
                              <w:sz w:val="18"/>
                              <w:szCs w:val="18"/>
                              <w:rPrChange w:id="81" w:author="Microsoft Office User" w:date="2018-03-25T21:14:00Z">
                                <w:rPr>
                                  <w:sz w:val="18"/>
                                  <w:szCs w:val="18"/>
                                </w:rPr>
                              </w:rPrChange>
                            </w:rPr>
                            <w:t>Blood glucose and glycerol levels in NCD</w:t>
                          </w:r>
                        </w:ins>
                        <w:ins w:id="82" w:author="Microsoft Office User" w:date="2018-03-25T21:13:00Z">
                          <w:r w:rsidR="00DA0FA6" w:rsidRPr="00DA0FA6">
                            <w:rPr>
                              <w:b/>
                              <w:sz w:val="18"/>
                              <w:szCs w:val="18"/>
                            </w:rPr>
                            <w:t>-</w:t>
                          </w:r>
                        </w:ins>
                        <w:ins w:id="83" w:author="Microsoft Office User" w:date="2018-03-25T20:57:00Z">
                          <w:r w:rsidR="00491176" w:rsidRPr="00DA0FA6">
                            <w:rPr>
                              <w:b/>
                              <w:sz w:val="18"/>
                              <w:szCs w:val="18"/>
                              <w:rPrChange w:id="84" w:author="Microsoft Office User" w:date="2018-03-25T21:14:00Z">
                                <w:rPr>
                                  <w:sz w:val="18"/>
                                  <w:szCs w:val="18"/>
                                </w:rPr>
                              </w:rPrChange>
                            </w:rPr>
                            <w:t xml:space="preserve"> and HFD</w:t>
                          </w:r>
                        </w:ins>
                        <w:ins w:id="85" w:author="Microsoft Office User" w:date="2018-03-25T21:13:00Z">
                          <w:r w:rsidR="00DA0FA6" w:rsidRPr="00DA0FA6">
                            <w:rPr>
                              <w:b/>
                              <w:sz w:val="18"/>
                              <w:szCs w:val="18"/>
                            </w:rPr>
                            <w:t>-fed</w:t>
                          </w:r>
                        </w:ins>
                        <w:ins w:id="86" w:author="Microsoft Office User" w:date="2018-03-25T20:57:00Z">
                          <w:r w:rsidR="00491176" w:rsidRPr="00DA0FA6">
                            <w:rPr>
                              <w:b/>
                              <w:sz w:val="18"/>
                              <w:szCs w:val="18"/>
                              <w:rPrChange w:id="87" w:author="Microsoft Office User" w:date="2018-03-25T21:14:00Z">
                                <w:rPr>
                                  <w:sz w:val="18"/>
                                  <w:szCs w:val="18"/>
                                </w:rPr>
                              </w:rPrChange>
                            </w:rPr>
                            <w:t xml:space="preserve"> </w:t>
                          </w:r>
                          <w:r w:rsidR="00407D23">
                            <w:rPr>
                              <w:b/>
                              <w:sz w:val="18"/>
                              <w:szCs w:val="18"/>
                            </w:rPr>
                            <w:t>mice following 2 weeks of</w:t>
                          </w:r>
                        </w:ins>
                        <w:ins w:id="88" w:author="Microsoft Office User" w:date="2018-03-25T21:13:00Z">
                          <w:r w:rsidR="00DA0FA6" w:rsidRPr="00DA0FA6">
                            <w:rPr>
                              <w:b/>
                              <w:sz w:val="18"/>
                              <w:szCs w:val="18"/>
                            </w:rPr>
                            <w:t xml:space="preserve"> dexamethasone </w:t>
                          </w:r>
                        </w:ins>
                        <w:ins w:id="89" w:author="Microsoft Office User" w:date="2018-03-25T20:57:00Z">
                          <w:r w:rsidR="00491176" w:rsidRPr="00407D23">
                            <w:rPr>
                              <w:b/>
                              <w:sz w:val="18"/>
                              <w:szCs w:val="18"/>
                            </w:rPr>
                            <w:t>treat</w:t>
                          </w:r>
                          <w:r w:rsidR="00491176" w:rsidRPr="00DA0FA6">
                            <w:rPr>
                              <w:b/>
                              <w:sz w:val="18"/>
                              <w:szCs w:val="18"/>
                              <w:rPrChange w:id="90" w:author="Microsoft Office User" w:date="2018-03-25T21:14:00Z">
                                <w:rPr>
                                  <w:sz w:val="18"/>
                                  <w:szCs w:val="18"/>
                                </w:rPr>
                              </w:rPrChange>
                            </w:rPr>
                            <w:t>ment</w:t>
                          </w:r>
                          <w:r w:rsidR="00491176" w:rsidRPr="00491176">
                            <w:rPr>
                              <w:b/>
                              <w:sz w:val="18"/>
                              <w:szCs w:val="18"/>
                              <w:rPrChange w:id="91" w:author="Microsoft Office User" w:date="2018-03-25T20:57:00Z">
                                <w:rPr>
                                  <w:sz w:val="18"/>
                                  <w:szCs w:val="18"/>
                                </w:rPr>
                              </w:rPrChange>
                            </w:rPr>
                            <w:t>:</w:t>
                          </w:r>
                        </w:ins>
                        <w:ins w:id="92" w:author="Microsoft Office User" w:date="2018-03-25T20:59:00Z">
                          <w:r w:rsidR="00491176">
                            <w:rPr>
                              <w:b/>
                              <w:sz w:val="18"/>
                              <w:szCs w:val="18"/>
                            </w:rPr>
                            <w:t xml:space="preserve"> </w:t>
                          </w:r>
                        </w:ins>
                        <w:ins w:id="93" w:author="Microsoft Office User" w:date="2018-03-25T21:05:00Z">
                          <w:r w:rsidR="004E70AF" w:rsidRPr="00DA0FA6">
                            <w:rPr>
                              <w:sz w:val="18"/>
                              <w:szCs w:val="18"/>
                              <w:rPrChange w:id="94" w:author="Microsoft Office User" w:date="2018-03-25T21:14:00Z">
                                <w:rPr>
                                  <w:b/>
                                  <w:sz w:val="18"/>
                                  <w:szCs w:val="18"/>
                                </w:rPr>
                              </w:rPrChange>
                            </w:rPr>
                            <w:t xml:space="preserve">Plasma glucose (A) and glycerol (B) levels in mice following 3, 7 </w:t>
                          </w:r>
                        </w:ins>
                        <w:ins w:id="95" w:author="Microsoft Office User" w:date="2018-03-25T21:06:00Z">
                          <w:r w:rsidR="004E70AF" w:rsidRPr="00DA0FA6">
                            <w:rPr>
                              <w:sz w:val="18"/>
                              <w:szCs w:val="18"/>
                              <w:rPrChange w:id="96" w:author="Microsoft Office User" w:date="2018-03-25T21:14:00Z">
                                <w:rPr>
                                  <w:b/>
                                  <w:sz w:val="18"/>
                                  <w:szCs w:val="18"/>
                                </w:rPr>
                              </w:rPrChange>
                            </w:rPr>
                            <w:t xml:space="preserve">and 14 days of </w:t>
                          </w:r>
                        </w:ins>
                        <w:ins w:id="97" w:author="Microsoft Office User" w:date="2018-03-25T21:07:00Z">
                          <w:r w:rsidR="004E70AF" w:rsidRPr="00DA0FA6">
                            <w:rPr>
                              <w:sz w:val="18"/>
                              <w:szCs w:val="18"/>
                              <w:rPrChange w:id="98" w:author="Microsoft Office User" w:date="2018-03-25T21:14:00Z">
                                <w:rPr>
                                  <w:b/>
                                  <w:sz w:val="18"/>
                                  <w:szCs w:val="18"/>
                                </w:rPr>
                              </w:rPrChange>
                            </w:rPr>
                            <w:t>~1mg/kg/d</w:t>
                          </w:r>
                          <w:r w:rsidR="004E70AF" w:rsidRPr="00DA0FA6">
                            <w:rPr>
                              <w:sz w:val="18"/>
                              <w:szCs w:val="18"/>
                              <w:rPrChange w:id="99" w:author="Microsoft Office User" w:date="2018-03-25T21:14:00Z">
                                <w:rPr>
                                  <w:b/>
                                  <w:sz w:val="18"/>
                                  <w:szCs w:val="18"/>
                                </w:rPr>
                              </w:rPrChange>
                            </w:rPr>
                            <w:t xml:space="preserve"> </w:t>
                          </w:r>
                        </w:ins>
                        <w:ins w:id="100" w:author="Microsoft Office User" w:date="2018-03-25T21:06:00Z">
                          <w:r w:rsidR="004E70AF" w:rsidRPr="00DA0FA6">
                            <w:rPr>
                              <w:sz w:val="18"/>
                              <w:szCs w:val="18"/>
                              <w:rPrChange w:id="101" w:author="Microsoft Office User" w:date="2018-03-25T21:14:00Z">
                                <w:rPr>
                                  <w:b/>
                                  <w:sz w:val="18"/>
                                  <w:szCs w:val="18"/>
                                </w:rPr>
                              </w:rPrChange>
                            </w:rPr>
                            <w:t>dexamethasone</w:t>
                          </w:r>
                        </w:ins>
                        <w:ins w:id="102" w:author="Microsoft Office User" w:date="2018-03-25T21:11:00Z">
                          <w:r w:rsidR="00CE53A5" w:rsidRPr="00DA0FA6">
                            <w:rPr>
                              <w:sz w:val="18"/>
                              <w:szCs w:val="18"/>
                              <w:rPrChange w:id="103" w:author="Microsoft Office User" w:date="2018-03-25T21:14:00Z">
                                <w:rPr>
                                  <w:b/>
                                  <w:sz w:val="18"/>
                                  <w:szCs w:val="18"/>
                                </w:rPr>
                              </w:rPrChange>
                            </w:rPr>
                            <w:t xml:space="preserve"> in their drinking water</w:t>
                          </w:r>
                        </w:ins>
                        <w:ins w:id="104" w:author="Microsoft Office User" w:date="2018-03-25T21:07:00Z">
                          <w:r w:rsidR="004E70AF" w:rsidRPr="00DA0FA6">
                            <w:rPr>
                              <w:sz w:val="18"/>
                              <w:szCs w:val="18"/>
                              <w:rPrChange w:id="105" w:author="Microsoft Office User" w:date="2018-03-25T21:14:00Z">
                                <w:rPr>
                                  <w:b/>
                                  <w:sz w:val="18"/>
                                  <w:szCs w:val="18"/>
                                </w:rPr>
                              </w:rPrChange>
                            </w:rPr>
                            <w:t xml:space="preserve"> or </w:t>
                          </w:r>
                        </w:ins>
                        <w:ins w:id="106" w:author="Microsoft Office User" w:date="2018-03-25T21:12:00Z">
                          <w:r w:rsidR="00CE53A5" w:rsidRPr="00DA0FA6">
                            <w:rPr>
                              <w:sz w:val="18"/>
                              <w:szCs w:val="18"/>
                              <w:rPrChange w:id="107" w:author="Microsoft Office User" w:date="2018-03-25T21:14:00Z">
                                <w:rPr>
                                  <w:b/>
                                  <w:sz w:val="18"/>
                                  <w:szCs w:val="18"/>
                                </w:rPr>
                              </w:rPrChange>
                            </w:rPr>
                            <w:t xml:space="preserve">left </w:t>
                          </w:r>
                        </w:ins>
                        <w:ins w:id="108" w:author="Microsoft Office User" w:date="2018-03-25T21:07:00Z">
                          <w:r w:rsidR="004E70AF" w:rsidRPr="00DA0FA6">
                            <w:rPr>
                              <w:sz w:val="18"/>
                              <w:szCs w:val="18"/>
                              <w:rPrChange w:id="109" w:author="Microsoft Office User" w:date="2018-03-25T21:14:00Z">
                                <w:rPr>
                                  <w:b/>
                                  <w:sz w:val="18"/>
                                  <w:szCs w:val="18"/>
                                </w:rPr>
                              </w:rPrChange>
                            </w:rPr>
                            <w:t>untreated (</w:t>
                          </w:r>
                        </w:ins>
                        <w:ins w:id="110" w:author="Microsoft Office User" w:date="2018-03-25T21:08:00Z">
                          <w:r w:rsidR="004E70AF" w:rsidRPr="00DA0FA6">
                            <w:rPr>
                              <w:sz w:val="18"/>
                              <w:szCs w:val="18"/>
                              <w:rPrChange w:id="111" w:author="Microsoft Office User" w:date="2018-03-25T21:14:00Z">
                                <w:rPr>
                                  <w:b/>
                                  <w:sz w:val="18"/>
                                  <w:szCs w:val="18"/>
                                </w:rPr>
                              </w:rPrChange>
                            </w:rPr>
                            <w:t xml:space="preserve">controls; </w:t>
                          </w:r>
                        </w:ins>
                        <w:ins w:id="112" w:author="Microsoft Office User" w:date="2018-03-25T21:07:00Z">
                          <w:r w:rsidR="004E70AF" w:rsidRPr="00DA0FA6">
                            <w:rPr>
                              <w:sz w:val="18"/>
                              <w:szCs w:val="18"/>
                              <w:rPrChange w:id="113" w:author="Microsoft Office User" w:date="2018-03-25T21:14:00Z">
                                <w:rPr>
                                  <w:b/>
                                  <w:sz w:val="18"/>
                                  <w:szCs w:val="18"/>
                                </w:rPr>
                              </w:rPrChange>
                            </w:rPr>
                            <w:t xml:space="preserve">time zero). </w:t>
                          </w:r>
                        </w:ins>
                        <w:ins w:id="114" w:author="Microsoft Office User" w:date="2018-03-25T21:05:00Z">
                          <w:r w:rsidR="004E70AF" w:rsidRPr="00DA0FA6">
                            <w:rPr>
                              <w:sz w:val="18"/>
                              <w:szCs w:val="18"/>
                              <w:rPrChange w:id="115" w:author="Microsoft Office User" w:date="2018-03-25T21:14:00Z">
                                <w:rPr>
                                  <w:b/>
                                  <w:sz w:val="18"/>
                                  <w:szCs w:val="18"/>
                                </w:rPr>
                              </w:rPrChange>
                            </w:rPr>
                            <w:t xml:space="preserve">Adult </w:t>
                          </w:r>
                        </w:ins>
                        <w:ins w:id="116" w:author="Microsoft Office User" w:date="2018-03-25T21:08:00Z">
                          <w:r w:rsidR="004E70AF" w:rsidRPr="00DA0FA6">
                            <w:rPr>
                              <w:sz w:val="18"/>
                              <w:szCs w:val="18"/>
                              <w:rPrChange w:id="117" w:author="Microsoft Office User" w:date="2018-03-25T21:14:00Z">
                                <w:rPr>
                                  <w:b/>
                                  <w:sz w:val="18"/>
                                  <w:szCs w:val="18"/>
                                </w:rPr>
                              </w:rPrChange>
                            </w:rPr>
                            <w:t xml:space="preserve">(70 day-old) C57BL/6J </w:t>
                          </w:r>
                        </w:ins>
                        <w:ins w:id="118" w:author="Microsoft Office User" w:date="2018-03-25T21:05:00Z">
                          <w:r w:rsidR="004E70AF" w:rsidRPr="00DA0FA6">
                            <w:rPr>
                              <w:sz w:val="18"/>
                              <w:szCs w:val="18"/>
                              <w:rPrChange w:id="119" w:author="Microsoft Office User" w:date="2018-03-25T21:14:00Z">
                                <w:rPr>
                                  <w:b/>
                                  <w:sz w:val="18"/>
                                  <w:szCs w:val="18"/>
                                </w:rPr>
                              </w:rPrChange>
                            </w:rPr>
                            <w:t xml:space="preserve">mice were provided </w:t>
                          </w:r>
                        </w:ins>
                        <w:ins w:id="120" w:author="Microsoft Office User" w:date="2018-03-25T21:09:00Z">
                          <w:r w:rsidR="004E70AF" w:rsidRPr="00DA0FA6">
                            <w:rPr>
                              <w:sz w:val="18"/>
                              <w:szCs w:val="18"/>
                              <w:rPrChange w:id="121" w:author="Microsoft Office User" w:date="2018-03-25T21:14:00Z">
                                <w:rPr>
                                  <w:b/>
                                  <w:sz w:val="18"/>
                                  <w:szCs w:val="18"/>
                                </w:rPr>
                              </w:rPrChange>
                            </w:rPr>
                            <w:t>ad libitum access to NCD or HFD f</w:t>
                          </w:r>
                          <w:r w:rsidR="00CE53A5" w:rsidRPr="00DA0FA6">
                            <w:rPr>
                              <w:sz w:val="18"/>
                              <w:szCs w:val="18"/>
                              <w:rPrChange w:id="122" w:author="Microsoft Office User" w:date="2018-03-25T21:14:00Z">
                                <w:rPr>
                                  <w:b/>
                                  <w:sz w:val="18"/>
                                  <w:szCs w:val="18"/>
                                </w:rPr>
                              </w:rPrChange>
                            </w:rPr>
                            <w:t>or 8 weeks prior to treatment. Blood was taken prior to euthanasia</w:t>
                          </w:r>
                          <w:r w:rsidR="004E70AF" w:rsidRPr="00DA0FA6">
                            <w:rPr>
                              <w:sz w:val="18"/>
                              <w:szCs w:val="18"/>
                              <w:rPrChange w:id="123" w:author="Microsoft Office User" w:date="2018-03-25T21:14:00Z">
                                <w:rPr>
                                  <w:b/>
                                  <w:sz w:val="18"/>
                                  <w:szCs w:val="18"/>
                                </w:rPr>
                              </w:rPrChange>
                            </w:rPr>
                            <w:t xml:space="preserve"> in a semi-fasted state (food was not removed but time of sacrifice was </w:t>
                          </w:r>
                          <w:r w:rsidR="00CE53A5" w:rsidRPr="00DA0FA6">
                            <w:rPr>
                              <w:sz w:val="18"/>
                              <w:szCs w:val="18"/>
                              <w:rPrChange w:id="124" w:author="Microsoft Office User" w:date="2018-03-25T21:14:00Z">
                                <w:rPr>
                                  <w:b/>
                                  <w:sz w:val="18"/>
                                  <w:szCs w:val="18"/>
                                </w:rPr>
                              </w:rPrChange>
                            </w:rPr>
                            <w:t>at the end of the light cycle)</w:t>
                          </w:r>
                        </w:ins>
                        <w:ins w:id="125" w:author="Microsoft Office User" w:date="2018-03-25T21:11:00Z">
                          <w:r w:rsidR="00CE53A5" w:rsidRPr="00DA0FA6">
                            <w:rPr>
                              <w:sz w:val="18"/>
                              <w:szCs w:val="18"/>
                              <w:rPrChange w:id="126" w:author="Microsoft Office User" w:date="2018-03-25T21:14:00Z">
                                <w:rPr>
                                  <w:b/>
                                  <w:sz w:val="18"/>
                                  <w:szCs w:val="18"/>
                                </w:rPr>
                              </w:rPrChange>
                            </w:rPr>
                            <w:t>.</w:t>
                          </w:r>
                        </w:ins>
                      </w:p>
                    </w:txbxContent>
                  </v:textbox>
                  <w10:wrap type="square"/>
                </v:shape>
              </w:pict>
            </mc:Fallback>
          </mc:AlternateContent>
        </w:r>
      </w:ins>
      <w:r w:rsidR="00DD20C6" w:rsidRPr="00DD20C6">
        <w:rPr>
          <w:rFonts w:ascii="Arial" w:eastAsia="Times New Roman" w:hAnsi="Arial" w:cs="Arial"/>
          <w:color w:val="222222"/>
          <w:sz w:val="19"/>
          <w:szCs w:val="19"/>
          <w:shd w:val="clear" w:color="auto" w:fill="FFFFFF"/>
        </w:rPr>
        <w:t>Minor points</w:t>
      </w:r>
      <w:r w:rsidR="00DD20C6" w:rsidRPr="00DD20C6">
        <w:rPr>
          <w:rFonts w:ascii="Arial" w:eastAsia="Times New Roman" w:hAnsi="Arial" w:cs="Arial"/>
          <w:color w:val="222222"/>
          <w:sz w:val="19"/>
          <w:szCs w:val="19"/>
        </w:rPr>
        <w:br/>
      </w:r>
    </w:p>
    <w:p w14:paraId="263F5C6C" w14:textId="4A706E5F"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7B6F6D6C" w14:textId="77A227D6" w:rsidR="00956E69" w:rsidRDefault="00235908" w:rsidP="00750B5E">
      <w:pPr>
        <w:pStyle w:val="ListParagraph"/>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p>
    <w:p w14:paraId="4A1D48A4" w14:textId="77777777" w:rsidR="00956E69" w:rsidRDefault="00956E69" w:rsidP="00750B5E">
      <w:pPr>
        <w:pStyle w:val="ListParagraph"/>
        <w:rPr>
          <w:rFonts w:ascii="Arial" w:eastAsia="Times New Roman" w:hAnsi="Arial" w:cs="Arial"/>
          <w:color w:val="FF0000"/>
          <w:sz w:val="19"/>
          <w:szCs w:val="19"/>
          <w:shd w:val="clear" w:color="auto" w:fill="FFFFFF"/>
        </w:rPr>
      </w:pPr>
    </w:p>
    <w:p w14:paraId="6753078E" w14:textId="7CC5C4D6" w:rsidR="008B31DB" w:rsidRPr="00DF16A0" w:rsidRDefault="00DD20C6" w:rsidP="00750B5E">
      <w:pPr>
        <w:pStyle w:val="ListParagraph"/>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There are typographical errors on both lines 278 &amp; 406.</w:t>
      </w:r>
      <w:r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Pr="00DF16A0">
        <w:rPr>
          <w:rFonts w:ascii="Arial" w:eastAsia="Times New Roman" w:hAnsi="Arial" w:cs="Arial"/>
          <w:color w:val="FF0000"/>
          <w:sz w:val="19"/>
          <w:szCs w:val="19"/>
        </w:rPr>
        <w:br/>
      </w:r>
      <w:r w:rsidRPr="00DF16A0">
        <w:rPr>
          <w:rFonts w:ascii="Arial" w:eastAsia="Times New Roman" w:hAnsi="Arial" w:cs="Arial"/>
          <w:color w:val="222222"/>
          <w:sz w:val="19"/>
          <w:szCs w:val="19"/>
        </w:rPr>
        <w:br/>
      </w:r>
      <w:r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Pr="00DF16A0">
        <w:rPr>
          <w:rFonts w:ascii="Arial" w:eastAsia="Times New Roman" w:hAnsi="Arial" w:cs="Arial"/>
          <w:b/>
          <w:color w:val="222222"/>
          <w:sz w:val="19"/>
          <w:szCs w:val="19"/>
          <w:shd w:val="clear" w:color="auto" w:fill="FFFFFF"/>
        </w:rPr>
        <w:t>Therefore</w:t>
      </w:r>
      <w:proofErr w:type="gramEnd"/>
      <w:r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Main criticisms:</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1C0E3051" w:rsidR="008B31DB" w:rsidRDefault="00F50F5D"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w:t>
      </w:r>
      <w:r w:rsidR="00956E69">
        <w:rPr>
          <w:rFonts w:ascii="Arial" w:eastAsia="Times New Roman" w:hAnsi="Arial" w:cs="Arial"/>
          <w:color w:val="FF0000"/>
          <w:sz w:val="19"/>
          <w:szCs w:val="19"/>
          <w:shd w:val="clear" w:color="auto" w:fill="FFFFFF"/>
        </w:rPr>
        <w:t>er</w:t>
      </w:r>
      <w:r>
        <w:rPr>
          <w:rFonts w:ascii="Arial" w:eastAsia="Times New Roman" w:hAnsi="Arial" w:cs="Arial"/>
          <w:color w:val="FF0000"/>
          <w:sz w:val="19"/>
          <w:szCs w:val="19"/>
          <w:shd w:val="clear" w:color="auto" w:fill="FFFFFF"/>
        </w:rPr>
        <w:t xml:space="preserve"> end</w:t>
      </w:r>
      <w:r w:rsidR="00956E69">
        <w:rPr>
          <w:rFonts w:ascii="Arial" w:eastAsia="Times New Roman" w:hAnsi="Arial" w:cs="Arial"/>
          <w:color w:val="FF0000"/>
          <w:sz w:val="19"/>
          <w:szCs w:val="19"/>
          <w:shd w:val="clear" w:color="auto" w:fill="FFFFFF"/>
        </w:rPr>
        <w:t xml:space="preserve"> of therapeutic doses</w:t>
      </w:r>
      <w:r>
        <w:rPr>
          <w:rFonts w:ascii="Arial" w:eastAsia="Times New Roman" w:hAnsi="Arial" w:cs="Arial"/>
          <w:color w:val="FF0000"/>
          <w:sz w:val="19"/>
          <w:szCs w:val="19"/>
          <w:shd w:val="clear" w:color="auto" w:fill="FFFFFF"/>
        </w:rPr>
        <w:t>, it is within the clinical range administered to humans</w:t>
      </w:r>
      <w:r w:rsidR="00B37AB0">
        <w:rPr>
          <w:rFonts w:ascii="Arial" w:eastAsia="Times New Roman" w:hAnsi="Arial" w:cs="Arial"/>
          <w:color w:val="FF0000"/>
          <w:sz w:val="19"/>
          <w:szCs w:val="19"/>
          <w:shd w:val="clear" w:color="auto" w:fill="FFFFFF"/>
        </w:rPr>
        <w:t>, which is generally</w:t>
      </w:r>
      <w:r>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"(2\u20134)", "plainTextFormattedCitation" : "(2\u20134)", "previouslyFormattedCitation" : "(2\u20134)"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(2–4)</w:t>
      </w:r>
      <w:r w:rsidR="00CC3862">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"(5,6)", "plainTextFormattedCitation" : "(5,6)", "previouslyFormattedCitation" : "(5,6)"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(5,6)</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r w:rsidR="00D93F77">
        <w:rPr>
          <w:rFonts w:ascii="Arial" w:eastAsia="Times New Roman" w:hAnsi="Arial" w:cs="Arial"/>
          <w:color w:val="FF0000"/>
          <w:sz w:val="19"/>
          <w:szCs w:val="19"/>
          <w:shd w:val="clear" w:color="auto" w:fill="FFFFFF"/>
        </w:rPr>
        <w:t>See revised discussion:</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18BC7C44" w:rsidR="003629DC" w:rsidRPr="00750B5E" w:rsidRDefault="00ED6148" w:rsidP="00750B5E">
      <w:pPr>
        <w:ind w:left="64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w:t>
      </w:r>
      <w:r w:rsidR="00BF5714">
        <w:rPr>
          <w:rFonts w:ascii="Arial" w:eastAsia="Times New Roman" w:hAnsi="Arial" w:cs="Arial"/>
          <w:b/>
          <w:color w:val="FF0000"/>
          <w:sz w:val="19"/>
          <w:szCs w:val="19"/>
          <w:shd w:val="clear" w:color="auto" w:fill="FFFFFF"/>
        </w:rPr>
        <w:t xml:space="preserve"> dose </w:t>
      </w:r>
      <w:r>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received was within the clinical range administered to human patients </w:t>
      </w:r>
      <w:r w:rsidR="00DA1055">
        <w:rPr>
          <w:rFonts w:ascii="Arial" w:eastAsia="Times New Roman" w:hAnsi="Arial" w:cs="Arial"/>
          <w:b/>
          <w:color w:val="FF0000"/>
          <w:sz w:val="19"/>
          <w:szCs w:val="19"/>
          <w:shd w:val="clear" w:color="auto" w:fill="FFFFFF"/>
        </w:rPr>
        <w:fldChar w:fldCharType="begin" w:fldLock="1"/>
      </w:r>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r w:rsidR="00DA1055">
        <w:rPr>
          <w:rFonts w:ascii="Arial" w:eastAsia="Times New Roman" w:hAnsi="Arial" w:cs="Arial"/>
          <w:b/>
          <w:color w:val="FF0000"/>
          <w:sz w:val="19"/>
          <w:szCs w:val="19"/>
          <w:shd w:val="clear" w:color="auto" w:fill="FFFFFF"/>
        </w:rPr>
        <w:fldChar w:fldCharType="end"/>
      </w:r>
      <w:r w:rsidR="00956E69">
        <w:rPr>
          <w:rFonts w:ascii="Arial" w:eastAsia="Times New Roman" w:hAnsi="Arial" w:cs="Arial"/>
          <w:b/>
          <w:color w:val="FF0000"/>
          <w:sz w:val="19"/>
          <w:szCs w:val="19"/>
          <w:shd w:val="clear" w:color="auto" w:fill="FFFFFF"/>
        </w:rPr>
        <w:t>, corresponding to approximately 5 mg/day in an averaged sized human.</w:t>
      </w:r>
      <w:r w:rsidR="00DA1055">
        <w:rPr>
          <w:rFonts w:ascii="Arial" w:eastAsia="Times New Roman" w:hAnsi="Arial" w:cs="Arial"/>
          <w:b/>
          <w:color w:val="FF0000"/>
          <w:sz w:val="19"/>
          <w:szCs w:val="19"/>
          <w:shd w:val="clear" w:color="auto" w:fill="FFFFFF"/>
        </w:rPr>
        <w:t xml:space="preserve"> </w:t>
      </w:r>
      <w:r w:rsidR="00956E69">
        <w:rPr>
          <w:rFonts w:ascii="Arial" w:eastAsia="Times New Roman" w:hAnsi="Arial" w:cs="Arial"/>
          <w:b/>
          <w:color w:val="FF0000"/>
          <w:sz w:val="19"/>
          <w:szCs w:val="19"/>
          <w:shd w:val="clear" w:color="auto" w:fill="FFFFFF"/>
        </w:rPr>
        <w:t>C</w:t>
      </w:r>
      <w:r w:rsidR="00BF5714">
        <w:rPr>
          <w:rFonts w:ascii="Arial" w:eastAsia="Times New Roman" w:hAnsi="Arial" w:cs="Arial"/>
          <w:b/>
          <w:color w:val="FF0000"/>
          <w:sz w:val="19"/>
          <w:szCs w:val="19"/>
          <w:shd w:val="clear" w:color="auto" w:fill="FFFFFF"/>
        </w:rPr>
        <w:t xml:space="preserve">irculating concentrations </w:t>
      </w:r>
      <w:r w:rsidR="00956E69">
        <w:rPr>
          <w:rFonts w:ascii="Arial" w:eastAsia="Times New Roman" w:hAnsi="Arial" w:cs="Arial"/>
          <w:b/>
          <w:color w:val="FF0000"/>
          <w:sz w:val="19"/>
          <w:szCs w:val="19"/>
          <w:shd w:val="clear" w:color="auto" w:fill="FFFFFF"/>
        </w:rPr>
        <w:t xml:space="preserve">of dexamethasone </w:t>
      </w:r>
      <w:r w:rsidR="00BF5714">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 xml:space="preserve">similar to those observed in Cushing’s Syndrome patients </w:t>
      </w:r>
      <w:r w:rsidR="0015217E">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"(5,6)", "plainTextFormattedCitation" : "(5,6)", "previouslyFormattedCitation" : "(5,6)"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(5,6)</w:t>
      </w:r>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dexamethasone’s high</w:t>
      </w:r>
      <w:r w:rsidR="00956E69">
        <w:rPr>
          <w:rFonts w:ascii="Arial" w:eastAsia="Times New Roman" w:hAnsi="Arial" w:cs="Arial"/>
          <w:b/>
          <w:color w:val="FF0000"/>
          <w:sz w:val="19"/>
          <w:szCs w:val="19"/>
          <w:shd w:val="clear" w:color="auto" w:fill="FFFFFF"/>
        </w:rPr>
        <w:t>er</w:t>
      </w:r>
      <w:r w:rsidR="0015217E">
        <w:rPr>
          <w:rFonts w:ascii="Arial" w:eastAsia="Times New Roman" w:hAnsi="Arial" w:cs="Arial"/>
          <w:b/>
          <w:color w:val="FF0000"/>
          <w:sz w:val="19"/>
          <w:szCs w:val="19"/>
          <w:shd w:val="clear" w:color="auto" w:fill="FFFFFF"/>
        </w:rPr>
        <w:t xml:space="preserve"> potency. </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6F021252"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lastRenderedPageBreak/>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w:t>
      </w:r>
      <w:r w:rsidR="00D22E27">
        <w:rPr>
          <w:rFonts w:ascii="Arial" w:eastAsia="Times New Roman" w:hAnsi="Arial" w:cs="Arial"/>
          <w:color w:val="FF0000"/>
          <w:sz w:val="19"/>
          <w:szCs w:val="19"/>
          <w:shd w:val="clear" w:color="auto" w:fill="FFFFFF"/>
        </w:rPr>
        <w:t>We</w:t>
      </w:r>
      <w:r w:rsidR="00D10AB5">
        <w:rPr>
          <w:rFonts w:ascii="Arial" w:eastAsia="Times New Roman" w:hAnsi="Arial" w:cs="Arial"/>
          <w:color w:val="FF0000"/>
          <w:sz w:val="19"/>
          <w:szCs w:val="19"/>
          <w:shd w:val="clear" w:color="auto" w:fill="FFFFFF"/>
        </w:rPr>
        <w:t xml:space="preserv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t>
      </w:r>
      <w:r w:rsidR="00D22E27">
        <w:rPr>
          <w:rFonts w:ascii="Arial" w:eastAsia="Times New Roman" w:hAnsi="Arial" w:cs="Arial"/>
          <w:color w:val="FF0000"/>
          <w:sz w:val="19"/>
          <w:szCs w:val="19"/>
          <w:shd w:val="clear" w:color="auto" w:fill="FFFFFF"/>
        </w:rPr>
        <w:t xml:space="preserve">To expand on our molecular data, we </w:t>
      </w:r>
      <w:r w:rsidR="005847DE">
        <w:rPr>
          <w:rFonts w:ascii="Arial" w:eastAsia="Times New Roman" w:hAnsi="Arial" w:cs="Arial"/>
          <w:color w:val="FF0000"/>
          <w:sz w:val="19"/>
          <w:szCs w:val="19"/>
          <w:shd w:val="clear" w:color="auto" w:fill="FFFFFF"/>
        </w:rPr>
        <w:t>have also added new data in this revision addressing the role of HSL phosphorylation in obese, dexamethasone treated animals.  As can be seen in the new Supplementary Figure 2, HSL phosphorylation on PKA sites is attenuated</w:t>
      </w:r>
      <w:r w:rsidR="00735916">
        <w:rPr>
          <w:rFonts w:ascii="Arial" w:eastAsia="Times New Roman" w:hAnsi="Arial" w:cs="Arial"/>
          <w:color w:val="FF0000"/>
          <w:sz w:val="19"/>
          <w:szCs w:val="19"/>
          <w:shd w:val="clear" w:color="auto" w:fill="FFFFFF"/>
        </w:rPr>
        <w:t xml:space="preserve"> in obese animals</w:t>
      </w:r>
      <w:r w:rsidR="005847DE">
        <w:rPr>
          <w:rFonts w:ascii="Arial" w:eastAsia="Times New Roman" w:hAnsi="Arial" w:cs="Arial"/>
          <w:color w:val="FF0000"/>
          <w:sz w:val="19"/>
          <w:szCs w:val="19"/>
          <w:shd w:val="clear" w:color="auto" w:fill="FFFFFF"/>
        </w:rPr>
        <w:t>.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76FBE37B" w14:textId="4D94BFEB" w:rsidR="007F626B" w:rsidRPr="00750B5E" w:rsidRDefault="007F626B"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 xml:space="preserve">There were no significant </w:t>
      </w:r>
      <w:r w:rsidR="00E527E2">
        <w:rPr>
          <w:rFonts w:ascii="Arial" w:eastAsia="Times New Roman" w:hAnsi="Arial" w:cs="Arial"/>
          <w:b/>
          <w:color w:val="FF0000"/>
          <w:sz w:val="19"/>
          <w:szCs w:val="19"/>
          <w:shd w:val="clear" w:color="auto" w:fill="FFFFFF"/>
        </w:rPr>
        <w:t>increases</w:t>
      </w:r>
      <w:r>
        <w:rPr>
          <w:rFonts w:ascii="Arial" w:eastAsia="Times New Roman" w:hAnsi="Arial" w:cs="Arial"/>
          <w:b/>
          <w:color w:val="FF0000"/>
          <w:sz w:val="19"/>
          <w:szCs w:val="19"/>
          <w:shd w:val="clear" w:color="auto" w:fill="FFFFFF"/>
        </w:rPr>
        <w:t xml:space="preserve"> observed in HSL expression or activation (via phosphorylation) </w:t>
      </w:r>
      <w:r w:rsidR="00E527E2">
        <w:rPr>
          <w:rFonts w:ascii="Arial" w:eastAsia="Times New Roman" w:hAnsi="Arial" w:cs="Arial"/>
          <w:b/>
          <w:color w:val="FF0000"/>
          <w:sz w:val="19"/>
          <w:szCs w:val="19"/>
          <w:shd w:val="clear" w:color="auto" w:fill="FFFFFF"/>
        </w:rPr>
        <w:t>that might explain enhanced lipolysis in the obese, dexamethasone treated mice</w:t>
      </w:r>
      <w:r w:rsidR="00C00B9F">
        <w:rPr>
          <w:rFonts w:ascii="Arial" w:eastAsia="Times New Roman" w:hAnsi="Arial" w:cs="Arial"/>
          <w:b/>
          <w:color w:val="FF0000"/>
          <w:sz w:val="19"/>
          <w:szCs w:val="19"/>
          <w:shd w:val="clear" w:color="auto" w:fill="FFFFFF"/>
        </w:rPr>
        <w:t xml:space="preserve"> (Supplementary Figure </w:t>
      </w:r>
      <w:ins w:id="127" w:author="Microsoft Office User" w:date="2018-03-26T20:02:00Z">
        <w:r w:rsidR="0077278E">
          <w:rPr>
            <w:rFonts w:ascii="Arial" w:eastAsia="Times New Roman" w:hAnsi="Arial" w:cs="Arial"/>
            <w:b/>
            <w:color w:val="FF0000"/>
            <w:sz w:val="19"/>
            <w:szCs w:val="19"/>
            <w:shd w:val="clear" w:color="auto" w:fill="FFFFFF"/>
          </w:rPr>
          <w:t>2</w:t>
        </w:r>
      </w:ins>
      <w:del w:id="128" w:author="Microsoft Office User" w:date="2018-03-26T20:02:00Z">
        <w:r w:rsidR="00C00B9F" w:rsidDel="0077278E">
          <w:rPr>
            <w:rFonts w:ascii="Arial" w:eastAsia="Times New Roman" w:hAnsi="Arial" w:cs="Arial"/>
            <w:b/>
            <w:color w:val="FF0000"/>
            <w:sz w:val="19"/>
            <w:szCs w:val="19"/>
            <w:shd w:val="clear" w:color="auto" w:fill="FFFFFF"/>
          </w:rPr>
          <w:delText>1</w:delText>
        </w:r>
      </w:del>
      <w:r w:rsidR="00EC55C5">
        <w:rPr>
          <w:rFonts w:ascii="Arial" w:eastAsia="Times New Roman" w:hAnsi="Arial" w:cs="Arial"/>
          <w:b/>
          <w:color w:val="FF0000"/>
          <w:sz w:val="19"/>
          <w:szCs w:val="19"/>
          <w:shd w:val="clear" w:color="auto" w:fill="FFFFFF"/>
        </w:rPr>
        <w:t>A-B</w:t>
      </w:r>
      <w:r w:rsidR="00C00B9F">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w:t>
      </w:r>
      <w:r w:rsidR="00E527E2">
        <w:rPr>
          <w:rFonts w:ascii="Arial" w:eastAsia="Times New Roman" w:hAnsi="Arial" w:cs="Arial"/>
          <w:b/>
          <w:color w:val="FF0000"/>
          <w:sz w:val="19"/>
          <w:szCs w:val="19"/>
          <w:shd w:val="clear" w:color="auto" w:fill="FFFFFF"/>
        </w:rPr>
        <w:t>In fact</w:t>
      </w:r>
      <w:r>
        <w:rPr>
          <w:rFonts w:ascii="Arial" w:eastAsia="Times New Roman" w:hAnsi="Arial" w:cs="Arial"/>
          <w:b/>
          <w:color w:val="FF0000"/>
          <w:sz w:val="19"/>
          <w:szCs w:val="19"/>
          <w:shd w:val="clear" w:color="auto" w:fill="FFFFFF"/>
        </w:rPr>
        <w:t xml:space="preserve">, phosphorylation of PKA sites on HSL tended to be lower in obese mice when compared to lean, as has been </w:t>
      </w:r>
      <w:r w:rsidR="00E527E2">
        <w:rPr>
          <w:rFonts w:ascii="Arial" w:eastAsia="Times New Roman" w:hAnsi="Arial" w:cs="Arial"/>
          <w:b/>
          <w:color w:val="FF0000"/>
          <w:sz w:val="19"/>
          <w:szCs w:val="19"/>
          <w:shd w:val="clear" w:color="auto" w:fill="FFFFFF"/>
        </w:rPr>
        <w:t>reported</w:t>
      </w:r>
      <w:r>
        <w:rPr>
          <w:rFonts w:ascii="Arial" w:eastAsia="Times New Roman" w:hAnsi="Arial" w:cs="Arial"/>
          <w:b/>
          <w:color w:val="FF0000"/>
          <w:sz w:val="19"/>
          <w:szCs w:val="19"/>
          <w:shd w:val="clear" w:color="auto" w:fill="FFFFFF"/>
        </w:rPr>
        <w:t xml:space="preserve"> previously </w:t>
      </w:r>
      <w:r>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(7)</w:t>
      </w:r>
      <w:r>
        <w:rPr>
          <w:rFonts w:ascii="Arial" w:eastAsia="Times New Roman" w:hAnsi="Arial" w:cs="Arial"/>
          <w:b/>
          <w:color w:val="FF0000"/>
          <w:sz w:val="19"/>
          <w:szCs w:val="19"/>
          <w:shd w:val="clear" w:color="auto" w:fill="FFFFFF"/>
        </w:rPr>
        <w:fldChar w:fldCharType="end"/>
      </w:r>
      <w:r>
        <w:rPr>
          <w:rFonts w:ascii="Arial" w:eastAsia="Times New Roman" w:hAnsi="Arial" w:cs="Arial"/>
          <w:b/>
          <w:color w:val="FF0000"/>
          <w:sz w:val="19"/>
          <w:szCs w:val="19"/>
          <w:shd w:val="clear" w:color="auto" w:fill="FFFFFF"/>
        </w:rPr>
        <w:t>.</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307A827C" w:rsidR="005847DE" w:rsidRPr="00750B5E" w:rsidRDefault="00307878" w:rsidP="00750B5E">
      <w:pPr>
        <w:ind w:left="720"/>
        <w:rPr>
          <w:rFonts w:ascii="Arial" w:eastAsia="Times New Roman" w:hAnsi="Arial" w:cs="Arial"/>
          <w:b/>
          <w:color w:val="FF0000"/>
          <w:sz w:val="19"/>
          <w:szCs w:val="19"/>
          <w:shd w:val="clear" w:color="auto" w:fill="FFFFFF"/>
        </w:rPr>
      </w:pPr>
      <w:bookmarkStart w:id="129" w:name="_GoBack"/>
      <w:commentRangeStart w:id="130"/>
      <w:r>
        <w:rPr>
          <w:rFonts w:ascii="Arial" w:eastAsia="Times New Roman" w:hAnsi="Arial" w:cs="Arial"/>
          <w:b/>
          <w:color w:val="FF0000"/>
          <w:sz w:val="19"/>
          <w:szCs w:val="19"/>
          <w:shd w:val="clear" w:color="auto" w:fill="FFFFFF"/>
        </w:rPr>
        <w:t>We did not find any significant differences in</w:t>
      </w:r>
      <w:r w:rsidR="00DD11DD">
        <w:rPr>
          <w:rFonts w:ascii="Arial" w:eastAsia="Times New Roman" w:hAnsi="Arial" w:cs="Arial"/>
          <w:b/>
          <w:color w:val="FF0000"/>
          <w:sz w:val="19"/>
          <w:szCs w:val="19"/>
          <w:shd w:val="clear" w:color="auto" w:fill="FFFFFF"/>
        </w:rPr>
        <w:t xml:space="preserve"> the effects of</w:t>
      </w:r>
      <w:r>
        <w:rPr>
          <w:rFonts w:ascii="Arial" w:eastAsia="Times New Roman" w:hAnsi="Arial" w:cs="Arial"/>
          <w:b/>
          <w:color w:val="FF0000"/>
          <w:sz w:val="19"/>
          <w:szCs w:val="19"/>
          <w:shd w:val="clear" w:color="auto" w:fill="FFFFFF"/>
        </w:rPr>
        <w:t xml:space="preserve"> diet or treatment on HSL phosphorylation. Interestingly, obesity and dexamethasone treatment appeared to slightly decrease HSL phosphorylation</w:t>
      </w:r>
      <w:r w:rsidR="00EC55C5">
        <w:rPr>
          <w:rFonts w:ascii="Arial" w:eastAsia="Times New Roman" w:hAnsi="Arial" w:cs="Arial"/>
          <w:b/>
          <w:color w:val="FF0000"/>
          <w:sz w:val="19"/>
          <w:szCs w:val="19"/>
          <w:shd w:val="clear" w:color="auto" w:fill="FFFFFF"/>
        </w:rPr>
        <w:t xml:space="preserve">, consistent with previous reports </w:t>
      </w:r>
      <w:r w:rsidR="00EC55C5" w:rsidRPr="00A868EF">
        <w:rPr>
          <w:rFonts w:ascii="Arial" w:eastAsia="Times New Roman" w:hAnsi="Arial" w:cs="Arial"/>
          <w:b/>
          <w:color w:val="FF0000"/>
          <w:sz w:val="19"/>
          <w:szCs w:val="19"/>
          <w:shd w:val="clear" w:color="auto" w:fill="FFFFFF"/>
        </w:rPr>
        <w:fldChar w:fldCharType="begin" w:fldLock="1"/>
      </w:r>
      <w:r w:rsidR="004361D0">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"(7)", "plainTextFormattedCitation" : "(7)", "previouslyFormattedCitation" : "(7)" }, "properties" : {  }, "schema" : "https://github.com/citation-style-language/schema/raw/master/csl-citation.json" }</w:instrText>
      </w:r>
      <w:r w:rsidR="00EC55C5" w:rsidRPr="00AD2FA5">
        <w:rPr>
          <w:rFonts w:ascii="Arial" w:eastAsia="Times New Roman" w:hAnsi="Arial" w:cs="Arial"/>
          <w:b/>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(7)</w:t>
      </w:r>
      <w:r w:rsidR="00EC55C5" w:rsidRPr="00A868EF">
        <w:rPr>
          <w:rFonts w:ascii="Arial" w:eastAsia="Times New Roman" w:hAnsi="Arial" w:cs="Arial"/>
          <w:b/>
          <w:color w:val="FF0000"/>
          <w:sz w:val="19"/>
          <w:szCs w:val="19"/>
          <w:shd w:val="clear" w:color="auto" w:fill="FFFFFF"/>
        </w:rPr>
        <w:fldChar w:fldCharType="end"/>
      </w:r>
      <w:r w:rsidR="00EC55C5" w:rsidRPr="00A868EF">
        <w:rPr>
          <w:rFonts w:ascii="Arial" w:eastAsia="Times New Roman" w:hAnsi="Arial" w:cs="Arial"/>
          <w:b/>
          <w:color w:val="FF0000"/>
          <w:sz w:val="19"/>
          <w:szCs w:val="19"/>
          <w:shd w:val="clear" w:color="auto" w:fill="FFFFFF"/>
        </w:rPr>
        <w:t>.</w:t>
      </w:r>
      <w:r w:rsidR="00EC55C5">
        <w:rPr>
          <w:rFonts w:ascii="Arial" w:eastAsia="Times New Roman" w:hAnsi="Arial" w:cs="Arial"/>
          <w:b/>
          <w:color w:val="FF0000"/>
          <w:sz w:val="19"/>
          <w:szCs w:val="19"/>
          <w:shd w:val="clear" w:color="auto" w:fill="FFFFFF"/>
        </w:rPr>
        <w:t xml:space="preserve">  </w:t>
      </w:r>
      <w:r>
        <w:rPr>
          <w:rFonts w:ascii="Arial" w:eastAsia="Times New Roman" w:hAnsi="Arial" w:cs="Arial"/>
          <w:b/>
          <w:color w:val="FF0000"/>
          <w:sz w:val="19"/>
          <w:szCs w:val="19"/>
          <w:shd w:val="clear" w:color="auto" w:fill="FFFFFF"/>
        </w:rPr>
        <w:t>Given these results,</w:t>
      </w:r>
      <w:r w:rsidR="007F3077">
        <w:rPr>
          <w:rFonts w:ascii="Arial" w:eastAsia="Times New Roman" w:hAnsi="Arial" w:cs="Arial"/>
          <w:b/>
          <w:color w:val="FF0000"/>
          <w:sz w:val="19"/>
          <w:szCs w:val="19"/>
          <w:shd w:val="clear" w:color="auto" w:fill="FFFFFF"/>
        </w:rPr>
        <w:t xml:space="preserve"> we attribute enhanced lipolysis</w:t>
      </w:r>
      <w:r>
        <w:rPr>
          <w:rFonts w:ascii="Arial" w:eastAsia="Times New Roman" w:hAnsi="Arial" w:cs="Arial"/>
          <w:b/>
          <w:color w:val="FF0000"/>
          <w:sz w:val="19"/>
          <w:szCs w:val="19"/>
          <w:shd w:val="clear" w:color="auto" w:fill="FFFFFF"/>
        </w:rPr>
        <w:t xml:space="preserve"> seen in obese dexamethasone-treated mice</w:t>
      </w:r>
      <w:r w:rsidR="007F3077">
        <w:rPr>
          <w:rFonts w:ascii="Arial" w:eastAsia="Times New Roman" w:hAnsi="Arial" w:cs="Arial"/>
          <w:b/>
          <w:color w:val="FF0000"/>
          <w:sz w:val="19"/>
          <w:szCs w:val="19"/>
          <w:shd w:val="clear" w:color="auto" w:fill="FFFFFF"/>
        </w:rPr>
        <w:t xml:space="preserve"> to upregulated ATGL.</w:t>
      </w:r>
      <w:commentRangeEnd w:id="130"/>
      <w:r w:rsidR="00E962A9">
        <w:rPr>
          <w:rStyle w:val="CommentReference"/>
        </w:rPr>
        <w:commentReference w:id="130"/>
      </w:r>
      <w:bookmarkEnd w:id="129"/>
    </w:p>
    <w:p w14:paraId="1D4E1A0C" w14:textId="46B3985C" w:rsidR="008B31DB" w:rsidRDefault="001A18EB" w:rsidP="00DD20C6">
      <w:pPr>
        <w:rPr>
          <w:rFonts w:ascii="Arial" w:eastAsia="Times New Roman" w:hAnsi="Arial" w:cs="Arial"/>
          <w:color w:val="222222"/>
          <w:sz w:val="19"/>
          <w:szCs w:val="19"/>
          <w:shd w:val="clear" w:color="auto" w:fill="FFFFFF"/>
        </w:rPr>
      </w:pPr>
      <w:r w:rsidRPr="00AD2FA5">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1F3B6373">
                <wp:simplePos x="0" y="0"/>
                <wp:positionH relativeFrom="column">
                  <wp:posOffset>2562225</wp:posOffset>
                </wp:positionH>
                <wp:positionV relativeFrom="paragraph">
                  <wp:posOffset>52705</wp:posOffset>
                </wp:positionV>
                <wp:extent cx="3249930" cy="299656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49930" cy="2996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 xml:space="preserve">Insulin was given via </w:t>
                            </w:r>
                            <w:proofErr w:type="spellStart"/>
                            <w:r w:rsidR="001A5EFC" w:rsidRPr="009D67E2">
                              <w:rPr>
                                <w:rFonts w:ascii="Arial" w:hAnsi="Arial" w:cs="Arial"/>
                                <w:sz w:val="19"/>
                                <w:szCs w:val="19"/>
                              </w:rPr>
                              <w:t>i.p</w:t>
                            </w:r>
                            <w:proofErr w:type="spellEnd"/>
                            <w:r w:rsidR="001A5EFC" w:rsidRPr="009D67E2">
                              <w:rPr>
                                <w:rFonts w:ascii="Arial" w:hAnsi="Arial" w:cs="Arial"/>
                                <w:sz w:val="19"/>
                                <w:szCs w:val="19"/>
                              </w:rPr>
                              <w:t>. injection at a concentration of 2.5 U/kg following five weeks of dexamethasone (NCD n=12; HFD n=12) or vehicle (NCD n=12; HFD n=12) treatment and 17 weeks of diet.</w:t>
                            </w:r>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8" type="#_x0000_t202" style="position:absolute;margin-left:201.75pt;margin-top:4.15pt;width:255.9pt;height:23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" filled="f" stroked="f">
                <v:textbox>
                  <w:txbxContent>
                    <w:p w14:paraId="7A79D0FD" w14:textId="1F7F11DF" w:rsidR="001A5EFC" w:rsidRDefault="0011550A" w:rsidP="001A5EFC">
                      <w:pPr>
                        <w:rPr>
                          <w:rFonts w:ascii="Arial" w:hAnsi="Arial" w:cs="Arial"/>
                          <w:sz w:val="19"/>
                          <w:szCs w:val="19"/>
                        </w:rPr>
                      </w:pPr>
                      <w:r w:rsidRPr="00AD2FA5">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 xml:space="preserve">Insulin was given via </w:t>
                      </w:r>
                      <w:proofErr w:type="spellStart"/>
                      <w:r w:rsidR="001A5EFC" w:rsidRPr="009D67E2">
                        <w:rPr>
                          <w:rFonts w:ascii="Arial" w:hAnsi="Arial" w:cs="Arial"/>
                          <w:sz w:val="19"/>
                          <w:szCs w:val="19"/>
                        </w:rPr>
                        <w:t>i.p</w:t>
                      </w:r>
                      <w:proofErr w:type="spellEnd"/>
                      <w:r w:rsidR="001A5EFC" w:rsidRPr="009D67E2">
                        <w:rPr>
                          <w:rFonts w:ascii="Arial" w:hAnsi="Arial" w:cs="Arial"/>
                          <w:sz w:val="19"/>
                          <w:szCs w:val="19"/>
                        </w:rPr>
                        <w:t>. injection at a concentration of 2.5 U/kg following five weeks of dexamethasone (NCD n=12; HFD n=12) or vehicle (NCD n=12; HFD n=12) treatment and 17 weeks of diet.</w:t>
                      </w:r>
                    </w:p>
                    <w:p w14:paraId="18881FBF" w14:textId="77777777" w:rsidR="001A5EFC" w:rsidRDefault="001A5EFC"/>
                  </w:txbxContent>
                </v:textbox>
                <w10:wrap type="square"/>
              </v:shape>
            </w:pict>
          </mc:Fallback>
        </mc:AlternateContent>
      </w:r>
    </w:p>
    <w:p w14:paraId="2B41E8B6" w14:textId="0C43C11F"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47ECBE48" w:rsidR="008B31DB" w:rsidRDefault="008B31DB" w:rsidP="00DD20C6">
      <w:pPr>
        <w:rPr>
          <w:rFonts w:ascii="Arial" w:eastAsia="Times New Roman" w:hAnsi="Arial" w:cs="Arial"/>
          <w:color w:val="222222"/>
          <w:sz w:val="19"/>
          <w:szCs w:val="19"/>
          <w:shd w:val="clear" w:color="auto" w:fill="FFFFFF"/>
        </w:rPr>
      </w:pPr>
    </w:p>
    <w:p w14:paraId="1FCAA540" w14:textId="664AEB5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The requested data is presented in Figure 3 of this response (and the revised Supplementary Figure </w:t>
      </w:r>
      <w:r w:rsidR="00326F6D">
        <w:rPr>
          <w:rFonts w:ascii="Arial" w:eastAsia="Times New Roman" w:hAnsi="Arial" w:cs="Arial"/>
          <w:color w:val="FF0000"/>
          <w:sz w:val="19"/>
          <w:szCs w:val="19"/>
          <w:shd w:val="clear" w:color="auto" w:fill="FFFFFF"/>
        </w:rPr>
        <w:t>1A</w:t>
      </w:r>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355D6EDE" w:rsidR="00253A0E" w:rsidRDefault="00253A0E" w:rsidP="008B31DB">
      <w:pPr>
        <w:rPr>
          <w:rFonts w:ascii="Arial" w:eastAsia="Times New Roman" w:hAnsi="Arial" w:cs="Arial"/>
          <w:color w:val="FF0000"/>
          <w:sz w:val="19"/>
          <w:szCs w:val="19"/>
          <w:shd w:val="clear" w:color="auto" w:fill="FFFFFF"/>
        </w:rPr>
      </w:pPr>
    </w:p>
    <w:p w14:paraId="5EE29C7D" w14:textId="63349737" w:rsidR="00253A0E" w:rsidRDefault="0067000C" w:rsidP="00750B5E">
      <w:pPr>
        <w:ind w:left="720"/>
        <w:rPr>
          <w:rFonts w:ascii="Arial" w:eastAsia="Times New Roman" w:hAnsi="Arial" w:cs="Arial"/>
          <w:color w:val="FF0000"/>
          <w:sz w:val="19"/>
          <w:szCs w:val="19"/>
          <w:shd w:val="clear" w:color="auto" w:fill="FFFFFF"/>
        </w:rPr>
      </w:pPr>
      <w:r>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r w:rsidR="00800F94">
        <w:rPr>
          <w:rFonts w:ascii="Arial" w:eastAsia="Times New Roman" w:hAnsi="Arial" w:cs="Arial"/>
          <w:b/>
          <w:color w:val="FF0000"/>
          <w:sz w:val="19"/>
          <w:szCs w:val="19"/>
          <w:shd w:val="clear" w:color="auto" w:fill="FFFFFF"/>
        </w:rPr>
        <w:t>, dexamethasone treatment results in reduced glucose disposal when compared to water controls in lean and obese mice</w:t>
      </w:r>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p>
    <w:p w14:paraId="1F40FC95" w14:textId="04BAFC97" w:rsidR="0011550A" w:rsidRDefault="0011550A" w:rsidP="00DD20C6">
      <w:pPr>
        <w:rPr>
          <w:rFonts w:ascii="Arial" w:eastAsia="Times New Roman" w:hAnsi="Arial" w:cs="Arial"/>
          <w:color w:val="222222"/>
          <w:sz w:val="19"/>
          <w:szCs w:val="19"/>
          <w:shd w:val="clear" w:color="auto" w:fill="FFFFFF"/>
        </w:rPr>
      </w:pPr>
    </w:p>
    <w:p w14:paraId="1B26A4FE" w14:textId="5C7CCE5E" w:rsidR="0011550A" w:rsidRDefault="0011550A" w:rsidP="00DD20C6">
      <w:pPr>
        <w:rPr>
          <w:rFonts w:ascii="Arial" w:eastAsia="Times New Roman" w:hAnsi="Arial" w:cs="Arial"/>
          <w:color w:val="222222"/>
          <w:sz w:val="19"/>
          <w:szCs w:val="19"/>
          <w:shd w:val="clear" w:color="auto" w:fill="FFFFFF"/>
        </w:rPr>
      </w:pPr>
    </w:p>
    <w:p w14:paraId="7B2B6943" w14:textId="738EF2B2" w:rsidR="00DD20C6" w:rsidRPr="001E44AD" w:rsidRDefault="00DD20C6" w:rsidP="00DD20C6">
      <w:pPr>
        <w:rPr>
          <w:rFonts w:ascii="Arial" w:eastAsia="Times New Roman" w:hAnsi="Arial" w:cs="Arial"/>
          <w:color w:val="222222"/>
          <w:sz w:val="19"/>
          <w:szCs w:val="19"/>
        </w:rPr>
      </w:pP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163471AF" w:rsidR="008B31DB" w:rsidRDefault="00534592" w:rsidP="008B31DB">
      <w:pPr>
        <w:rPr>
          <w:rFonts w:ascii="Arial" w:eastAsia="Times New Roman" w:hAnsi="Arial" w:cs="Arial"/>
          <w:color w:val="FF0000"/>
          <w:sz w:val="19"/>
          <w:szCs w:val="19"/>
          <w:shd w:val="clear" w:color="auto" w:fill="FFFFFF"/>
        </w:rPr>
      </w:pPr>
      <w:r w:rsidRPr="00AD2FA5">
        <w:rPr>
          <w:rFonts w:ascii="Arial" w:eastAsia="Times New Roman" w:hAnsi="Arial" w:cs="Arial"/>
          <w:noProof/>
          <w:color w:val="FF0000"/>
          <w:sz w:val="19"/>
          <w:szCs w:val="19"/>
        </w:rPr>
        <w:lastRenderedPageBreak/>
        <mc:AlternateContent>
          <mc:Choice Requires="wps">
            <w:drawing>
              <wp:anchor distT="0" distB="0" distL="114300" distR="114300" simplePos="0" relativeHeight="251672576" behindDoc="0" locked="0" layoutInCell="1" allowOverlap="1" wp14:anchorId="68C1AEE0" wp14:editId="539DBF3C">
                <wp:simplePos x="0" y="0"/>
                <wp:positionH relativeFrom="column">
                  <wp:posOffset>2376741</wp:posOffset>
                </wp:positionH>
                <wp:positionV relativeFrom="paragraph">
                  <wp:posOffset>80645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 xml:space="preserve">Figure </w:t>
                            </w:r>
                            <w:proofErr w:type="gramStart"/>
                            <w:r w:rsidRPr="00AD2FA5">
                              <w:rPr>
                                <w:b/>
                                <w:sz w:val="19"/>
                                <w:szCs w:val="19"/>
                              </w:rPr>
                              <w:t>4.Glucose</w:t>
                            </w:r>
                            <w:proofErr w:type="gramEnd"/>
                            <w:r w:rsidRPr="00AD2FA5">
                              <w:rPr>
                                <w:b/>
                                <w:sz w:val="19"/>
                                <w:szCs w:val="19"/>
                              </w:rPr>
                              <w:t xml:space="preserv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w:t>
                            </w:r>
                            <w:proofErr w:type="spellStart"/>
                            <w:r w:rsidRPr="00AD2FA5">
                              <w:rPr>
                                <w:sz w:val="19"/>
                                <w:szCs w:val="19"/>
                              </w:rPr>
                              <w:t>euglycemic</w:t>
                            </w:r>
                            <w:proofErr w:type="spellEnd"/>
                            <w:r w:rsidRPr="00AD2FA5">
                              <w:rPr>
                                <w:sz w:val="19"/>
                                <w:szCs w:val="19"/>
                              </w:rPr>
                              <w:t xml:space="preserve">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AEE0" id="Text Box 3" o:spid="_x0000_s1029" type="#_x0000_t202" style="position:absolute;margin-left:187.15pt;margin-top:6.35pt;width:288.6pt;height:3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" filled="f" stroked="f">
                <v:textbox>
                  <w:txbxContent>
                    <w:p w14:paraId="4C3A99BA" w14:textId="77777777" w:rsidR="00534592" w:rsidRDefault="00534592" w:rsidP="00534592">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p>
                    <w:p w14:paraId="7F286542" w14:textId="3083AC66" w:rsidR="00534592" w:rsidRPr="00AD2FA5" w:rsidRDefault="00534592" w:rsidP="00534592">
                      <w:pPr>
                        <w:rPr>
                          <w:sz w:val="19"/>
                          <w:szCs w:val="19"/>
                        </w:rPr>
                      </w:pPr>
                      <w:r w:rsidRPr="00AD2FA5">
                        <w:rPr>
                          <w:b/>
                          <w:sz w:val="19"/>
                          <w:szCs w:val="19"/>
                        </w:rPr>
                        <w:t xml:space="preserve">Figure </w:t>
                      </w:r>
                      <w:proofErr w:type="gramStart"/>
                      <w:r w:rsidRPr="00AD2FA5">
                        <w:rPr>
                          <w:b/>
                          <w:sz w:val="19"/>
                          <w:szCs w:val="19"/>
                        </w:rPr>
                        <w:t>4.Glucose</w:t>
                      </w:r>
                      <w:proofErr w:type="gramEnd"/>
                      <w:r w:rsidRPr="00AD2FA5">
                        <w:rPr>
                          <w:b/>
                          <w:sz w:val="19"/>
                          <w:szCs w:val="19"/>
                        </w:rPr>
                        <w:t xml:space="preserve"> Clamp Data</w:t>
                      </w:r>
                      <w:r w:rsidR="00044F26">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curve (C), hepatic glucose production (D) and glucose turnover (E) for lean mice during at basal and during </w:t>
                      </w:r>
                      <w:proofErr w:type="spellStart"/>
                      <w:r w:rsidRPr="00AD2FA5">
                        <w:rPr>
                          <w:sz w:val="19"/>
                          <w:szCs w:val="19"/>
                        </w:rPr>
                        <w:t>euglycemic</w:t>
                      </w:r>
                      <w:proofErr w:type="spellEnd"/>
                      <w:r w:rsidRPr="00AD2FA5">
                        <w:rPr>
                          <w:sz w:val="19"/>
                          <w:szCs w:val="19"/>
                        </w:rPr>
                        <w:t xml:space="preserve">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AD2FA5">
                        <w:rPr>
                          <w:sz w:val="19"/>
                          <w:szCs w:val="19"/>
                          <w:highlight w:val="yellow"/>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000F1EB6">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sidR="000F1EB6">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sidR="000F1EB6">
        <w:rPr>
          <w:rFonts w:ascii="Arial" w:eastAsia="Times New Roman" w:hAnsi="Arial" w:cs="Arial"/>
          <w:color w:val="FF0000"/>
          <w:sz w:val="19"/>
          <w:szCs w:val="19"/>
          <w:shd w:val="clear" w:color="auto" w:fill="FFFFFF"/>
        </w:rPr>
        <w:t xml:space="preserve"> between the NCD-control and NCD-dexamethasone groups</w:t>
      </w:r>
      <w:r>
        <w:rPr>
          <w:rFonts w:ascii="Arial" w:eastAsia="Times New Roman" w:hAnsi="Arial" w:cs="Arial"/>
          <w:color w:val="FF0000"/>
          <w:sz w:val="19"/>
          <w:szCs w:val="19"/>
          <w:shd w:val="clear" w:color="auto" w:fill="FFFFFF"/>
        </w:rPr>
        <w:t xml:space="preserve"> (see Figures 4A and B of this response)</w:t>
      </w:r>
      <w:r w:rsidR="000F1EB6">
        <w:rPr>
          <w:rFonts w:ascii="Arial" w:eastAsia="Times New Roman" w:hAnsi="Arial" w:cs="Arial"/>
          <w:color w:val="FF0000"/>
          <w:sz w:val="19"/>
          <w:szCs w:val="19"/>
          <w:shd w:val="clear" w:color="auto" w:fill="FFFFFF"/>
        </w:rPr>
        <w:t xml:space="preserve">.  This was an unexpected finding, but </w:t>
      </w:r>
      <w:r w:rsidR="00DE4DFD">
        <w:rPr>
          <w:rFonts w:ascii="Arial" w:eastAsia="Times New Roman" w:hAnsi="Arial" w:cs="Arial"/>
          <w:color w:val="FF0000"/>
          <w:sz w:val="19"/>
          <w:szCs w:val="19"/>
          <w:shd w:val="clear" w:color="auto" w:fill="FFFFFF"/>
        </w:rPr>
        <w:t>is</w:t>
      </w:r>
      <w:r w:rsidR="000F1EB6">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sidR="000F1EB6">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r w:rsidR="00A42C28">
        <w:rPr>
          <w:rFonts w:ascii="Arial" w:eastAsia="Times New Roman" w:hAnsi="Arial" w:cs="Arial"/>
          <w:color w:val="FF0000"/>
          <w:sz w:val="19"/>
          <w:szCs w:val="19"/>
          <w:shd w:val="clear" w:color="auto" w:fill="FFFFFF"/>
        </w:rPr>
        <w:t xml:space="preserve"> </w:t>
      </w:r>
      <w:r w:rsidR="008E1FB6">
        <w:rPr>
          <w:rFonts w:ascii="Arial" w:eastAsia="Times New Roman" w:hAnsi="Arial" w:cs="Arial"/>
          <w:color w:val="FF0000"/>
          <w:sz w:val="19"/>
          <w:szCs w:val="19"/>
          <w:shd w:val="clear" w:color="auto" w:fill="FFFFFF"/>
        </w:rPr>
        <w:fldChar w:fldCharType="begin" w:fldLock="1"/>
      </w:r>
      <w:r w:rsidR="004361D0">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"(8,9)", "plainTextFormattedCitation" : "(8,9)", "previouslyFormattedCitation" : "(8,9)"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color w:val="FF0000"/>
          <w:sz w:val="19"/>
          <w:szCs w:val="19"/>
          <w:shd w:val="clear" w:color="auto" w:fill="FFFFFF"/>
        </w:rPr>
        <w:t>(8,9)</w:t>
      </w:r>
      <w:r w:rsidR="008E1FB6">
        <w:rPr>
          <w:rFonts w:ascii="Arial" w:eastAsia="Times New Roman" w:hAnsi="Arial" w:cs="Arial"/>
          <w:color w:val="FF0000"/>
          <w:sz w:val="19"/>
          <w:szCs w:val="19"/>
          <w:shd w:val="clear" w:color="auto" w:fill="FFFFFF"/>
        </w:rPr>
        <w:fldChar w:fldCharType="end"/>
      </w:r>
      <w:r w:rsidR="000F1EB6">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xml:space="preserve">, nor does it </w:t>
      </w:r>
      <w:r>
        <w:rPr>
          <w:rFonts w:ascii="Arial" w:eastAsia="Times New Roman" w:hAnsi="Arial" w:cs="Arial"/>
          <w:color w:val="FF0000"/>
          <w:sz w:val="19"/>
          <w:szCs w:val="19"/>
          <w:shd w:val="clear" w:color="auto" w:fill="FFFFFF"/>
        </w:rPr>
        <w:t xml:space="preserve">strongly </w:t>
      </w:r>
      <w:r w:rsidR="006110EE">
        <w:rPr>
          <w:rFonts w:ascii="Arial" w:eastAsia="Times New Roman" w:hAnsi="Arial" w:cs="Arial"/>
          <w:color w:val="FF0000"/>
          <w:sz w:val="19"/>
          <w:szCs w:val="19"/>
          <w:shd w:val="clear" w:color="auto" w:fill="FFFFFF"/>
        </w:rPr>
        <w:t>impact our interpretation of insulin tolerance tests</w:t>
      </w:r>
      <w:r w:rsidR="000F1EB6">
        <w:rPr>
          <w:rFonts w:ascii="Arial" w:eastAsia="Times New Roman" w:hAnsi="Arial" w:cs="Arial"/>
          <w:color w:val="FF0000"/>
          <w:sz w:val="19"/>
          <w:szCs w:val="19"/>
          <w:shd w:val="clear" w:color="auto" w:fill="FFFFFF"/>
        </w:rPr>
        <w:t xml:space="preserve">.  This </w:t>
      </w:r>
      <w:r>
        <w:rPr>
          <w:rFonts w:ascii="Arial" w:eastAsia="Times New Roman" w:hAnsi="Arial" w:cs="Arial"/>
          <w:color w:val="FF0000"/>
          <w:sz w:val="19"/>
          <w:szCs w:val="19"/>
          <w:shd w:val="clear" w:color="auto" w:fill="FFFFFF"/>
        </w:rPr>
        <w:t xml:space="preserve">confounding effect </w:t>
      </w:r>
      <w:r w:rsidR="000F1EB6">
        <w:rPr>
          <w:rFonts w:ascii="Arial" w:eastAsia="Times New Roman" w:hAnsi="Arial" w:cs="Arial"/>
          <w:color w:val="FF0000"/>
          <w:sz w:val="19"/>
          <w:szCs w:val="19"/>
          <w:shd w:val="clear" w:color="auto" w:fill="FFFFFF"/>
        </w:rPr>
        <w:t xml:space="preserve">made interpretation </w:t>
      </w:r>
      <w:r w:rsidR="00DE4DFD">
        <w:rPr>
          <w:rFonts w:ascii="Arial" w:eastAsia="Times New Roman" w:hAnsi="Arial" w:cs="Arial"/>
          <w:color w:val="FF0000"/>
          <w:sz w:val="19"/>
          <w:szCs w:val="19"/>
          <w:shd w:val="clear" w:color="auto" w:fill="FFFFFF"/>
        </w:rPr>
        <w:t xml:space="preserve">of NCD glucose clamps </w:t>
      </w:r>
      <w:r w:rsidR="000F1EB6">
        <w:rPr>
          <w:rFonts w:ascii="Arial" w:eastAsia="Times New Roman" w:hAnsi="Arial" w:cs="Arial"/>
          <w:color w:val="FF0000"/>
          <w:sz w:val="19"/>
          <w:szCs w:val="19"/>
          <w:shd w:val="clear" w:color="auto" w:fill="FFFFFF"/>
        </w:rPr>
        <w:t xml:space="preserve">problematic because the two groups in the NCD cohort had different effective insulin exposures, </w:t>
      </w:r>
      <w:r>
        <w:rPr>
          <w:rFonts w:ascii="Arial" w:eastAsia="Times New Roman" w:hAnsi="Arial" w:cs="Arial"/>
          <w:color w:val="FF0000"/>
          <w:sz w:val="19"/>
          <w:szCs w:val="19"/>
          <w:shd w:val="clear" w:color="auto" w:fill="FFFFFF"/>
        </w:rPr>
        <w:t xml:space="preserve">and </w:t>
      </w:r>
      <w:r w:rsidR="000F1EB6">
        <w:rPr>
          <w:rFonts w:ascii="Arial" w:eastAsia="Times New Roman" w:hAnsi="Arial" w:cs="Arial"/>
          <w:color w:val="FF0000"/>
          <w:sz w:val="19"/>
          <w:szCs w:val="19"/>
          <w:shd w:val="clear" w:color="auto" w:fill="FFFFFF"/>
        </w:rPr>
        <w:t xml:space="preserve">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sidR="000F1EB6">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Pr>
          <w:rFonts w:ascii="Arial" w:eastAsia="Times New Roman" w:hAnsi="Arial" w:cs="Arial"/>
          <w:color w:val="FF0000"/>
          <w:sz w:val="19"/>
          <w:szCs w:val="19"/>
          <w:shd w:val="clear" w:color="auto" w:fill="FFFFFF"/>
        </w:rPr>
        <w:t xml:space="preserve"> (Figures 4C-E of this response)</w:t>
      </w:r>
      <w:r w:rsidR="00DE4DFD">
        <w:rPr>
          <w:rFonts w:ascii="Arial" w:eastAsia="Times New Roman" w:hAnsi="Arial" w:cs="Arial"/>
          <w:color w:val="FF0000"/>
          <w:sz w:val="19"/>
          <w:szCs w:val="19"/>
          <w:shd w:val="clear" w:color="auto" w:fill="FFFFFF"/>
        </w:rPr>
        <w:t>, likely a counterbalance between insulin resistance and insulin turnover</w:t>
      </w:r>
      <w:r w:rsidR="000F1EB6">
        <w:rPr>
          <w:rFonts w:ascii="Arial" w:eastAsia="Times New Roman" w:hAnsi="Arial" w:cs="Arial"/>
          <w:color w:val="FF0000"/>
          <w:sz w:val="19"/>
          <w:szCs w:val="19"/>
          <w:shd w:val="clear" w:color="auto" w:fill="FFFFFF"/>
        </w:rPr>
        <w:t xml:space="preserve">.  While </w:t>
      </w:r>
      <w:r>
        <w:rPr>
          <w:rFonts w:ascii="Arial" w:eastAsia="Times New Roman" w:hAnsi="Arial" w:cs="Arial"/>
          <w:color w:val="FF0000"/>
          <w:sz w:val="19"/>
          <w:szCs w:val="19"/>
          <w:shd w:val="clear" w:color="auto" w:fill="FFFFFF"/>
        </w:rPr>
        <w:t xml:space="preserve">these data </w:t>
      </w:r>
      <w:r w:rsidR="000F1EB6">
        <w:rPr>
          <w:rFonts w:ascii="Arial" w:eastAsia="Times New Roman" w:hAnsi="Arial" w:cs="Arial"/>
          <w:color w:val="FF0000"/>
          <w:sz w:val="19"/>
          <w:szCs w:val="19"/>
          <w:shd w:val="clear" w:color="auto" w:fill="FFFFFF"/>
        </w:rPr>
        <w:t>broadly agree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sidR="000F1EB6">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sidR="000F1EB6">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46256F03" w:rsidR="003629DC" w:rsidRDefault="003629DC"/>
    <w:p w14:paraId="3C4CBACE" w14:textId="6737ED64"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66A746C7"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3A53273F"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23156565" w14:textId="3AE38C08" w:rsidR="00D0769A" w:rsidRPr="00D0769A" w:rsidRDefault="00D0769A" w:rsidP="0015217E">
      <w:pPr>
        <w:widowControl w:val="0"/>
        <w:autoSpaceDE w:val="0"/>
        <w:autoSpaceDN w:val="0"/>
        <w:adjustRightInd w:val="0"/>
        <w:ind w:left="640" w:hanging="640"/>
        <w:rPr>
          <w:rFonts w:ascii="Arial" w:eastAsia="Times New Roman" w:hAnsi="Arial" w:cs="Arial"/>
          <w:b/>
          <w:color w:val="FF0000"/>
          <w:sz w:val="19"/>
          <w:szCs w:val="19"/>
          <w:shd w:val="clear" w:color="auto" w:fill="FFFFFF"/>
        </w:rPr>
      </w:pPr>
      <w:r w:rsidRPr="00D0769A">
        <w:rPr>
          <w:rFonts w:ascii="Arial" w:eastAsia="Times New Roman" w:hAnsi="Arial" w:cs="Arial"/>
          <w:b/>
          <w:color w:val="FF0000"/>
          <w:sz w:val="19"/>
          <w:szCs w:val="19"/>
          <w:shd w:val="clear" w:color="auto" w:fill="FFFFFF"/>
        </w:rPr>
        <w:t>References</w:t>
      </w:r>
    </w:p>
    <w:p w14:paraId="293BCD4D" w14:textId="4B7C5DF1" w:rsidR="004361D0" w:rsidRPr="004361D0" w:rsidRDefault="003629DC" w:rsidP="004361D0">
      <w:pPr>
        <w:widowControl w:val="0"/>
        <w:autoSpaceDE w:val="0"/>
        <w:autoSpaceDN w:val="0"/>
        <w:adjustRightInd w:val="0"/>
        <w:ind w:left="640" w:hanging="640"/>
        <w:rPr>
          <w:rFonts w:ascii="Arial" w:eastAsia="Times New Roman" w:hAnsi="Arial" w:cs="Arial"/>
          <w:noProof/>
          <w:sz w:val="20"/>
        </w:rPr>
      </w:pP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004361D0" w:rsidRPr="004361D0">
        <w:rPr>
          <w:rFonts w:ascii="Arial" w:eastAsia="Times New Roman" w:hAnsi="Arial" w:cs="Arial"/>
          <w:noProof/>
          <w:sz w:val="20"/>
        </w:rPr>
        <w:t xml:space="preserve">1. </w:t>
      </w:r>
      <w:r w:rsidR="004361D0" w:rsidRPr="004361D0">
        <w:rPr>
          <w:rFonts w:ascii="Arial" w:eastAsia="Times New Roman" w:hAnsi="Arial" w:cs="Arial"/>
          <w:noProof/>
          <w:sz w:val="20"/>
        </w:rPr>
        <w:tab/>
      </w:r>
      <w:r w:rsidR="004361D0" w:rsidRPr="004361D0">
        <w:rPr>
          <w:rFonts w:ascii="Arial" w:eastAsia="Times New Roman" w:hAnsi="Arial" w:cs="Arial"/>
          <w:b/>
          <w:bCs/>
          <w:noProof/>
          <w:sz w:val="20"/>
        </w:rPr>
        <w:t>Lee SM, Bressler R.</w:t>
      </w:r>
      <w:r w:rsidR="004361D0" w:rsidRPr="004361D0">
        <w:rPr>
          <w:rFonts w:ascii="Arial" w:eastAsia="Times New Roman" w:hAnsi="Arial" w:cs="Arial"/>
          <w:noProof/>
          <w:sz w:val="20"/>
        </w:rPr>
        <w:t xml:space="preserve"> Prevention of diabetic nephropathy by diet control in the db/db mouse. </w:t>
      </w:r>
      <w:r w:rsidR="004361D0" w:rsidRPr="004361D0">
        <w:rPr>
          <w:rFonts w:ascii="Arial" w:eastAsia="Times New Roman" w:hAnsi="Arial" w:cs="Arial"/>
          <w:i/>
          <w:iCs/>
          <w:noProof/>
          <w:sz w:val="20"/>
        </w:rPr>
        <w:t>Diabetes</w:t>
      </w:r>
      <w:r w:rsidR="004361D0" w:rsidRPr="004361D0">
        <w:rPr>
          <w:rFonts w:ascii="Arial" w:eastAsia="Times New Roman" w:hAnsi="Arial" w:cs="Arial"/>
          <w:noProof/>
          <w:sz w:val="20"/>
        </w:rPr>
        <w:t xml:space="preserve"> 1981;30(2):106–111.</w:t>
      </w:r>
    </w:p>
    <w:p w14:paraId="763FD0B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2. </w:t>
      </w:r>
      <w:r w:rsidRPr="004361D0">
        <w:rPr>
          <w:rFonts w:ascii="Arial" w:eastAsia="Times New Roman" w:hAnsi="Arial" w:cs="Arial"/>
          <w:noProof/>
          <w:sz w:val="20"/>
        </w:rPr>
        <w:tab/>
      </w:r>
      <w:r w:rsidRPr="004361D0">
        <w:rPr>
          <w:rFonts w:ascii="Arial" w:eastAsia="Times New Roman" w:hAnsi="Arial" w:cs="Arial"/>
          <w:b/>
          <w:bCs/>
          <w:noProof/>
          <w:sz w:val="20"/>
        </w:rPr>
        <w:t>Tyrrell JB, Findling JW, Aron DC, Fitzgerald PA, Forsham PH.</w:t>
      </w:r>
      <w:r w:rsidRPr="004361D0">
        <w:rPr>
          <w:rFonts w:ascii="Arial" w:eastAsia="Times New Roman" w:hAnsi="Arial" w:cs="Arial"/>
          <w:noProof/>
          <w:sz w:val="20"/>
        </w:rPr>
        <w:t xml:space="preserve"> An overnight high-dose dexamethasone suppression test for rapid differential diagnosis of Cushing’s syndrome. </w:t>
      </w:r>
      <w:r w:rsidRPr="004361D0">
        <w:rPr>
          <w:rFonts w:ascii="Arial" w:eastAsia="Times New Roman" w:hAnsi="Arial" w:cs="Arial"/>
          <w:i/>
          <w:iCs/>
          <w:noProof/>
          <w:sz w:val="20"/>
        </w:rPr>
        <w:t>Ann.Intern.Med.</w:t>
      </w:r>
      <w:r w:rsidRPr="004361D0">
        <w:rPr>
          <w:rFonts w:ascii="Arial" w:eastAsia="Times New Roman" w:hAnsi="Arial" w:cs="Arial"/>
          <w:noProof/>
          <w:sz w:val="20"/>
        </w:rPr>
        <w:t xml:space="preserve"> 1986;104:180–186.</w:t>
      </w:r>
    </w:p>
    <w:p w14:paraId="09381E0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3. </w:t>
      </w:r>
      <w:r w:rsidRPr="004361D0">
        <w:rPr>
          <w:rFonts w:ascii="Arial" w:eastAsia="Times New Roman" w:hAnsi="Arial" w:cs="Arial"/>
          <w:noProof/>
          <w:sz w:val="20"/>
        </w:rPr>
        <w:tab/>
      </w:r>
      <w:r w:rsidRPr="004361D0">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4361D0">
        <w:rPr>
          <w:rFonts w:ascii="Arial" w:eastAsia="Times New Roman" w:hAnsi="Arial" w:cs="Arial"/>
          <w:noProof/>
          <w:sz w:val="20"/>
        </w:rPr>
        <w:t xml:space="preserve"> Mifepristone, a Glucocorticoid Receptor Antagonist, Produces Clinical and Metabolic Benefits in Patients with Cushing’s Syndrome. </w:t>
      </w:r>
      <w:r w:rsidRPr="004361D0">
        <w:rPr>
          <w:rFonts w:ascii="Arial" w:eastAsia="Times New Roman" w:hAnsi="Arial" w:cs="Arial"/>
          <w:i/>
          <w:iCs/>
          <w:noProof/>
          <w:sz w:val="20"/>
        </w:rPr>
        <w:t>J. Clin. Endocrinol. Metab.</w:t>
      </w:r>
      <w:r w:rsidRPr="004361D0">
        <w:rPr>
          <w:rFonts w:ascii="Arial" w:eastAsia="Times New Roman" w:hAnsi="Arial" w:cs="Arial"/>
          <w:noProof/>
          <w:sz w:val="20"/>
        </w:rPr>
        <w:t xml:space="preserve"> 2012;97(6):2039–2049.</w:t>
      </w:r>
    </w:p>
    <w:p w14:paraId="48E5E3DD"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4. </w:t>
      </w:r>
      <w:r w:rsidRPr="004361D0">
        <w:rPr>
          <w:rFonts w:ascii="Arial" w:eastAsia="Times New Roman" w:hAnsi="Arial" w:cs="Arial"/>
          <w:noProof/>
          <w:sz w:val="20"/>
        </w:rPr>
        <w:tab/>
      </w:r>
      <w:r w:rsidRPr="004361D0">
        <w:rPr>
          <w:rFonts w:ascii="Arial" w:eastAsia="Times New Roman" w:hAnsi="Arial" w:cs="Arial"/>
          <w:b/>
          <w:bCs/>
          <w:noProof/>
          <w:sz w:val="20"/>
        </w:rPr>
        <w:t>Medscape.</w:t>
      </w:r>
      <w:r w:rsidRPr="004361D0">
        <w:rPr>
          <w:rFonts w:ascii="Arial" w:eastAsia="Times New Roman" w:hAnsi="Arial" w:cs="Arial"/>
          <w:noProof/>
          <w:sz w:val="20"/>
        </w:rPr>
        <w:t xml:space="preserve"> Decadron, Dexamethasone Intensol (dexamethasone) dosing, indications, interactions, adverse effects, and more. Available at: https://reference.medscape.com/drug/decadron-dexamethasone-intensol-dexamethasone-342741. Accessed March 26, 2018.</w:t>
      </w:r>
    </w:p>
    <w:p w14:paraId="36637AE4"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5. </w:t>
      </w:r>
      <w:r w:rsidRPr="004361D0">
        <w:rPr>
          <w:rFonts w:ascii="Arial" w:eastAsia="Times New Roman" w:hAnsi="Arial" w:cs="Arial"/>
          <w:noProof/>
          <w:sz w:val="20"/>
        </w:rPr>
        <w:tab/>
      </w:r>
      <w:r w:rsidRPr="004361D0">
        <w:rPr>
          <w:rFonts w:ascii="Arial" w:eastAsia="Times New Roman" w:hAnsi="Arial" w:cs="Arial"/>
          <w:b/>
          <w:bCs/>
          <w:noProof/>
          <w:sz w:val="20"/>
        </w:rPr>
        <w:t>Martin NM, Dhillo WS, Banerjee A, Abdulali A, Jayasena CN, Donaldson M, Todd JF, Meeran K.</w:t>
      </w:r>
      <w:r w:rsidRPr="004361D0">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4361D0">
        <w:rPr>
          <w:rFonts w:ascii="Arial" w:eastAsia="Times New Roman" w:hAnsi="Arial" w:cs="Arial"/>
          <w:i/>
          <w:iCs/>
          <w:noProof/>
          <w:sz w:val="20"/>
        </w:rPr>
        <w:t>J. Clin. Endocrinol. Metab.</w:t>
      </w:r>
      <w:r w:rsidRPr="004361D0">
        <w:rPr>
          <w:rFonts w:ascii="Arial" w:eastAsia="Times New Roman" w:hAnsi="Arial" w:cs="Arial"/>
          <w:noProof/>
          <w:sz w:val="20"/>
        </w:rPr>
        <w:t xml:space="preserve"> 2006;91(7):2582–2586.</w:t>
      </w:r>
    </w:p>
    <w:p w14:paraId="216E3BFF"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lastRenderedPageBreak/>
        <w:t xml:space="preserve">6. </w:t>
      </w:r>
      <w:r w:rsidRPr="004361D0">
        <w:rPr>
          <w:rFonts w:ascii="Arial" w:eastAsia="Times New Roman" w:hAnsi="Arial" w:cs="Arial"/>
          <w:noProof/>
          <w:sz w:val="20"/>
        </w:rPr>
        <w:tab/>
      </w:r>
      <w:r w:rsidRPr="004361D0">
        <w:rPr>
          <w:rFonts w:ascii="Arial" w:eastAsia="Times New Roman" w:hAnsi="Arial" w:cs="Arial"/>
          <w:b/>
          <w:bCs/>
          <w:noProof/>
          <w:sz w:val="20"/>
        </w:rPr>
        <w:t>Papanicolaou DA, Yanovski JA, Cutler GB, Chrousos GP, Nieman LK.</w:t>
      </w:r>
      <w:r w:rsidRPr="004361D0">
        <w:rPr>
          <w:rFonts w:ascii="Arial" w:eastAsia="Times New Roman" w:hAnsi="Arial" w:cs="Arial"/>
          <w:noProof/>
          <w:sz w:val="20"/>
        </w:rPr>
        <w:t xml:space="preserve"> Distinguishes Cushing ’ s Syndrome from Pseudo-Cushing. </w:t>
      </w:r>
      <w:r w:rsidRPr="004361D0">
        <w:rPr>
          <w:rFonts w:ascii="Arial" w:eastAsia="Times New Roman" w:hAnsi="Arial" w:cs="Arial"/>
          <w:i/>
          <w:iCs/>
          <w:noProof/>
          <w:sz w:val="20"/>
        </w:rPr>
        <w:t>Endocrinol. Metab.</w:t>
      </w:r>
      <w:r w:rsidRPr="004361D0">
        <w:rPr>
          <w:rFonts w:ascii="Arial" w:eastAsia="Times New Roman" w:hAnsi="Arial" w:cs="Arial"/>
          <w:noProof/>
          <w:sz w:val="20"/>
        </w:rPr>
        <w:t xml:space="preserve"> 2009;83(4):1163–1167.</w:t>
      </w:r>
    </w:p>
    <w:p w14:paraId="1D005DD6"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7. </w:t>
      </w:r>
      <w:r w:rsidRPr="004361D0">
        <w:rPr>
          <w:rFonts w:ascii="Arial" w:eastAsia="Times New Roman" w:hAnsi="Arial" w:cs="Arial"/>
          <w:noProof/>
          <w:sz w:val="20"/>
        </w:rPr>
        <w:tab/>
      </w:r>
      <w:r w:rsidRPr="004361D0">
        <w:rPr>
          <w:rFonts w:ascii="Arial" w:eastAsia="Times New Roman" w:hAnsi="Arial" w:cs="Arial"/>
          <w:b/>
          <w:bCs/>
          <w:noProof/>
          <w:sz w:val="20"/>
        </w:rPr>
        <w:t>Gaidhu MP, Anthony NM, Patel P, Hawke TJ, Ceddia RB.</w:t>
      </w:r>
      <w:r w:rsidRPr="004361D0">
        <w:rPr>
          <w:rFonts w:ascii="Arial" w:eastAsia="Times New Roman" w:hAnsi="Arial" w:cs="Arial"/>
          <w:noProof/>
          <w:sz w:val="20"/>
        </w:rPr>
        <w:t xml:space="preserve"> Dysregulation of lipolysis and lipid metabolism in visceral and subcutaneous adipocytes by high-fat diet: role of ATGL, HSL, and AMPK. </w:t>
      </w:r>
      <w:r w:rsidRPr="004361D0">
        <w:rPr>
          <w:rFonts w:ascii="Arial" w:eastAsia="Times New Roman" w:hAnsi="Arial" w:cs="Arial"/>
          <w:i/>
          <w:iCs/>
          <w:noProof/>
          <w:sz w:val="20"/>
        </w:rPr>
        <w:t>Am. J. Physiol. - Cell Physiol.</w:t>
      </w:r>
      <w:r w:rsidRPr="004361D0">
        <w:rPr>
          <w:rFonts w:ascii="Arial" w:eastAsia="Times New Roman" w:hAnsi="Arial" w:cs="Arial"/>
          <w:noProof/>
          <w:sz w:val="20"/>
        </w:rPr>
        <w:t xml:space="preserve"> 2010;298(4):C961–C971.</w:t>
      </w:r>
    </w:p>
    <w:p w14:paraId="321C9710" w14:textId="77777777" w:rsidR="004361D0" w:rsidRPr="004361D0" w:rsidRDefault="004361D0" w:rsidP="004361D0">
      <w:pPr>
        <w:widowControl w:val="0"/>
        <w:autoSpaceDE w:val="0"/>
        <w:autoSpaceDN w:val="0"/>
        <w:adjustRightInd w:val="0"/>
        <w:ind w:left="640" w:hanging="640"/>
        <w:rPr>
          <w:rFonts w:ascii="Arial" w:eastAsia="Times New Roman" w:hAnsi="Arial" w:cs="Arial"/>
          <w:noProof/>
          <w:sz w:val="20"/>
        </w:rPr>
      </w:pPr>
      <w:r w:rsidRPr="004361D0">
        <w:rPr>
          <w:rFonts w:ascii="Arial" w:eastAsia="Times New Roman" w:hAnsi="Arial" w:cs="Arial"/>
          <w:noProof/>
          <w:sz w:val="20"/>
        </w:rPr>
        <w:t xml:space="preserve">8. </w:t>
      </w:r>
      <w:r w:rsidRPr="004361D0">
        <w:rPr>
          <w:rFonts w:ascii="Arial" w:eastAsia="Times New Roman" w:hAnsi="Arial" w:cs="Arial"/>
          <w:noProof/>
          <w:sz w:val="20"/>
        </w:rPr>
        <w:tab/>
      </w:r>
      <w:r w:rsidRPr="004361D0">
        <w:rPr>
          <w:rFonts w:ascii="Arial" w:eastAsia="Times New Roman" w:hAnsi="Arial" w:cs="Arial"/>
          <w:b/>
          <w:bCs/>
          <w:noProof/>
          <w:sz w:val="20"/>
        </w:rPr>
        <w:t>Protzek AOP, Rezende LF, Costa-Júnior JM, Ferreira SM, Cappelli APG, Paula FMM De, Souza JC De, Kurauti MA, Carneiro EM, Rafacho A, Boschero AC.</w:t>
      </w:r>
      <w:r w:rsidRPr="004361D0">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4361D0">
        <w:rPr>
          <w:rFonts w:ascii="Arial" w:eastAsia="Times New Roman" w:hAnsi="Arial" w:cs="Arial"/>
          <w:i/>
          <w:iCs/>
          <w:noProof/>
          <w:sz w:val="20"/>
        </w:rPr>
        <w:t>J. Steroid Biochem. Mol. Biol.</w:t>
      </w:r>
      <w:r w:rsidRPr="004361D0">
        <w:rPr>
          <w:rFonts w:ascii="Arial" w:eastAsia="Times New Roman" w:hAnsi="Arial" w:cs="Arial"/>
          <w:noProof/>
          <w:sz w:val="20"/>
        </w:rPr>
        <w:t xml:space="preserve"> 2016;155:1–8.</w:t>
      </w:r>
    </w:p>
    <w:p w14:paraId="0DDBFCC2" w14:textId="77777777" w:rsidR="004361D0" w:rsidRPr="004361D0" w:rsidRDefault="004361D0" w:rsidP="004361D0">
      <w:pPr>
        <w:widowControl w:val="0"/>
        <w:autoSpaceDE w:val="0"/>
        <w:autoSpaceDN w:val="0"/>
        <w:adjustRightInd w:val="0"/>
        <w:ind w:left="640" w:hanging="640"/>
        <w:rPr>
          <w:rFonts w:ascii="Arial" w:hAnsi="Arial" w:cs="Arial"/>
          <w:noProof/>
          <w:sz w:val="20"/>
        </w:rPr>
      </w:pPr>
      <w:r w:rsidRPr="004361D0">
        <w:rPr>
          <w:rFonts w:ascii="Arial" w:eastAsia="Times New Roman" w:hAnsi="Arial" w:cs="Arial"/>
          <w:noProof/>
          <w:sz w:val="20"/>
        </w:rPr>
        <w:t xml:space="preserve">9. </w:t>
      </w:r>
      <w:r w:rsidRPr="004361D0">
        <w:rPr>
          <w:rFonts w:ascii="Arial" w:eastAsia="Times New Roman" w:hAnsi="Arial" w:cs="Arial"/>
          <w:noProof/>
          <w:sz w:val="20"/>
        </w:rPr>
        <w:tab/>
      </w:r>
      <w:r w:rsidRPr="004361D0">
        <w:rPr>
          <w:rFonts w:ascii="Arial" w:eastAsia="Times New Roman" w:hAnsi="Arial" w:cs="Arial"/>
          <w:b/>
          <w:bCs/>
          <w:noProof/>
          <w:sz w:val="20"/>
        </w:rPr>
        <w:t>Ali M, Plas C.</w:t>
      </w:r>
      <w:r w:rsidRPr="004361D0">
        <w:rPr>
          <w:rFonts w:ascii="Arial" w:eastAsia="Times New Roman" w:hAnsi="Arial" w:cs="Arial"/>
          <w:noProof/>
          <w:sz w:val="20"/>
        </w:rPr>
        <w:t xml:space="preserve"> Glucocorticoid regulation of chloroquine nonsensitive insulin degradation in cultured fetal rat hypatocytes. </w:t>
      </w:r>
      <w:r w:rsidRPr="004361D0">
        <w:rPr>
          <w:rFonts w:ascii="Arial" w:eastAsia="Times New Roman" w:hAnsi="Arial" w:cs="Arial"/>
          <w:i/>
          <w:iCs/>
          <w:noProof/>
          <w:sz w:val="20"/>
        </w:rPr>
        <w:t>J. Biol. Chem.</w:t>
      </w:r>
      <w:r w:rsidRPr="004361D0">
        <w:rPr>
          <w:rFonts w:ascii="Arial" w:eastAsia="Times New Roman" w:hAnsi="Arial" w:cs="Arial"/>
          <w:noProof/>
          <w:sz w:val="20"/>
        </w:rPr>
        <w:t xml:space="preserve"> 1989;264(35):20992–20997.</w:t>
      </w:r>
    </w:p>
    <w:p w14:paraId="2E8E0F0B" w14:textId="2F9D2D57" w:rsidR="003629DC" w:rsidRDefault="003629DC" w:rsidP="004361D0">
      <w:pPr>
        <w:widowControl w:val="0"/>
        <w:autoSpaceDE w:val="0"/>
        <w:autoSpaceDN w:val="0"/>
        <w:adjustRightInd w:val="0"/>
        <w:ind w:left="640" w:hanging="640"/>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fldChar w:fldCharType="end"/>
      </w:r>
      <w:ins w:id="131" w:author="Microsoft Office User" w:date="2018-03-26T19:34:00Z">
        <w:r w:rsidR="00DF3B30" w:rsidDel="00DF3B30">
          <w:rPr>
            <w:rFonts w:ascii="Arial" w:eastAsia="Times New Roman" w:hAnsi="Arial" w:cs="Arial"/>
            <w:color w:val="FF0000"/>
            <w:sz w:val="19"/>
            <w:szCs w:val="19"/>
            <w:shd w:val="clear" w:color="auto" w:fill="FFFFFF"/>
          </w:rPr>
          <w:t xml:space="preserve"> </w:t>
        </w:r>
      </w:ins>
    </w:p>
    <w:p w14:paraId="387C18A6" w14:textId="77777777" w:rsidR="003629DC" w:rsidRDefault="003629DC" w:rsidP="00DF3B30">
      <w:pPr>
        <w:widowControl w:val="0"/>
        <w:autoSpaceDE w:val="0"/>
        <w:autoSpaceDN w:val="0"/>
        <w:adjustRightInd w:val="0"/>
        <w:ind w:left="640" w:hanging="640"/>
      </w:pPr>
    </w:p>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Microsoft Office User" w:date="2018-03-25T21:23:00Z" w:initials="Office">
    <w:p w14:paraId="75E5FB3B" w14:textId="2F5AEDC4" w:rsidR="00DE54CD" w:rsidRDefault="00DE54CD">
      <w:pPr>
        <w:pStyle w:val="CommentText"/>
      </w:pPr>
      <w:r>
        <w:rPr>
          <w:rStyle w:val="CommentReference"/>
        </w:rPr>
        <w:annotationRef/>
      </w:r>
      <w:r>
        <w:t>Sent email asking for more detailed methods, waiting to hear back</w:t>
      </w:r>
    </w:p>
  </w:comment>
  <w:comment w:id="130" w:author="Microsoft Office User" w:date="2018-03-25T16:25:00Z" w:initials="Office">
    <w:p w14:paraId="39C77708" w14:textId="3AE6AFDC" w:rsidR="00E962A9" w:rsidRDefault="00E962A9">
      <w:pPr>
        <w:pStyle w:val="CommentText"/>
      </w:pPr>
      <w:r>
        <w:rPr>
          <w:rStyle w:val="CommentReference"/>
        </w:rPr>
        <w:annotationRef/>
      </w:r>
      <w:r>
        <w:t xml:space="preserve">Insert at line 386, after </w:t>
      </w:r>
      <w:proofErr w:type="spellStart"/>
      <w:r>
        <w:t>atgl</w:t>
      </w:r>
      <w:proofErr w:type="spellEnd"/>
      <w:r>
        <w:t xml:space="preserve"> info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E5FB3B" w15:done="0"/>
  <w15:commentEx w15:paraId="39C77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8CCCC" w16cid:durableId="1E624E0E"/>
  <w16cid:commentId w16cid:paraId="01705381" w16cid:durableId="1E624E0F"/>
  <w16cid:commentId w16cid:paraId="4B336C1F" w16cid:durableId="1E624E10"/>
  <w16cid:commentId w16cid:paraId="39C77708" w16cid:durableId="1E624E11"/>
  <w16cid:commentId w16cid:paraId="57112865" w16cid:durableId="1E6254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44F26"/>
    <w:rsid w:val="00050527"/>
    <w:rsid w:val="00054806"/>
    <w:rsid w:val="00056B8B"/>
    <w:rsid w:val="000641F6"/>
    <w:rsid w:val="000649C6"/>
    <w:rsid w:val="00067223"/>
    <w:rsid w:val="00090431"/>
    <w:rsid w:val="000A7FCF"/>
    <w:rsid w:val="000C02F1"/>
    <w:rsid w:val="000C2168"/>
    <w:rsid w:val="000F12CA"/>
    <w:rsid w:val="000F1EB6"/>
    <w:rsid w:val="001152F7"/>
    <w:rsid w:val="0011550A"/>
    <w:rsid w:val="00120D8D"/>
    <w:rsid w:val="00122E92"/>
    <w:rsid w:val="00131ED6"/>
    <w:rsid w:val="00136BD4"/>
    <w:rsid w:val="0015217E"/>
    <w:rsid w:val="001529DB"/>
    <w:rsid w:val="00177218"/>
    <w:rsid w:val="001A18EB"/>
    <w:rsid w:val="001A5D8A"/>
    <w:rsid w:val="001A5EFC"/>
    <w:rsid w:val="001A75B0"/>
    <w:rsid w:val="001C5F02"/>
    <w:rsid w:val="001E44AD"/>
    <w:rsid w:val="001E64CD"/>
    <w:rsid w:val="00202340"/>
    <w:rsid w:val="00211668"/>
    <w:rsid w:val="00235908"/>
    <w:rsid w:val="00240721"/>
    <w:rsid w:val="002504B6"/>
    <w:rsid w:val="00253A0E"/>
    <w:rsid w:val="00264818"/>
    <w:rsid w:val="00272449"/>
    <w:rsid w:val="00295BBA"/>
    <w:rsid w:val="002A441C"/>
    <w:rsid w:val="002E3E3E"/>
    <w:rsid w:val="0030669B"/>
    <w:rsid w:val="00307878"/>
    <w:rsid w:val="00312E52"/>
    <w:rsid w:val="003137E8"/>
    <w:rsid w:val="00314713"/>
    <w:rsid w:val="003153BA"/>
    <w:rsid w:val="00323FED"/>
    <w:rsid w:val="00326F6D"/>
    <w:rsid w:val="00341448"/>
    <w:rsid w:val="003629DC"/>
    <w:rsid w:val="00366C20"/>
    <w:rsid w:val="003728C0"/>
    <w:rsid w:val="00375C86"/>
    <w:rsid w:val="003779BE"/>
    <w:rsid w:val="003869C7"/>
    <w:rsid w:val="003B6A09"/>
    <w:rsid w:val="003C20E5"/>
    <w:rsid w:val="003E25D1"/>
    <w:rsid w:val="003F6249"/>
    <w:rsid w:val="004019FB"/>
    <w:rsid w:val="00407D23"/>
    <w:rsid w:val="00413741"/>
    <w:rsid w:val="00434BB4"/>
    <w:rsid w:val="00435C2D"/>
    <w:rsid w:val="004361D0"/>
    <w:rsid w:val="0044021E"/>
    <w:rsid w:val="00476DF6"/>
    <w:rsid w:val="00491176"/>
    <w:rsid w:val="004B618C"/>
    <w:rsid w:val="004E667A"/>
    <w:rsid w:val="004E70AF"/>
    <w:rsid w:val="00534592"/>
    <w:rsid w:val="00541737"/>
    <w:rsid w:val="005847DE"/>
    <w:rsid w:val="005946A3"/>
    <w:rsid w:val="005A68AD"/>
    <w:rsid w:val="005B0E14"/>
    <w:rsid w:val="005E3C9E"/>
    <w:rsid w:val="005F50BB"/>
    <w:rsid w:val="00603402"/>
    <w:rsid w:val="006110EE"/>
    <w:rsid w:val="00621647"/>
    <w:rsid w:val="00662C0D"/>
    <w:rsid w:val="0067000C"/>
    <w:rsid w:val="00670F1C"/>
    <w:rsid w:val="006A3059"/>
    <w:rsid w:val="006A4333"/>
    <w:rsid w:val="006C48D0"/>
    <w:rsid w:val="006D0542"/>
    <w:rsid w:val="006F572B"/>
    <w:rsid w:val="00731A3C"/>
    <w:rsid w:val="007325C6"/>
    <w:rsid w:val="00735916"/>
    <w:rsid w:val="007508B2"/>
    <w:rsid w:val="00750B5E"/>
    <w:rsid w:val="00770295"/>
    <w:rsid w:val="0077278E"/>
    <w:rsid w:val="0078619D"/>
    <w:rsid w:val="00787C40"/>
    <w:rsid w:val="00790FFF"/>
    <w:rsid w:val="00795976"/>
    <w:rsid w:val="007C44E2"/>
    <w:rsid w:val="007F3077"/>
    <w:rsid w:val="007F5CC9"/>
    <w:rsid w:val="007F626B"/>
    <w:rsid w:val="007F6FA0"/>
    <w:rsid w:val="007F7915"/>
    <w:rsid w:val="00800F94"/>
    <w:rsid w:val="00806136"/>
    <w:rsid w:val="00810BB4"/>
    <w:rsid w:val="00826316"/>
    <w:rsid w:val="00832438"/>
    <w:rsid w:val="00843B64"/>
    <w:rsid w:val="00850B22"/>
    <w:rsid w:val="0088205D"/>
    <w:rsid w:val="00883C73"/>
    <w:rsid w:val="008A323C"/>
    <w:rsid w:val="008B31DB"/>
    <w:rsid w:val="008B4A90"/>
    <w:rsid w:val="008D3657"/>
    <w:rsid w:val="008E1744"/>
    <w:rsid w:val="008E1FB6"/>
    <w:rsid w:val="00902C59"/>
    <w:rsid w:val="00911F5C"/>
    <w:rsid w:val="009171E5"/>
    <w:rsid w:val="00917DC0"/>
    <w:rsid w:val="00925A7D"/>
    <w:rsid w:val="00956E69"/>
    <w:rsid w:val="00961A9D"/>
    <w:rsid w:val="00964D88"/>
    <w:rsid w:val="009A335B"/>
    <w:rsid w:val="009D36FF"/>
    <w:rsid w:val="009F61D7"/>
    <w:rsid w:val="00A16083"/>
    <w:rsid w:val="00A17FD6"/>
    <w:rsid w:val="00A40AEF"/>
    <w:rsid w:val="00A42C28"/>
    <w:rsid w:val="00A868EF"/>
    <w:rsid w:val="00AA0195"/>
    <w:rsid w:val="00AC247E"/>
    <w:rsid w:val="00AD2FA5"/>
    <w:rsid w:val="00AD59AE"/>
    <w:rsid w:val="00B178E1"/>
    <w:rsid w:val="00B20EC3"/>
    <w:rsid w:val="00B37AB0"/>
    <w:rsid w:val="00B37BF1"/>
    <w:rsid w:val="00B546FE"/>
    <w:rsid w:val="00B60D2F"/>
    <w:rsid w:val="00B734D0"/>
    <w:rsid w:val="00B93C8C"/>
    <w:rsid w:val="00BB2C2D"/>
    <w:rsid w:val="00BC3336"/>
    <w:rsid w:val="00BD03A5"/>
    <w:rsid w:val="00BD7DDD"/>
    <w:rsid w:val="00BF29B5"/>
    <w:rsid w:val="00BF5714"/>
    <w:rsid w:val="00C00B9F"/>
    <w:rsid w:val="00C023FC"/>
    <w:rsid w:val="00C17793"/>
    <w:rsid w:val="00C33279"/>
    <w:rsid w:val="00C3439A"/>
    <w:rsid w:val="00C66EAE"/>
    <w:rsid w:val="00C76724"/>
    <w:rsid w:val="00C9202B"/>
    <w:rsid w:val="00C93F90"/>
    <w:rsid w:val="00CC3862"/>
    <w:rsid w:val="00CE11BE"/>
    <w:rsid w:val="00CE2437"/>
    <w:rsid w:val="00CE53A5"/>
    <w:rsid w:val="00D0769A"/>
    <w:rsid w:val="00D10AB5"/>
    <w:rsid w:val="00D22789"/>
    <w:rsid w:val="00D22E27"/>
    <w:rsid w:val="00D52529"/>
    <w:rsid w:val="00D93F77"/>
    <w:rsid w:val="00DA0FA6"/>
    <w:rsid w:val="00DA1055"/>
    <w:rsid w:val="00DA3F41"/>
    <w:rsid w:val="00DD11DD"/>
    <w:rsid w:val="00DD20C6"/>
    <w:rsid w:val="00DE3303"/>
    <w:rsid w:val="00DE4DFD"/>
    <w:rsid w:val="00DE54CD"/>
    <w:rsid w:val="00DF16A0"/>
    <w:rsid w:val="00DF3B30"/>
    <w:rsid w:val="00DF4595"/>
    <w:rsid w:val="00DF6D48"/>
    <w:rsid w:val="00DF79D8"/>
    <w:rsid w:val="00E052E9"/>
    <w:rsid w:val="00E146BE"/>
    <w:rsid w:val="00E527E2"/>
    <w:rsid w:val="00E67522"/>
    <w:rsid w:val="00E7183D"/>
    <w:rsid w:val="00E915FC"/>
    <w:rsid w:val="00E962A9"/>
    <w:rsid w:val="00E96EA3"/>
    <w:rsid w:val="00EC55C5"/>
    <w:rsid w:val="00ED6148"/>
    <w:rsid w:val="00EE279C"/>
    <w:rsid w:val="00F03941"/>
    <w:rsid w:val="00F17DA5"/>
    <w:rsid w:val="00F50F5D"/>
    <w:rsid w:val="00F530F1"/>
    <w:rsid w:val="00F560B7"/>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1">
    <w:name w:val="Unresolved Mention1"/>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5"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FF038A-67D4-3F40-BC72-BE9CBE456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Pages>
  <Words>8735</Words>
  <Characters>49794</Characters>
  <Application>Microsoft Macintosh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141</cp:revision>
  <dcterms:created xsi:type="dcterms:W3CDTF">2018-03-18T20:34:00Z</dcterms:created>
  <dcterms:modified xsi:type="dcterms:W3CDTF">2018-03-27T00:11:00Z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