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45747981"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bookmarkStart w:id="1" w:name="_GoBack"/>
      <w:ins w:id="2" w:author="Microsoft Office User" w:date="2018-03-26T19:53:00Z">
        <w:r w:rsidR="00B44A19" w:rsidRPr="00D669A3">
          <w:rPr>
            <w:rFonts w:eastAsia="Times New Roman" w:cs="Arial"/>
            <w:color w:val="FF0000"/>
            <w:shd w:val="clear" w:color="auto" w:fill="FFFFFF"/>
          </w:rPr>
          <w:t xml:space="preserve">Water intake was measured weekly to </w:t>
        </w:r>
        <w:r w:rsidR="00B44A19" w:rsidRPr="00D669A3">
          <w:rPr>
            <w:rFonts w:eastAsia="Times New Roman" w:cs="Arial"/>
            <w:color w:val="FF0000"/>
            <w:shd w:val="clear" w:color="auto" w:fill="FFFFFF"/>
          </w:rPr>
          <w:lastRenderedPageBreak/>
          <w:t>determine the concentrations of dexamethasone consumed per cage. Average concentration per mouse was estimated by accounting for number of mice in the cage.</w:t>
        </w:r>
        <w:bookmarkEnd w:id="1"/>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3" w:author="Microsoft Office User" w:date="2018-03-26T19:48:00Z"/>
          <w:rFonts w:eastAsia="Times New Roman" w:cs="Times New Roman"/>
          <w:color w:val="000000" w:themeColor="text1"/>
          <w:shd w:val="clear" w:color="auto" w:fill="FFFFFF"/>
        </w:rPr>
      </w:pPr>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4" w:author="Microsoft Office User" w:date="2018-03-26T19:54:00Z">
            <w:rPr>
              <w:rFonts w:eastAsia="Times New Roman" w:cs="Times New Roman"/>
              <w:color w:val="000000" w:themeColor="text1"/>
            </w:rPr>
          </w:rPrChange>
        </w:rPr>
      </w:pPr>
      <w:ins w:id="5" w:author="Microsoft Office User" w:date="2018-03-26T19:48:00Z">
        <w:r w:rsidRPr="00B44A19">
          <w:rPr>
            <w:rFonts w:eastAsia="Times New Roman" w:cs="Times New Roman"/>
            <w:b/>
            <w:color w:val="000000" w:themeColor="text1"/>
            <w:shd w:val="clear" w:color="auto" w:fill="FFFFFF"/>
            <w:rPrChange w:id="6" w:author="Microsoft Office User" w:date="2018-03-26T19:49:00Z">
              <w:rPr>
                <w:rFonts w:eastAsia="Times New Roman" w:cs="Times New Roman"/>
                <w:color w:val="000000" w:themeColor="text1"/>
                <w:shd w:val="clear" w:color="auto" w:fill="FFFFFF"/>
              </w:rPr>
            </w:rPrChange>
          </w:rPr>
          <w:t>Determination of Serum Dexamethasone</w:t>
        </w:r>
      </w:ins>
      <w:ins w:id="7"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8" w:author="Microsoft Office User" w:date="2018-03-26T19:49:00Z">
              <w:rPr>
                <w:rFonts w:ascii="Arial" w:eastAsia="Times New Roman" w:hAnsi="Arial" w:cs="Arial"/>
                <w:b/>
                <w:color w:val="FF0000"/>
                <w:sz w:val="19"/>
                <w:szCs w:val="19"/>
                <w:shd w:val="clear" w:color="auto" w:fill="FFFFFF"/>
              </w:rPr>
            </w:rPrChange>
          </w:rPr>
          <w:t xml:space="preserve">hour fasted </w:t>
        </w:r>
      </w:ins>
      <w:ins w:id="9" w:author="Microsoft Office User" w:date="2018-03-26T19:50:00Z">
        <w:r>
          <w:rPr>
            <w:rFonts w:eastAsia="Times New Roman" w:cs="Arial"/>
            <w:color w:val="FF0000"/>
            <w:shd w:val="clear" w:color="auto" w:fill="FFFFFF"/>
          </w:rPr>
          <w:t xml:space="preserve">lean and obese </w:t>
        </w:r>
      </w:ins>
      <w:ins w:id="10" w:author="Microsoft Office User" w:date="2018-03-26T19:49:00Z">
        <w:r w:rsidRPr="00B44A19">
          <w:rPr>
            <w:rFonts w:eastAsia="Times New Roman" w:cs="Arial"/>
            <w:color w:val="FF0000"/>
            <w:shd w:val="clear" w:color="auto" w:fill="FFFFFF"/>
            <w:rPrChange w:id="11" w:author="Microsoft Office User" w:date="2018-03-26T19:49:00Z">
              <w:rPr>
                <w:rFonts w:ascii="Arial" w:eastAsia="Times New Roman" w:hAnsi="Arial" w:cs="Arial"/>
                <w:b/>
                <w:color w:val="FF0000"/>
                <w:sz w:val="19"/>
                <w:szCs w:val="19"/>
                <w:shd w:val="clear" w:color="auto" w:fill="FFFFFF"/>
              </w:rPr>
            </w:rPrChange>
          </w:rPr>
          <w:t>mice</w:t>
        </w:r>
      </w:ins>
      <w:ins w:id="12" w:author="Microsoft Office User" w:date="2018-03-26T19:50:00Z">
        <w:r>
          <w:rPr>
            <w:rFonts w:eastAsia="Times New Roman" w:cs="Arial"/>
            <w:color w:val="FF0000"/>
            <w:shd w:val="clear" w:color="auto" w:fill="FFFFFF"/>
          </w:rPr>
          <w:t xml:space="preserve"> following six weeks of dexamethasone treatment</w:t>
        </w:r>
      </w:ins>
      <w:ins w:id="13" w:author="Microsoft Office User" w:date="2018-03-26T19:49:00Z">
        <w:r w:rsidRPr="00B44A19">
          <w:rPr>
            <w:rFonts w:eastAsia="Times New Roman" w:cs="Arial"/>
            <w:color w:val="FF0000"/>
            <w:shd w:val="clear" w:color="auto" w:fill="FFFFFF"/>
            <w:rPrChange w:id="14"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5"/>
        <w:r w:rsidRPr="00B44A19">
          <w:rPr>
            <w:rFonts w:eastAsia="Times New Roman" w:cs="Arial"/>
            <w:color w:val="FF0000"/>
            <w:shd w:val="clear" w:color="auto" w:fill="FFFFFF"/>
            <w:rPrChange w:id="16"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5"/>
        <w:r w:rsidRPr="00B44A19">
          <w:rPr>
            <w:rStyle w:val="CommentReference"/>
            <w:sz w:val="24"/>
            <w:szCs w:val="24"/>
            <w:rPrChange w:id="17" w:author="Microsoft Office User" w:date="2018-03-26T19:49:00Z">
              <w:rPr>
                <w:rStyle w:val="CommentReference"/>
              </w:rPr>
            </w:rPrChange>
          </w:rPr>
          <w:commentReference w:id="15"/>
        </w:r>
        <w:r w:rsidRPr="00B44A19">
          <w:rPr>
            <w:rFonts w:eastAsia="Times New Roman" w:cs="Arial"/>
            <w:color w:val="FF0000"/>
            <w:shd w:val="clear" w:color="auto" w:fill="FFFFFF"/>
            <w:rPrChange w:id="18"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19"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0" w:author="Microsoft Office User" w:date="2018-03-26T19:49:00Z">
              <w:rPr>
                <w:rFonts w:ascii="Arial" w:hAnsi="Arial" w:cs="Arial"/>
                <w:b/>
                <w:sz w:val="19"/>
                <w:szCs w:val="19"/>
              </w:rPr>
            </w:rPrChange>
          </w:rPr>
          <w:t>Dexamethasone standard was used to make a calibration curve from 2.5 to 100 ng/</w:t>
        </w:r>
        <w:proofErr w:type="spellStart"/>
        <w:r w:rsidRPr="00B44A19">
          <w:rPr>
            <w:rFonts w:cs="Arial"/>
            <w:rPrChange w:id="21" w:author="Microsoft Office User" w:date="2018-03-26T19:49:00Z">
              <w:rPr>
                <w:rFonts w:ascii="Arial" w:hAnsi="Arial" w:cs="Arial"/>
                <w:b/>
                <w:sz w:val="19"/>
                <w:szCs w:val="19"/>
              </w:rPr>
            </w:rPrChange>
          </w:rPr>
          <w:t>mL.</w:t>
        </w:r>
        <w:proofErr w:type="spellEnd"/>
        <w:r w:rsidRPr="00B44A19">
          <w:rPr>
            <w:rFonts w:cs="Arial"/>
            <w:rPrChange w:id="22" w:author="Microsoft Office User" w:date="2018-03-26T19:49:00Z">
              <w:rPr>
                <w:rFonts w:ascii="Arial" w:hAnsi="Arial" w:cs="Arial"/>
                <w:b/>
                <w:sz w:val="19"/>
                <w:szCs w:val="19"/>
              </w:rPr>
            </w:rPrChange>
          </w:rPr>
          <w:t xml:space="preserve"> A separate weighing of dexamethasone was used to make quality control standards at 3 and 30 ng/</w:t>
        </w:r>
        <w:proofErr w:type="spellStart"/>
        <w:r w:rsidRPr="00B44A19">
          <w:rPr>
            <w:rFonts w:cs="Arial"/>
            <w:rPrChange w:id="23" w:author="Microsoft Office User" w:date="2018-03-26T19:49:00Z">
              <w:rPr>
                <w:rFonts w:ascii="Arial" w:hAnsi="Arial" w:cs="Arial"/>
                <w:b/>
                <w:sz w:val="19"/>
                <w:szCs w:val="19"/>
              </w:rPr>
            </w:rPrChange>
          </w:rPr>
          <w:t>mL.</w:t>
        </w:r>
        <w:proofErr w:type="spellEnd"/>
        <w:r w:rsidRPr="00B44A19">
          <w:rPr>
            <w:rFonts w:cs="Arial"/>
            <w:rPrChange w:id="24" w:author="Microsoft Office User" w:date="2018-03-26T19:49:00Z">
              <w:rPr>
                <w:rFonts w:ascii="Arial" w:hAnsi="Arial" w:cs="Arial"/>
                <w:b/>
                <w:sz w:val="19"/>
                <w:szCs w:val="19"/>
              </w:rPr>
            </w:rPrChange>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B44A19">
          <w:rPr>
            <w:rFonts w:cs="Arial"/>
            <w:rPrChange w:id="25" w:author="Microsoft Office User" w:date="2018-03-26T19:49:00Z">
              <w:rPr>
                <w:rFonts w:ascii="Arial" w:hAnsi="Arial" w:cs="Arial"/>
                <w:b/>
                <w:sz w:val="19"/>
                <w:szCs w:val="19"/>
              </w:rPr>
            </w:rPrChange>
          </w:rPr>
          <w:t>well</w:t>
        </w:r>
        <w:proofErr w:type="gramEnd"/>
        <w:r w:rsidRPr="00B44A19">
          <w:rPr>
            <w:rFonts w:cs="Arial"/>
            <w:rPrChange w:id="26" w:author="Microsoft Office User" w:date="2018-03-26T19:49:00Z">
              <w:rPr>
                <w:rFonts w:ascii="Arial" w:hAnsi="Arial" w:cs="Arial"/>
                <w:b/>
                <w:sz w:val="19"/>
                <w:szCs w:val="19"/>
              </w:rPr>
            </w:rPrChange>
          </w:rPr>
          <w:t xml:space="preserve"> plate. Each analytical sample was prepared by mixing 10 µL mouse plasma, 10 µL acetonitrile and 40 µL internal standard into a well of a 96-</w:t>
        </w:r>
        <w:proofErr w:type="gramStart"/>
        <w:r w:rsidRPr="00B44A19">
          <w:rPr>
            <w:rFonts w:cs="Arial"/>
            <w:rPrChange w:id="27" w:author="Microsoft Office User" w:date="2018-03-26T19:49:00Z">
              <w:rPr>
                <w:rFonts w:ascii="Arial" w:hAnsi="Arial" w:cs="Arial"/>
                <w:b/>
                <w:sz w:val="19"/>
                <w:szCs w:val="19"/>
              </w:rPr>
            </w:rPrChange>
          </w:rPr>
          <w:t>well</w:t>
        </w:r>
        <w:proofErr w:type="gramEnd"/>
        <w:r w:rsidRPr="00B44A19">
          <w:rPr>
            <w:rFonts w:cs="Arial"/>
            <w:rPrChange w:id="28" w:author="Microsoft Office User" w:date="2018-03-26T19:49:00Z">
              <w:rPr>
                <w:rFonts w:ascii="Arial" w:hAnsi="Arial" w:cs="Arial"/>
                <w:b/>
                <w:sz w:val="19"/>
                <w:szCs w:val="19"/>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B44A19">
          <w:rPr>
            <w:rFonts w:cs="Arial"/>
            <w:rPrChange w:id="29" w:author="Microsoft Office User" w:date="2018-03-26T19:49:00Z">
              <w:rPr>
                <w:rFonts w:ascii="Arial" w:hAnsi="Arial" w:cs="Arial"/>
                <w:b/>
                <w:sz w:val="19"/>
                <w:szCs w:val="19"/>
              </w:rPr>
            </w:rPrChange>
          </w:rPr>
          <w:t>supernantant</w:t>
        </w:r>
        <w:proofErr w:type="spellEnd"/>
        <w:r w:rsidRPr="00B44A19">
          <w:rPr>
            <w:rFonts w:cs="Arial"/>
            <w:rPrChange w:id="30" w:author="Microsoft Office User" w:date="2018-03-26T19:49:00Z">
              <w:rPr>
                <w:rFonts w:ascii="Arial" w:hAnsi="Arial" w:cs="Arial"/>
                <w:b/>
                <w:sz w:val="19"/>
                <w:szCs w:val="19"/>
              </w:rPr>
            </w:rPrChange>
          </w:rPr>
          <w:t xml:space="preserve"> were injected for analysis onto a Waters </w:t>
        </w:r>
        <w:proofErr w:type="spellStart"/>
        <w:r w:rsidRPr="00B44A19">
          <w:rPr>
            <w:rFonts w:cs="Arial"/>
            <w:rPrChange w:id="31" w:author="Microsoft Office User" w:date="2018-03-26T19:49:00Z">
              <w:rPr>
                <w:rFonts w:ascii="Arial" w:hAnsi="Arial" w:cs="Arial"/>
                <w:b/>
                <w:sz w:val="19"/>
                <w:szCs w:val="19"/>
              </w:rPr>
            </w:rPrChange>
          </w:rPr>
          <w:t>Xevo</w:t>
        </w:r>
        <w:proofErr w:type="spellEnd"/>
        <w:r w:rsidRPr="00B44A19">
          <w:rPr>
            <w:rFonts w:cs="Arial"/>
            <w:rPrChange w:id="32" w:author="Microsoft Office User" w:date="2018-03-26T19:49:00Z">
              <w:rPr>
                <w:rFonts w:ascii="Arial" w:hAnsi="Arial" w:cs="Arial"/>
                <w:b/>
                <w:sz w:val="19"/>
                <w:szCs w:val="19"/>
              </w:rPr>
            </w:rPrChange>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79FE619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4F9C3B89"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6979AD" w:rsidRDefault="002A443E" w:rsidP="00A81B12">
      <w:pPr>
        <w:spacing w:line="480" w:lineRule="auto"/>
        <w:rPr>
          <w:rFonts w:eastAsia="Times New Roman" w:cs="Arial"/>
          <w:b/>
          <w:color w:val="FF0000"/>
          <w:shd w:val="clear" w:color="auto" w:fill="FFFFFF"/>
          <w:rPrChange w:id="33" w:author="Microsoft Office User" w:date="2018-03-26T20:03:00Z">
            <w:rPr>
              <w:rFonts w:eastAsia="Times New Roman" w:cs="Times New Roman"/>
              <w:color w:val="000000" w:themeColor="text1"/>
            </w:rPr>
          </w:rPrChange>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6979AD">
        <w:rPr>
          <w:b/>
          <w:color w:val="000000" w:themeColor="text1"/>
          <w:rPrChange w:id="34" w:author="Microsoft Office User" w:date="2018-03-26T20:02:00Z">
            <w:rPr>
              <w:color w:val="000000" w:themeColor="text1"/>
            </w:rPr>
          </w:rPrChange>
        </w:rPr>
        <w:t>)</w:t>
      </w:r>
      <w:r w:rsidR="000D578C" w:rsidRPr="006979AD">
        <w:rPr>
          <w:b/>
          <w:color w:val="000000" w:themeColor="text1"/>
          <w:rPrChange w:id="35" w:author="Microsoft Office User" w:date="2018-03-26T20:02:00Z">
            <w:rPr>
              <w:color w:val="000000" w:themeColor="text1"/>
            </w:rPr>
          </w:rPrChange>
        </w:rPr>
        <w:t>.</w:t>
      </w:r>
      <w:r w:rsidR="007E0200" w:rsidRPr="006979AD">
        <w:rPr>
          <w:b/>
          <w:color w:val="000000" w:themeColor="text1"/>
          <w:rPrChange w:id="36" w:author="Microsoft Office User" w:date="2018-03-26T20:02:00Z">
            <w:rPr>
              <w:color w:val="000000" w:themeColor="text1"/>
            </w:rPr>
          </w:rPrChange>
        </w:rPr>
        <w:t xml:space="preserve">  </w:t>
      </w:r>
      <w:ins w:id="37" w:author="Microsoft Office User" w:date="2018-03-26T20:02:00Z">
        <w:r w:rsidR="006979AD" w:rsidRPr="006979AD">
          <w:rPr>
            <w:rFonts w:eastAsia="Times New Roman" w:cs="Arial"/>
            <w:color w:val="FF0000"/>
            <w:shd w:val="clear" w:color="auto" w:fill="FFFFFF"/>
            <w:rPrChange w:id="38" w:author="Microsoft Office User" w:date="2018-03-26T20:03:00Z">
              <w:rPr>
                <w:rFonts w:ascii="Arial" w:eastAsia="Times New Roman" w:hAnsi="Arial" w:cs="Arial"/>
                <w:b/>
                <w:color w:val="FF0000"/>
                <w:sz w:val="19"/>
                <w:szCs w:val="19"/>
                <w:shd w:val="clear" w:color="auto" w:fill="FFFFFF"/>
              </w:rPr>
            </w:rPrChange>
          </w:rPr>
          <w:t>When normalized to percent change from basal, dexamethasone treatment results in reduced glucose disposal when compared to water controls in lean and obese mice (Supplementary Figure 1A).</w:t>
        </w:r>
      </w:ins>
      <w:ins w:id="39" w:author="Microsoft Office User" w:date="2018-03-26T20:03:00Z">
        <w:r w:rsidR="006979AD">
          <w:rPr>
            <w:rFonts w:eastAsia="Times New Roman" w:cs="Arial"/>
            <w:b/>
            <w:color w:val="FF0000"/>
            <w:shd w:val="clear" w:color="auto" w:fill="FFFFFF"/>
          </w:rPr>
          <w:t xml:space="preserve"> </w:t>
        </w:r>
      </w:ins>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4F75C8AE" w:rsidR="00733364" w:rsidRDefault="00222D60" w:rsidP="00E13216">
      <w:pPr>
        <w:spacing w:line="480" w:lineRule="auto"/>
        <w:rPr>
          <w:ins w:id="40"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41" w:author="Microsoft Office User" w:date="2018-03-18T17:42:00Z">
        <w:r w:rsidR="00E14486">
          <w:rPr>
            <w:color w:val="000000" w:themeColor="text1"/>
          </w:rPr>
          <w:t>i</w:t>
        </w:r>
      </w:ins>
      <w:del w:id="42" w:author="Microsoft Office User" w:date="2018-03-18T17:42: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43" w:author="Microsoft Office User" w:date="2018-03-18T17:42:00Z">
        <w:r w:rsidR="00E14486">
          <w:rPr>
            <w:color w:val="000000" w:themeColor="text1"/>
          </w:rPr>
          <w:t>e</w:t>
        </w:r>
      </w:ins>
      <w:del w:id="44" w:author="Microsoft Office User" w:date="2018-03-18T17:42:00Z">
        <w:r w:rsidR="001C4E38" w:rsidDel="00AF60EA">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45" w:author="Microsoft Office User" w:date="2018-03-18T17:42:00Z">
        <w:r w:rsidR="00AF60EA">
          <w:rPr>
            <w:color w:val="000000" w:themeColor="text1"/>
          </w:rPr>
          <w:t>in</w:t>
        </w:r>
      </w:ins>
      <w:del w:id="46"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47" w:author="Microsoft Office User" w:date="2018-03-18T17:43:00Z">
        <w:r w:rsidR="00E14486">
          <w:rPr>
            <w:color w:val="000000" w:themeColor="text1"/>
          </w:rPr>
          <w:t>i</w:t>
        </w:r>
      </w:ins>
      <w:del w:id="48" w:author="Microsoft Office User" w:date="2018-03-18T17:43: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49" w:author="Microsoft Office User" w:date="2018-03-18T17:43:00Z">
        <w:r w:rsidR="00E14486">
          <w:rPr>
            <w:color w:val="000000" w:themeColor="text1"/>
          </w:rPr>
          <w:t>e</w:t>
        </w:r>
      </w:ins>
      <w:del w:id="50" w:author="Microsoft Office User" w:date="2018-03-18T17:43:00Z">
        <w:r w:rsidR="001C4E38" w:rsidDel="00AF60EA">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51" w:author="Microsoft Office User" w:date="2018-03-26T19:58:00Z"/>
          <w:color w:val="000000" w:themeColor="text1"/>
        </w:rPr>
      </w:pPr>
    </w:p>
    <w:p w14:paraId="63EEE21A" w14:textId="77777777" w:rsidR="0019520C" w:rsidRPr="0019520C" w:rsidRDefault="0019520C" w:rsidP="0019520C">
      <w:pPr>
        <w:spacing w:line="480" w:lineRule="auto"/>
        <w:rPr>
          <w:ins w:id="52" w:author="Microsoft Office User" w:date="2018-03-26T19:58:00Z"/>
          <w:rFonts w:eastAsia="Times New Roman" w:cs="Arial"/>
          <w:color w:val="FF0000"/>
          <w:shd w:val="clear" w:color="auto" w:fill="FFFFFF"/>
          <w:rPrChange w:id="53" w:author="Microsoft Office User" w:date="2018-03-26T19:58:00Z">
            <w:rPr>
              <w:ins w:id="54" w:author="Microsoft Office User" w:date="2018-03-26T19:58:00Z"/>
              <w:rFonts w:ascii="Arial" w:eastAsia="Times New Roman" w:hAnsi="Arial" w:cs="Arial"/>
              <w:b/>
              <w:color w:val="FF0000"/>
              <w:sz w:val="19"/>
              <w:szCs w:val="19"/>
              <w:shd w:val="clear" w:color="auto" w:fill="FFFFFF"/>
            </w:rPr>
          </w:rPrChange>
        </w:rPr>
        <w:pPrChange w:id="55" w:author="Microsoft Office User" w:date="2018-03-26T19:59:00Z">
          <w:pPr>
            <w:ind w:left="720"/>
          </w:pPr>
        </w:pPrChange>
      </w:pPr>
      <w:ins w:id="56" w:author="Microsoft Office User" w:date="2018-03-26T19:58:00Z">
        <w:r w:rsidRPr="0019520C">
          <w:rPr>
            <w:rFonts w:eastAsia="Times New Roman" w:cs="Arial"/>
            <w:color w:val="FF0000"/>
            <w:shd w:val="clear" w:color="auto" w:fill="FFFFFF"/>
            <w:rPrChange w:id="57" w:author="Microsoft Office User" w:date="2018-03-26T19:58:00Z">
              <w:rPr>
                <w:rFonts w:ascii="Arial" w:eastAsia="Times New Roman" w:hAnsi="Arial" w:cs="Arial"/>
                <w:b/>
                <w:color w:val="FF0000"/>
                <w:sz w:val="19"/>
                <w:szCs w:val="19"/>
                <w:shd w:val="clear" w:color="auto" w:fill="FFFFFF"/>
              </w:rPr>
            </w:rPrChange>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86CDF14"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0D667C3F" w:rsidR="00210C84" w:rsidRPr="00146924" w:rsidRDefault="00A87023" w:rsidP="00E13216">
      <w:pPr>
        <w:spacing w:line="480" w:lineRule="auto"/>
        <w:rPr>
          <w:rFonts w:eastAsia="Times New Roman" w:cs="Arial"/>
          <w:color w:val="FF0000"/>
          <w:shd w:val="clear" w:color="auto" w:fill="FFFFFF"/>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r w:rsidR="0019520C">
        <w:rPr>
          <w:color w:val="000000" w:themeColor="text1"/>
        </w:rPr>
        <w:t xml:space="preserve"> </w:t>
      </w:r>
      <w:r w:rsidR="0019520C" w:rsidRPr="00146924">
        <w:rPr>
          <w:rFonts w:eastAsia="Times New Roman" w:cs="Arial"/>
          <w:color w:val="FF0000"/>
          <w:shd w:val="clear" w:color="auto" w:fill="FFFFFF"/>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46924">
        <w:rPr>
          <w:rFonts w:eastAsia="Times New Roman" w:cs="Arial"/>
          <w:color w:val="FF0000"/>
          <w:shd w:val="clear" w:color="auto" w:fill="FFFFFF"/>
        </w:rPr>
        <w:t xml:space="preserve">B). In fact, phosphorylation of PKA sites on HSL tended to be lower in obese mice when compared to lean, as has been reported previously </w:t>
      </w:r>
      <w:r w:rsidR="0019520C"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19520C"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(36)</w:t>
      </w:r>
      <w:r w:rsidR="0019520C" w:rsidRPr="00146924">
        <w:rPr>
          <w:rFonts w:eastAsia="Times New Roman" w:cs="Arial"/>
          <w:color w:val="FF0000"/>
          <w:shd w:val="clear" w:color="auto" w:fill="FFFFFF"/>
        </w:rPr>
        <w:fldChar w:fldCharType="end"/>
      </w:r>
      <w:r w:rsidR="0019520C" w:rsidRPr="00146924">
        <w:rPr>
          <w:rFonts w:eastAsia="Times New Roman" w:cs="Arial"/>
          <w:color w:val="FF0000"/>
          <w:shd w:val="clear" w:color="auto" w:fill="FFFFFF"/>
        </w:rPr>
        <w:t>.</w:t>
      </w:r>
      <w:r w:rsidR="0019520C">
        <w:rPr>
          <w:rFonts w:eastAsia="Times New Roman" w:cs="Arial"/>
          <w:color w:val="FF0000"/>
          <w:shd w:val="clear" w:color="auto" w:fill="FFFFFF"/>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4229DCF8"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091D735C" w:rsidR="00CD1457" w:rsidRPr="000F1913" w:rsidRDefault="0015242A" w:rsidP="00E13216">
      <w:pPr>
        <w:spacing w:line="480" w:lineRule="auto"/>
        <w:rPr>
          <w:ins w:id="58" w:author="Microsoft Office User" w:date="2018-03-26T20:07:00Z"/>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ins w:id="59"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w:t>
        </w:r>
        <w:r w:rsidR="000F1913" w:rsidRPr="009D67E2">
          <w:rPr>
            <w:rFonts w:eastAsia="Times New Roman" w:cs="Arial"/>
            <w:color w:val="FF0000"/>
            <w:shd w:val="clear" w:color="auto" w:fill="FFFFFF"/>
          </w:rPr>
          <w:lastRenderedPageBreak/>
          <w:t xml:space="preserve">phosphorylation, consistent with previous reports </w:t>
        </w:r>
        <w:r w:rsidR="000F1913" w:rsidRPr="009D67E2">
          <w:rPr>
            <w:rFonts w:eastAsia="Times New Roman" w:cs="Arial"/>
            <w:color w:val="FF0000"/>
            <w:shd w:val="clear" w:color="auto" w:fill="FFFFFF"/>
          </w:rPr>
          <w:fldChar w:fldCharType="begin" w:fldLock="1"/>
        </w:r>
      </w:ins>
      <w:r w:rsidR="00A9184D">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ins w:id="60" w:author="Microsoft Office User" w:date="2018-03-26T20:10:00Z">
        <w:r w:rsidR="000F1913" w:rsidRPr="009D67E2">
          <w:rPr>
            <w:rFonts w:eastAsia="Times New Roman" w:cs="Arial"/>
            <w:color w:val="FF0000"/>
            <w:shd w:val="clear" w:color="auto" w:fill="FFFFFF"/>
          </w:rPr>
          <w:fldChar w:fldCharType="separate"/>
        </w:r>
      </w:ins>
      <w:r w:rsidR="00A9184D" w:rsidRPr="00A9184D">
        <w:rPr>
          <w:rFonts w:eastAsia="Times New Roman" w:cs="Arial"/>
          <w:noProof/>
          <w:color w:val="FF0000"/>
          <w:shd w:val="clear" w:color="auto" w:fill="FFFFFF"/>
        </w:rPr>
        <w:t>(36)</w:t>
      </w:r>
      <w:ins w:id="61" w:author="Microsoft Office User" w:date="2018-03-26T20:10:00Z">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 to upregulated ATGL.</w:t>
        </w:r>
      </w:ins>
      <w:ins w:id="62" w:author="Microsoft Office User" w:date="2018-03-26T20:09:00Z">
        <w:r w:rsidR="000F1913">
          <w:rPr>
            <w:color w:val="000000" w:themeColor="text1"/>
          </w:rPr>
          <w:t xml:space="preserve"> </w:t>
        </w:r>
      </w:ins>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63"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2307C43C" w:rsidR="000F1913" w:rsidRPr="00146924" w:rsidRDefault="000F1913" w:rsidP="00146924">
      <w:pPr>
        <w:spacing w:line="480" w:lineRule="auto"/>
        <w:rPr>
          <w:rFonts w:eastAsia="Times New Roman" w:cs="Arial"/>
          <w:color w:val="FF0000"/>
          <w:shd w:val="clear" w:color="auto" w:fill="FFFFFF"/>
        </w:rPr>
      </w:pPr>
      <w:r w:rsidRPr="00146924">
        <w:rPr>
          <w:rFonts w:eastAsia="Times New Roman" w:cs="Arial"/>
          <w:color w:val="FF0000"/>
          <w:shd w:val="clear" w:color="auto" w:fill="FFFFFF"/>
        </w:rPr>
        <w:t xml:space="preserve">The obese, dexamethasone treated animals consumed 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(48)</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This is an important limitation to our study, although we note that several phenotypes including fasting glucose, liver triglycerides, hepatic </w:t>
      </w:r>
      <w:proofErr w:type="spellStart"/>
      <w:r w:rsidRPr="00146924">
        <w:rPr>
          <w:rFonts w:eastAsia="Times New Roman" w:cs="Arial"/>
          <w:color w:val="FF0000"/>
          <w:shd w:val="clear" w:color="auto" w:fill="FFFFFF"/>
        </w:rPr>
        <w:t>lipogenic</w:t>
      </w:r>
      <w:proofErr w:type="spellEnd"/>
      <w:r w:rsidRPr="00146924">
        <w:rPr>
          <w:rFonts w:eastAsia="Times New Roman" w:cs="Arial"/>
          <w:color w:val="FF0000"/>
          <w:shd w:val="clear" w:color="auto" w:fill="FFFFFF"/>
        </w:rPr>
        <w:t xml:space="preserve"> gene expression, and adipose tissue mass changed in different directions in lean and obese animals, and therefore is unlikely due to an increased dose of dexamethasone.</w:t>
      </w:r>
      <w:r>
        <w:rPr>
          <w:rFonts w:eastAsia="Times New Roman" w:cs="Arial"/>
          <w:color w:val="FF0000"/>
          <w:shd w:val="clear" w:color="auto" w:fill="FFFFFF"/>
        </w:rPr>
        <w:t xml:space="preserve"> </w:t>
      </w:r>
      <w:r w:rsidRPr="00146924">
        <w:rPr>
          <w:rFonts w:eastAsia="Times New Roman" w:cs="Arial"/>
          <w:color w:val="FF0000"/>
          <w:shd w:val="clear" w:color="auto" w:fill="FFFFFF"/>
        </w:rPr>
        <w:t xml:space="preserve">The dose of dexamethasone received was within the clinical range administered to human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(49–51)</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corresponding to approximately 5 mg/day in an averaged sized human. Circulating concentrations of dexamethasone were similar to those observed in Cushing’s Syndrome patients </w:t>
      </w:r>
      <w:r w:rsidRPr="00146924">
        <w:rPr>
          <w:rFonts w:eastAsia="Times New Roman" w:cs="Arial"/>
          <w:color w:val="FF0000"/>
          <w:shd w:val="clear" w:color="auto" w:fill="FFFFFF"/>
        </w:rPr>
        <w:fldChar w:fldCharType="begin" w:fldLock="1"/>
      </w:r>
      <w:r w:rsidR="00A9184D">
        <w:rPr>
          <w:rFonts w:eastAsia="Times New Roman" w:cs="Arial"/>
          <w:color w:val="FF0000"/>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r w:rsidRPr="00146924">
        <w:rPr>
          <w:rFonts w:eastAsia="Times New Roman" w:cs="Arial"/>
          <w:color w:val="FF0000"/>
          <w:shd w:val="clear" w:color="auto" w:fill="FFFFFF"/>
        </w:rPr>
        <w:fldChar w:fldCharType="separate"/>
      </w:r>
      <w:r w:rsidR="00A9184D" w:rsidRPr="00A9184D">
        <w:rPr>
          <w:rFonts w:eastAsia="Times New Roman" w:cs="Arial"/>
          <w:noProof/>
          <w:color w:val="FF0000"/>
          <w:shd w:val="clear" w:color="auto" w:fill="FFFFFF"/>
        </w:rPr>
        <w:t>(52,53)</w:t>
      </w:r>
      <w:r w:rsidRPr="00146924">
        <w:rPr>
          <w:rFonts w:eastAsia="Times New Roman" w:cs="Arial"/>
          <w:color w:val="FF0000"/>
          <w:shd w:val="clear" w:color="auto" w:fill="FFFFFF"/>
        </w:rPr>
        <w:fldChar w:fldCharType="end"/>
      </w:r>
      <w:r w:rsidRPr="00146924">
        <w:rPr>
          <w:rFonts w:eastAsia="Times New Roman" w:cs="Arial"/>
          <w:color w:val="FF0000"/>
          <w:shd w:val="clear" w:color="auto" w:fill="FFFFFF"/>
        </w:rPr>
        <w:t xml:space="preserve"> even after accounting for dexamethasone’s higher potency. </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diet-</w:t>
      </w:r>
      <w:r w:rsidR="00560BDD">
        <w:rPr>
          <w:color w:val="000000" w:themeColor="text1"/>
        </w:rPr>
        <w:lastRenderedPageBreak/>
        <w:t xml:space="preserve">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64"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1BC7AE9" w14:textId="2297B74F" w:rsidR="00A9184D" w:rsidRPr="00A9184D" w:rsidRDefault="00A43B68" w:rsidP="00A9184D">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A9184D" w:rsidRPr="00A9184D">
        <w:rPr>
          <w:rFonts w:ascii="Calibri" w:eastAsia="Times New Roman" w:hAnsi="Calibri" w:cs="Times New Roman"/>
          <w:noProof/>
        </w:rPr>
        <w:t xml:space="preserve">1. </w:t>
      </w:r>
      <w:r w:rsidR="00A9184D" w:rsidRPr="00A9184D">
        <w:rPr>
          <w:rFonts w:ascii="Calibri" w:eastAsia="Times New Roman" w:hAnsi="Calibri" w:cs="Times New Roman"/>
          <w:noProof/>
        </w:rPr>
        <w:tab/>
      </w:r>
      <w:r w:rsidR="00A9184D" w:rsidRPr="00A9184D">
        <w:rPr>
          <w:rFonts w:ascii="Calibri" w:eastAsia="Times New Roman" w:hAnsi="Calibri" w:cs="Times New Roman"/>
          <w:b/>
          <w:bCs/>
          <w:noProof/>
        </w:rPr>
        <w:t>Paredes S, Ribeiro L.</w:t>
      </w:r>
      <w:r w:rsidR="00A9184D" w:rsidRPr="00A9184D">
        <w:rPr>
          <w:rFonts w:ascii="Calibri" w:eastAsia="Times New Roman" w:hAnsi="Calibri" w:cs="Times New Roman"/>
          <w:noProof/>
        </w:rPr>
        <w:t xml:space="preserve"> Cortisol: the villain in Metabolic Syndrome? </w:t>
      </w:r>
      <w:r w:rsidR="00A9184D" w:rsidRPr="00A9184D">
        <w:rPr>
          <w:rFonts w:ascii="Calibri" w:eastAsia="Times New Roman" w:hAnsi="Calibri" w:cs="Times New Roman"/>
          <w:i/>
          <w:iCs/>
          <w:noProof/>
        </w:rPr>
        <w:t>Rev Assoc Med BRAs</w:t>
      </w:r>
      <w:r w:rsidR="00A9184D" w:rsidRPr="00A9184D">
        <w:rPr>
          <w:rFonts w:ascii="Calibri" w:eastAsia="Times New Roman" w:hAnsi="Calibri" w:cs="Times New Roman"/>
          <w:noProof/>
        </w:rPr>
        <w:t xml:space="preserve"> 2014;60(1):84–92.</w:t>
      </w:r>
    </w:p>
    <w:p w14:paraId="36C3F28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 </w:t>
      </w:r>
      <w:r w:rsidRPr="00A9184D">
        <w:rPr>
          <w:rFonts w:ascii="Calibri" w:eastAsia="Times New Roman" w:hAnsi="Calibri" w:cs="Times New Roman"/>
          <w:noProof/>
        </w:rPr>
        <w:tab/>
      </w:r>
      <w:r w:rsidRPr="00A9184D">
        <w:rPr>
          <w:rFonts w:ascii="Calibri" w:eastAsia="Times New Roman" w:hAnsi="Calibri" w:cs="Times New Roman"/>
          <w:b/>
          <w:bCs/>
          <w:noProof/>
        </w:rPr>
        <w:t>Overman R a., Yeh JY, Deal CL.</w:t>
      </w:r>
      <w:r w:rsidRPr="00A9184D">
        <w:rPr>
          <w:rFonts w:ascii="Calibri" w:eastAsia="Times New Roman" w:hAnsi="Calibri" w:cs="Times New Roman"/>
          <w:noProof/>
        </w:rPr>
        <w:t xml:space="preserve"> Prevalence of oral glucocorticoid usage in the United States: A general population perspective. </w:t>
      </w:r>
      <w:r w:rsidRPr="00A9184D">
        <w:rPr>
          <w:rFonts w:ascii="Calibri" w:eastAsia="Times New Roman" w:hAnsi="Calibri" w:cs="Times New Roman"/>
          <w:i/>
          <w:iCs/>
          <w:noProof/>
        </w:rPr>
        <w:t>Arthritis Care Res.</w:t>
      </w:r>
      <w:r w:rsidRPr="00A9184D">
        <w:rPr>
          <w:rFonts w:ascii="Calibri" w:eastAsia="Times New Roman" w:hAnsi="Calibri" w:cs="Times New Roman"/>
          <w:noProof/>
        </w:rPr>
        <w:t xml:space="preserve"> 2013;65(2):294–298.</w:t>
      </w:r>
    </w:p>
    <w:p w14:paraId="163BA2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 </w:t>
      </w:r>
      <w:r w:rsidRPr="00A9184D">
        <w:rPr>
          <w:rFonts w:ascii="Calibri" w:eastAsia="Times New Roman" w:hAnsi="Calibri" w:cs="Times New Roman"/>
          <w:noProof/>
        </w:rPr>
        <w:tab/>
      </w:r>
      <w:r w:rsidRPr="00A9184D">
        <w:rPr>
          <w:rFonts w:ascii="Calibri" w:eastAsia="Times New Roman" w:hAnsi="Calibri" w:cs="Times New Roman"/>
          <w:b/>
          <w:bCs/>
          <w:noProof/>
        </w:rPr>
        <w:t>Fardet L, Petersen I, Nazareth I.</w:t>
      </w:r>
      <w:r w:rsidRPr="00A9184D">
        <w:rPr>
          <w:rFonts w:ascii="Calibri" w:eastAsia="Times New Roman" w:hAnsi="Calibri" w:cs="Times New Roman"/>
          <w:noProof/>
        </w:rPr>
        <w:t xml:space="preserve"> Original article Prevalence of long-term oral </w:t>
      </w:r>
      <w:r w:rsidRPr="00A9184D">
        <w:rPr>
          <w:rFonts w:ascii="Calibri" w:eastAsia="Times New Roman" w:hAnsi="Calibri" w:cs="Times New Roman"/>
          <w:noProof/>
        </w:rPr>
        <w:lastRenderedPageBreak/>
        <w:t>glucocorticoid prescriptions in the UK over the past 20 years. 2011;(March). doi:10.1093/rheumatology/ker017.</w:t>
      </w:r>
    </w:p>
    <w:p w14:paraId="08E14BB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 </w:t>
      </w:r>
      <w:r w:rsidRPr="00A9184D">
        <w:rPr>
          <w:rFonts w:ascii="Calibri" w:eastAsia="Times New Roman" w:hAnsi="Calibri" w:cs="Times New Roman"/>
          <w:noProof/>
        </w:rPr>
        <w:tab/>
      </w:r>
      <w:r w:rsidRPr="00A9184D">
        <w:rPr>
          <w:rFonts w:ascii="Calibri" w:eastAsia="Times New Roman" w:hAnsi="Calibri" w:cs="Times New Roman"/>
          <w:b/>
          <w:bCs/>
          <w:noProof/>
        </w:rPr>
        <w:t>Hsiao C, Ph D, Cherry DK, Beatty PC, Ph D, Rechtsteiner EA, Care H.</w:t>
      </w:r>
      <w:r w:rsidRPr="00A9184D">
        <w:rPr>
          <w:rFonts w:ascii="Calibri" w:eastAsia="Times New Roman" w:hAnsi="Calibri" w:cs="Times New Roman"/>
          <w:noProof/>
        </w:rPr>
        <w:t xml:space="preserve"> National Ambulatory Medical Care Survey : 2007 Summary. 2010;(27).</w:t>
      </w:r>
    </w:p>
    <w:p w14:paraId="4622A2F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 </w:t>
      </w:r>
      <w:r w:rsidRPr="00A9184D">
        <w:rPr>
          <w:rFonts w:ascii="Calibri" w:eastAsia="Times New Roman" w:hAnsi="Calibri" w:cs="Times New Roman"/>
          <w:noProof/>
        </w:rPr>
        <w:tab/>
      </w:r>
      <w:r w:rsidRPr="00A9184D">
        <w:rPr>
          <w:rFonts w:ascii="Calibri" w:eastAsia="Times New Roman" w:hAnsi="Calibri" w:cs="Times New Roman"/>
          <w:b/>
          <w:bCs/>
          <w:noProof/>
        </w:rPr>
        <w:t>Laugesen K, Otto J, Jørgensen L, Sørensen HT, Petersen I.</w:t>
      </w:r>
      <w:r w:rsidRPr="00A9184D">
        <w:rPr>
          <w:rFonts w:ascii="Calibri" w:eastAsia="Times New Roman" w:hAnsi="Calibri" w:cs="Times New Roman"/>
          <w:noProof/>
        </w:rPr>
        <w:t xml:space="preserve"> Systemic glucocorticoid use in Denmark : a population-based prevalence study. 2017;(January 1999):1–6.</w:t>
      </w:r>
    </w:p>
    <w:p w14:paraId="39D3B94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6. </w:t>
      </w:r>
      <w:r w:rsidRPr="00A9184D">
        <w:rPr>
          <w:rFonts w:ascii="Calibri" w:eastAsia="Times New Roman" w:hAnsi="Calibri" w:cs="Times New Roman"/>
          <w:noProof/>
        </w:rPr>
        <w:tab/>
      </w:r>
      <w:r w:rsidRPr="00A9184D">
        <w:rPr>
          <w:rFonts w:ascii="Calibri" w:eastAsia="Times New Roman" w:hAnsi="Calibri" w:cs="Times New Roman"/>
          <w:b/>
          <w:bCs/>
          <w:noProof/>
        </w:rPr>
        <w:t>The GBD 2015 Obesity Collaborators.</w:t>
      </w:r>
      <w:r w:rsidRPr="00A9184D">
        <w:rPr>
          <w:rFonts w:ascii="Calibri" w:eastAsia="Times New Roman" w:hAnsi="Calibri" w:cs="Times New Roman"/>
          <w:noProof/>
        </w:rPr>
        <w:t xml:space="preserve"> Health Effects of Overweight and Obesity in 195 Countries over 25 Years. </w:t>
      </w:r>
      <w:r w:rsidRPr="00A9184D">
        <w:rPr>
          <w:rFonts w:ascii="Calibri" w:eastAsia="Times New Roman" w:hAnsi="Calibri" w:cs="Times New Roman"/>
          <w:i/>
          <w:iCs/>
          <w:noProof/>
        </w:rPr>
        <w:t>N. Engl. J. Med.</w:t>
      </w:r>
      <w:r w:rsidRPr="00A9184D">
        <w:rPr>
          <w:rFonts w:ascii="Calibri" w:eastAsia="Times New Roman" w:hAnsi="Calibri" w:cs="Times New Roman"/>
          <w:noProof/>
        </w:rPr>
        <w:t xml:space="preserve"> 2017;377(1):13–27.</w:t>
      </w:r>
    </w:p>
    <w:p w14:paraId="0A7690F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7. </w:t>
      </w:r>
      <w:r w:rsidRPr="00A9184D">
        <w:rPr>
          <w:rFonts w:ascii="Calibri" w:eastAsia="Times New Roman" w:hAnsi="Calibri" w:cs="Times New Roman"/>
          <w:noProof/>
        </w:rPr>
        <w:tab/>
      </w:r>
      <w:r w:rsidRPr="00A9184D">
        <w:rPr>
          <w:rFonts w:ascii="Calibri" w:eastAsia="Times New Roman" w:hAnsi="Calibri" w:cs="Times New Roman"/>
          <w:b/>
          <w:bCs/>
          <w:noProof/>
        </w:rPr>
        <w:t>Beaudry JL, Anna MD, Teich T, Tsushima R, Riddell MC.</w:t>
      </w:r>
      <w:r w:rsidRPr="00A9184D">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1A3F68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8. </w:t>
      </w:r>
      <w:r w:rsidRPr="00A9184D">
        <w:rPr>
          <w:rFonts w:ascii="Calibri" w:eastAsia="Times New Roman" w:hAnsi="Calibri" w:cs="Times New Roman"/>
          <w:noProof/>
        </w:rPr>
        <w:tab/>
      </w:r>
      <w:r w:rsidRPr="00A9184D">
        <w:rPr>
          <w:rFonts w:ascii="Calibri" w:eastAsia="Times New Roman" w:hAnsi="Calibri" w:cs="Times New Roman"/>
          <w:b/>
          <w:bCs/>
          <w:noProof/>
        </w:rPr>
        <w:t>Shpilberg Y, Beaudry JL, Souza AD, Campbell JE, Peckett A, Riddell MC.</w:t>
      </w:r>
      <w:r w:rsidRPr="00A9184D">
        <w:rPr>
          <w:rFonts w:ascii="Calibri" w:eastAsia="Times New Roman" w:hAnsi="Calibri" w:cs="Times New Roman"/>
          <w:noProof/>
        </w:rPr>
        <w:t xml:space="preserve"> A rodent model of rapid-onset diabetes induced by glucocorticoids and high-fat feeding. 2012;680:671–680.</w:t>
      </w:r>
    </w:p>
    <w:p w14:paraId="0A344AC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9. </w:t>
      </w:r>
      <w:r w:rsidRPr="00A9184D">
        <w:rPr>
          <w:rFonts w:ascii="Calibri" w:eastAsia="Times New Roman" w:hAnsi="Calibri" w:cs="Times New Roman"/>
          <w:noProof/>
        </w:rPr>
        <w:tab/>
      </w:r>
      <w:r w:rsidRPr="00A9184D">
        <w:rPr>
          <w:rFonts w:ascii="Calibri" w:eastAsia="Times New Roman" w:hAnsi="Calibri" w:cs="Times New Roman"/>
          <w:b/>
          <w:bCs/>
          <w:noProof/>
        </w:rPr>
        <w:t>Dardevet D, Somet C, Taillandier D, Savary I, Attaix D, Grizard J.</w:t>
      </w:r>
      <w:r w:rsidRPr="00A9184D">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A9184D">
        <w:rPr>
          <w:rFonts w:ascii="Calibri" w:eastAsia="Times New Roman" w:hAnsi="Calibri" w:cs="Times New Roman"/>
          <w:i/>
          <w:iCs/>
          <w:noProof/>
        </w:rPr>
        <w:t>J. Clin. Invest.</w:t>
      </w:r>
      <w:r w:rsidRPr="00A9184D">
        <w:rPr>
          <w:rFonts w:ascii="Calibri" w:eastAsia="Times New Roman" w:hAnsi="Calibri" w:cs="Times New Roman"/>
          <w:noProof/>
        </w:rPr>
        <w:t xml:space="preserve"> 1995;96(31):2113–2119.</w:t>
      </w:r>
    </w:p>
    <w:p w14:paraId="132518E0"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10. </w:t>
      </w:r>
      <w:r w:rsidRPr="00A9184D">
        <w:rPr>
          <w:rFonts w:ascii="Calibri" w:eastAsia="Times New Roman" w:hAnsi="Calibri" w:cs="Times New Roman"/>
          <w:noProof/>
        </w:rPr>
        <w:tab/>
      </w:r>
      <w:r w:rsidRPr="00A9184D">
        <w:rPr>
          <w:rFonts w:ascii="Calibri" w:eastAsia="Times New Roman" w:hAnsi="Calibri" w:cs="Times New Roman"/>
          <w:b/>
          <w:bCs/>
          <w:noProof/>
        </w:rPr>
        <w:t>Hochberg I, Harvey I, Tran QT, Stephenson EJ, Barkan AL, Saltiel AR, Chandler WF, Bridges D.</w:t>
      </w:r>
      <w:r w:rsidRPr="00A9184D">
        <w:rPr>
          <w:rFonts w:ascii="Calibri" w:eastAsia="Times New Roman" w:hAnsi="Calibri" w:cs="Times New Roman"/>
          <w:noProof/>
        </w:rPr>
        <w:t xml:space="preserve"> Gene expression changes in subcutaneous adipose tissue due to Cushing’s disease. </w:t>
      </w:r>
      <w:r w:rsidRPr="00A9184D">
        <w:rPr>
          <w:rFonts w:ascii="Calibri" w:eastAsia="Times New Roman" w:hAnsi="Calibri" w:cs="Times New Roman"/>
          <w:i/>
          <w:iCs/>
          <w:noProof/>
        </w:rPr>
        <w:t>J. Mol. Endocrinol.</w:t>
      </w:r>
      <w:r w:rsidRPr="00A9184D">
        <w:rPr>
          <w:rFonts w:ascii="Calibri" w:eastAsia="Times New Roman" w:hAnsi="Calibri" w:cs="Times New Roman"/>
          <w:noProof/>
        </w:rPr>
        <w:t xml:space="preserve"> 2015;55(2):81–94.</w:t>
      </w:r>
    </w:p>
    <w:p w14:paraId="1137F5E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11. </w:t>
      </w:r>
      <w:r w:rsidRPr="00A9184D">
        <w:rPr>
          <w:rFonts w:ascii="Calibri" w:eastAsia="Times New Roman" w:hAnsi="Calibri" w:cs="Times New Roman"/>
          <w:noProof/>
        </w:rPr>
        <w:tab/>
      </w:r>
      <w:r w:rsidRPr="00A9184D">
        <w:rPr>
          <w:rFonts w:ascii="Calibri" w:eastAsia="Times New Roman" w:hAnsi="Calibri" w:cs="Times New Roman"/>
          <w:b/>
          <w:bCs/>
          <w:noProof/>
        </w:rPr>
        <w:t>Schakman O, Kalista S, Barbé C, Loumaye A, Thissen JP.</w:t>
      </w:r>
      <w:r w:rsidRPr="00A9184D">
        <w:rPr>
          <w:rFonts w:ascii="Calibri" w:eastAsia="Times New Roman" w:hAnsi="Calibri" w:cs="Times New Roman"/>
          <w:noProof/>
        </w:rPr>
        <w:t xml:space="preserve"> Glucocorticoid-induced skeletal </w:t>
      </w:r>
      <w:r w:rsidRPr="00A9184D">
        <w:rPr>
          <w:rFonts w:ascii="Calibri" w:eastAsia="Times New Roman" w:hAnsi="Calibri" w:cs="Times New Roman"/>
          <w:noProof/>
        </w:rPr>
        <w:lastRenderedPageBreak/>
        <w:t xml:space="preserve">muscle atrophy </w:t>
      </w:r>
      <w:r w:rsidRPr="00A9184D">
        <w:rPr>
          <w:rFonts w:ascii="Oriya Sangam MN" w:eastAsia="Oriya Sangam MN" w:hAnsi="Oriya Sangam MN" w:cs="Oriya Sangam MN"/>
          <w:noProof/>
        </w:rPr>
        <w:t>ଝ</w:t>
      </w:r>
      <w:r w:rsidRPr="00A9184D">
        <w:rPr>
          <w:rFonts w:ascii="Calibri" w:eastAsia="Times New Roman" w:hAnsi="Calibri" w:cs="Times New Roman"/>
          <w:noProof/>
        </w:rPr>
        <w:t xml:space="preserve">. </w:t>
      </w:r>
      <w:r w:rsidRPr="00A9184D">
        <w:rPr>
          <w:rFonts w:ascii="Calibri" w:eastAsia="Times New Roman" w:hAnsi="Calibri" w:cs="Times New Roman"/>
          <w:i/>
          <w:iCs/>
          <w:noProof/>
        </w:rPr>
        <w:t>Int. J. Biochem. Cell Biol.</w:t>
      </w:r>
      <w:r w:rsidRPr="00A9184D">
        <w:rPr>
          <w:rFonts w:ascii="Calibri" w:eastAsia="Times New Roman" w:hAnsi="Calibri" w:cs="Times New Roman"/>
          <w:noProof/>
        </w:rPr>
        <w:t xml:space="preserve"> 2013;45(10):2163–2172.</w:t>
      </w:r>
    </w:p>
    <w:p w14:paraId="2AE224D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12. </w:t>
      </w:r>
      <w:r w:rsidRPr="00A9184D">
        <w:rPr>
          <w:rFonts w:ascii="Calibri" w:eastAsia="Times New Roman" w:hAnsi="Calibri" w:cs="Times New Roman"/>
          <w:noProof/>
        </w:rPr>
        <w:tab/>
      </w:r>
      <w:r w:rsidRPr="00A9184D">
        <w:rPr>
          <w:rFonts w:ascii="Calibri" w:eastAsia="Times New Roman" w:hAnsi="Calibri" w:cs="Times New Roman"/>
          <w:b/>
          <w:bCs/>
          <w:noProof/>
        </w:rPr>
        <w:t>Abad V, Chrousos GP, Reynolds JC, Nieman LK, Hill SC, Weinstein RS, Leong GM.</w:t>
      </w:r>
      <w:r w:rsidRPr="00A9184D">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40ABC327"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13. </w:t>
      </w:r>
      <w:r w:rsidRPr="00A9184D">
        <w:rPr>
          <w:rFonts w:ascii="Calibri" w:eastAsia="Times New Roman" w:hAnsi="Calibri" w:cs="Times New Roman"/>
          <w:noProof/>
        </w:rPr>
        <w:tab/>
      </w:r>
      <w:r w:rsidRPr="00A9184D">
        <w:rPr>
          <w:rFonts w:ascii="Calibri" w:eastAsia="Times New Roman" w:hAnsi="Calibri" w:cs="Times New Roman"/>
          <w:b/>
          <w:bCs/>
          <w:noProof/>
        </w:rPr>
        <w:t>Geer EB, Shen W, Gallagher D, Punyanitya M, Looker HC, Post KD, Freda PU.</w:t>
      </w:r>
      <w:r w:rsidRPr="00A9184D">
        <w:rPr>
          <w:rFonts w:ascii="Calibri" w:eastAsia="Times New Roman" w:hAnsi="Calibri" w:cs="Times New Roman"/>
          <w:noProof/>
        </w:rPr>
        <w:t xml:space="preserve"> Female Patients with Cushing ’ s Disease. 2011;73(4):469–475.</w:t>
      </w:r>
    </w:p>
    <w:p w14:paraId="186A811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14.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Pedersen SB, Møller N, Schmitz O.</w:t>
      </w:r>
      <w:r w:rsidRPr="00A9184D">
        <w:rPr>
          <w:rFonts w:ascii="Calibri" w:eastAsia="Times New Roman" w:hAnsi="Calibri" w:cs="Times New Roman"/>
          <w:noProof/>
        </w:rPr>
        <w:t xml:space="preserve"> Additive effects of cortisol and growth hormone on regional and systemic lipolysis in humans. 2004:488–494.</w:t>
      </w:r>
    </w:p>
    <w:p w14:paraId="48E7A101"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15. </w:t>
      </w:r>
      <w:r w:rsidRPr="00A9184D">
        <w:rPr>
          <w:rFonts w:ascii="Calibri" w:eastAsia="Times New Roman" w:hAnsi="Calibri" w:cs="Times New Roman"/>
          <w:noProof/>
        </w:rPr>
        <w:tab/>
      </w:r>
      <w:r w:rsidRPr="00A9184D">
        <w:rPr>
          <w:rFonts w:ascii="Calibri" w:eastAsia="Times New Roman" w:hAnsi="Calibri" w:cs="Times New Roman"/>
          <w:b/>
          <w:bCs/>
          <w:noProof/>
        </w:rPr>
        <w:t>Kršek M, Rosická M, Nedvídková J, Ková HKČ, Hána V, Marek J, Haluzík M, Lai EW, Pacák K.</w:t>
      </w:r>
      <w:r w:rsidRPr="00A9184D">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918860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16. </w:t>
      </w:r>
      <w:r w:rsidRPr="00A9184D">
        <w:rPr>
          <w:rFonts w:ascii="Calibri" w:eastAsia="Times New Roman" w:hAnsi="Calibri" w:cs="Times New Roman"/>
          <w:noProof/>
        </w:rPr>
        <w:tab/>
      </w:r>
      <w:r w:rsidRPr="00A9184D">
        <w:rPr>
          <w:rFonts w:ascii="Calibri" w:eastAsia="Times New Roman" w:hAnsi="Calibri" w:cs="Times New Roman"/>
          <w:b/>
          <w:bCs/>
          <w:noProof/>
        </w:rPr>
        <w:t>Djurhuus CB, Gravholt CH, Nielsen S, Mengel  a, Christiansen JS, Schmitz OE, Møller N.</w:t>
      </w:r>
      <w:r w:rsidRPr="00A9184D">
        <w:rPr>
          <w:rFonts w:ascii="Calibri" w:eastAsia="Times New Roman" w:hAnsi="Calibri" w:cs="Times New Roman"/>
          <w:noProof/>
        </w:rPr>
        <w:t xml:space="preserve"> Effects of cortisol on lipolysis and regional interstitial glycerol levels in humans. </w:t>
      </w:r>
      <w:r w:rsidRPr="00A9184D">
        <w:rPr>
          <w:rFonts w:ascii="Calibri" w:eastAsia="Times New Roman" w:hAnsi="Calibri" w:cs="Times New Roman"/>
          <w:i/>
          <w:iCs/>
          <w:noProof/>
        </w:rPr>
        <w:t>Am. J. Physiol. Endocrinol. Metab.</w:t>
      </w:r>
      <w:r w:rsidRPr="00A9184D">
        <w:rPr>
          <w:rFonts w:ascii="Calibri" w:eastAsia="Times New Roman" w:hAnsi="Calibri" w:cs="Times New Roman"/>
          <w:noProof/>
        </w:rPr>
        <w:t xml:space="preserve"> 2002;283(1):E172–E177.</w:t>
      </w:r>
    </w:p>
    <w:p w14:paraId="3CDB364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17. </w:t>
      </w:r>
      <w:r w:rsidRPr="00A9184D">
        <w:rPr>
          <w:rFonts w:ascii="Calibri" w:eastAsia="Times New Roman" w:hAnsi="Calibri" w:cs="Times New Roman"/>
          <w:noProof/>
        </w:rPr>
        <w:tab/>
      </w:r>
      <w:r w:rsidRPr="00A9184D">
        <w:rPr>
          <w:rFonts w:ascii="Calibri" w:eastAsia="Times New Roman" w:hAnsi="Calibri" w:cs="Times New Roman"/>
          <w:b/>
          <w:bCs/>
          <w:noProof/>
        </w:rPr>
        <w:t>Rebrin K, Steil GM, Mittelman SD, Bergman RN.</w:t>
      </w:r>
      <w:r w:rsidRPr="00A9184D">
        <w:rPr>
          <w:rFonts w:ascii="Calibri" w:eastAsia="Times New Roman" w:hAnsi="Calibri" w:cs="Times New Roman"/>
          <w:noProof/>
        </w:rPr>
        <w:t xml:space="preserve"> Causal Linkage between Insulin Suppression of Lipolysis and Suppression of Liver Glucose Output in Dogs. 1996;98(3):741–749.</w:t>
      </w:r>
    </w:p>
    <w:p w14:paraId="40BF0DC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18. </w:t>
      </w:r>
      <w:r w:rsidRPr="00A9184D">
        <w:rPr>
          <w:rFonts w:ascii="Calibri" w:eastAsia="Times New Roman" w:hAnsi="Calibri" w:cs="Times New Roman"/>
          <w:noProof/>
        </w:rPr>
        <w:tab/>
      </w:r>
      <w:r w:rsidRPr="00A9184D">
        <w:rPr>
          <w:rFonts w:ascii="Calibri" w:eastAsia="Times New Roman" w:hAnsi="Calibri" w:cs="Times New Roman"/>
          <w:b/>
          <w:bCs/>
          <w:noProof/>
        </w:rPr>
        <w:t>Zhang M, Hu T, Zhang S, Zhou L.</w:t>
      </w:r>
      <w:r w:rsidRPr="00A9184D">
        <w:rPr>
          <w:rFonts w:ascii="Calibri" w:eastAsia="Times New Roman" w:hAnsi="Calibri" w:cs="Times New Roman"/>
          <w:noProof/>
        </w:rPr>
        <w:t xml:space="preserve"> Associations of Different Adipose Tissue Depots with Insulin Resistance : A Systematic Review and Meta-analysis of Observational Studies. </w:t>
      </w:r>
      <w:r w:rsidRPr="00A9184D">
        <w:rPr>
          <w:rFonts w:ascii="Calibri" w:eastAsia="Times New Roman" w:hAnsi="Calibri" w:cs="Times New Roman"/>
          <w:i/>
          <w:iCs/>
          <w:noProof/>
        </w:rPr>
        <w:t>Nat. Publ. Gr.</w:t>
      </w:r>
      <w:r w:rsidRPr="00A9184D">
        <w:rPr>
          <w:rFonts w:ascii="Calibri" w:eastAsia="Times New Roman" w:hAnsi="Calibri" w:cs="Times New Roman"/>
          <w:noProof/>
        </w:rPr>
        <w:t xml:space="preserve"> 2015;(December):1–6.</w:t>
      </w:r>
    </w:p>
    <w:p w14:paraId="7C81458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19. </w:t>
      </w:r>
      <w:r w:rsidRPr="00A9184D">
        <w:rPr>
          <w:rFonts w:ascii="Calibri" w:eastAsia="Times New Roman" w:hAnsi="Calibri" w:cs="Times New Roman"/>
          <w:noProof/>
        </w:rPr>
        <w:tab/>
      </w:r>
      <w:r w:rsidRPr="00A9184D">
        <w:rPr>
          <w:rFonts w:ascii="Calibri" w:eastAsia="Times New Roman" w:hAnsi="Calibri" w:cs="Times New Roman"/>
          <w:b/>
          <w:bCs/>
          <w:noProof/>
        </w:rPr>
        <w:t>Dirks ML, Wall BT, Valk B Van De, Holloway TM.</w:t>
      </w:r>
      <w:r w:rsidRPr="00A9184D">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0655B7B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20. </w:t>
      </w:r>
      <w:r w:rsidRPr="00A9184D">
        <w:rPr>
          <w:rFonts w:ascii="Calibri" w:eastAsia="Times New Roman" w:hAnsi="Calibri" w:cs="Times New Roman"/>
          <w:noProof/>
        </w:rPr>
        <w:tab/>
      </w:r>
      <w:r w:rsidRPr="00A9184D">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A9184D">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2174E52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21. </w:t>
      </w:r>
      <w:r w:rsidRPr="00A9184D">
        <w:rPr>
          <w:rFonts w:ascii="Calibri" w:eastAsia="Times New Roman" w:hAnsi="Calibri" w:cs="Times New Roman"/>
          <w:noProof/>
        </w:rPr>
        <w:tab/>
      </w:r>
      <w:r w:rsidRPr="00A9184D">
        <w:rPr>
          <w:rFonts w:ascii="Calibri" w:eastAsia="Times New Roman" w:hAnsi="Calibri" w:cs="Times New Roman"/>
          <w:b/>
          <w:bCs/>
          <w:noProof/>
        </w:rPr>
        <w:t>Shen Y, Roh HC, Kumari M, Rosen ED.</w:t>
      </w:r>
      <w:r w:rsidRPr="00A9184D">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A9184D">
        <w:rPr>
          <w:rFonts w:ascii="Calibri" w:eastAsia="Times New Roman" w:hAnsi="Calibri" w:cs="Times New Roman"/>
          <w:i/>
          <w:iCs/>
          <w:noProof/>
        </w:rPr>
        <w:t>Mol. Metab.</w:t>
      </w:r>
      <w:r w:rsidRPr="00A9184D">
        <w:rPr>
          <w:rFonts w:ascii="Calibri" w:eastAsia="Times New Roman" w:hAnsi="Calibri" w:cs="Times New Roman"/>
          <w:noProof/>
        </w:rPr>
        <w:t xml:space="preserve"> 2017. doi:10.1016/j.molmet.2017.06.013.</w:t>
      </w:r>
    </w:p>
    <w:p w14:paraId="1C88F4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22. </w:t>
      </w:r>
      <w:r w:rsidRPr="00A9184D">
        <w:rPr>
          <w:rFonts w:ascii="Calibri" w:eastAsia="Times New Roman" w:hAnsi="Calibri" w:cs="Times New Roman"/>
          <w:noProof/>
        </w:rPr>
        <w:tab/>
      </w:r>
      <w:r w:rsidRPr="00A9184D">
        <w:rPr>
          <w:rFonts w:ascii="Calibri" w:eastAsia="Times New Roman" w:hAnsi="Calibri" w:cs="Times New Roman"/>
          <w:b/>
          <w:bCs/>
          <w:noProof/>
        </w:rPr>
        <w:t>Morgan SA, McCabe EL, Gathercole LL, Hassan-Smith ZK, Larner DP, Bujalska IJ, Stewart PM, Tomlinson JW, Lavery GG.</w:t>
      </w:r>
      <w:r w:rsidRPr="00A9184D">
        <w:rPr>
          <w:rFonts w:ascii="Calibri" w:eastAsia="Times New Roman" w:hAnsi="Calibri" w:cs="Times New Roman"/>
          <w:noProof/>
        </w:rPr>
        <w:t xml:space="preserve"> 11β-HSD1 is the major regulator of the tissue-specific effects of circulating glucocorticoid excess.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2014. doi:10.1073/pnas.1323681111.</w:t>
      </w:r>
    </w:p>
    <w:p w14:paraId="4D159D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23. </w:t>
      </w:r>
      <w:r w:rsidRPr="00A9184D">
        <w:rPr>
          <w:rFonts w:ascii="Calibri" w:eastAsia="Times New Roman" w:hAnsi="Calibri" w:cs="Times New Roman"/>
          <w:noProof/>
        </w:rPr>
        <w:tab/>
      </w:r>
      <w:r w:rsidRPr="00A9184D">
        <w:rPr>
          <w:rFonts w:ascii="Calibri" w:eastAsia="Times New Roman" w:hAnsi="Calibri" w:cs="Times New Roman"/>
          <w:b/>
          <w:bCs/>
          <w:noProof/>
        </w:rPr>
        <w:t>Wang Y, Yan C, Liu L, Wang W, Du H, Fan W, Lutfy K, Jiang M, Friedman TC, Liu Y.</w:t>
      </w:r>
      <w:r w:rsidRPr="00A9184D">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A9184D">
        <w:rPr>
          <w:rFonts w:ascii="Calibri" w:eastAsia="Times New Roman" w:hAnsi="Calibri" w:cs="Times New Roman"/>
          <w:i/>
          <w:iCs/>
          <w:noProof/>
        </w:rPr>
        <w:t>AJP Endocrinol. Metab.</w:t>
      </w:r>
      <w:r w:rsidRPr="00A9184D">
        <w:rPr>
          <w:rFonts w:ascii="Calibri" w:eastAsia="Times New Roman" w:hAnsi="Calibri" w:cs="Times New Roman"/>
          <w:noProof/>
        </w:rPr>
        <w:t xml:space="preserve"> 2014;308(1):E84–E95.</w:t>
      </w:r>
    </w:p>
    <w:p w14:paraId="51479E7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24. </w:t>
      </w:r>
      <w:r w:rsidRPr="00A9184D">
        <w:rPr>
          <w:rFonts w:ascii="Calibri" w:eastAsia="Times New Roman" w:hAnsi="Calibri" w:cs="Times New Roman"/>
          <w:noProof/>
        </w:rPr>
        <w:tab/>
      </w:r>
      <w:r w:rsidRPr="00A9184D">
        <w:rPr>
          <w:rFonts w:ascii="Calibri" w:eastAsia="Times New Roman" w:hAnsi="Calibri" w:cs="Times New Roman"/>
          <w:b/>
          <w:bCs/>
          <w:noProof/>
        </w:rPr>
        <w:t>McGuinness OP, Ayala JE, Laughlin MR, Wasserman DH.</w:t>
      </w:r>
      <w:r w:rsidRPr="00A9184D">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A9184D">
        <w:rPr>
          <w:rFonts w:ascii="Calibri" w:eastAsia="Times New Roman" w:hAnsi="Calibri" w:cs="Times New Roman"/>
          <w:i/>
          <w:iCs/>
          <w:noProof/>
        </w:rPr>
        <w:t>Am. J. Physiol. - Endocrinol. Metab.</w:t>
      </w:r>
      <w:r w:rsidRPr="00A9184D">
        <w:rPr>
          <w:rFonts w:ascii="Calibri" w:eastAsia="Times New Roman" w:hAnsi="Calibri" w:cs="Times New Roman"/>
          <w:noProof/>
        </w:rPr>
        <w:t xml:space="preserve"> 2009;297(4).</w:t>
      </w:r>
    </w:p>
    <w:p w14:paraId="43976E8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lastRenderedPageBreak/>
        <w:t xml:space="preserve">25. </w:t>
      </w:r>
      <w:r w:rsidRPr="00A9184D">
        <w:rPr>
          <w:rFonts w:ascii="Calibri" w:eastAsia="Times New Roman" w:hAnsi="Calibri" w:cs="Times New Roman"/>
          <w:noProof/>
        </w:rPr>
        <w:tab/>
      </w:r>
      <w:r w:rsidRPr="00A9184D">
        <w:rPr>
          <w:rFonts w:ascii="Calibri" w:eastAsia="Times New Roman" w:hAnsi="Calibri" w:cs="Times New Roman"/>
          <w:b/>
          <w:bCs/>
          <w:noProof/>
        </w:rPr>
        <w:t>Ayala JE, Bracy DP, Mcguinness OP, Wasserman DH.</w:t>
      </w:r>
      <w:r w:rsidRPr="00A9184D">
        <w:rPr>
          <w:rFonts w:ascii="Calibri" w:eastAsia="Times New Roman" w:hAnsi="Calibri" w:cs="Times New Roman"/>
          <w:noProof/>
        </w:rPr>
        <w:t xml:space="preserve"> Considerations in the Design of Hyperinsulinemic- Euglycemic Clamps in the Conscious Mouse. 2006;(October 2005).</w:t>
      </w:r>
    </w:p>
    <w:p w14:paraId="23784AC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26. </w:t>
      </w:r>
      <w:r w:rsidRPr="00A9184D">
        <w:rPr>
          <w:rFonts w:ascii="Calibri" w:eastAsia="Times New Roman" w:hAnsi="Calibri" w:cs="Times New Roman"/>
          <w:noProof/>
        </w:rPr>
        <w:tab/>
      </w:r>
      <w:r w:rsidRPr="00A9184D">
        <w:rPr>
          <w:rFonts w:ascii="Calibri" w:eastAsia="Times New Roman" w:hAnsi="Calibri" w:cs="Times New Roman"/>
          <w:b/>
          <w:bCs/>
          <w:noProof/>
        </w:rPr>
        <w:t>Halseth AMYE, Bracy DP, Wasserman DH, Amy E, Bracy DP, David H.</w:t>
      </w:r>
      <w:r w:rsidRPr="00A9184D">
        <w:rPr>
          <w:rFonts w:ascii="Calibri" w:eastAsia="Times New Roman" w:hAnsi="Calibri" w:cs="Times New Roman"/>
          <w:noProof/>
        </w:rPr>
        <w:t xml:space="preserve"> Overexpression of hexokinase II increases insulin- and exercise-stimulated muscle glucose uptake in vivo. 1999.</w:t>
      </w:r>
    </w:p>
    <w:p w14:paraId="58DA437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27. </w:t>
      </w:r>
      <w:r w:rsidRPr="00A9184D">
        <w:rPr>
          <w:rFonts w:ascii="Calibri" w:eastAsia="Times New Roman" w:hAnsi="Calibri" w:cs="Times New Roman"/>
          <w:noProof/>
        </w:rPr>
        <w:tab/>
      </w:r>
      <w:r w:rsidRPr="00A9184D">
        <w:rPr>
          <w:rFonts w:ascii="Calibri" w:eastAsia="Times New Roman" w:hAnsi="Calibri" w:cs="Times New Roman"/>
          <w:b/>
          <w:bCs/>
          <w:noProof/>
        </w:rPr>
        <w:t>Kraegen E, James D, Jenkins A, Chisholm D.</w:t>
      </w:r>
      <w:r w:rsidRPr="00A9184D">
        <w:rPr>
          <w:rFonts w:ascii="Calibri" w:eastAsia="Times New Roman" w:hAnsi="Calibri" w:cs="Times New Roman"/>
          <w:noProof/>
        </w:rPr>
        <w:t xml:space="preserve"> Dose-response curves for in vivo insulin sensitivity in individual tissues in rats. </w:t>
      </w:r>
      <w:r w:rsidRPr="00A9184D">
        <w:rPr>
          <w:rFonts w:ascii="Calibri" w:eastAsia="Times New Roman" w:hAnsi="Calibri" w:cs="Times New Roman"/>
          <w:i/>
          <w:iCs/>
          <w:noProof/>
        </w:rPr>
        <w:t>Am. Physiol. Soc.</w:t>
      </w:r>
      <w:r w:rsidRPr="00A9184D">
        <w:rPr>
          <w:rFonts w:ascii="Calibri" w:eastAsia="Times New Roman" w:hAnsi="Calibri" w:cs="Times New Roman"/>
          <w:noProof/>
        </w:rPr>
        <w:t xml:space="preserve"> 1985;(248):E353–E362.</w:t>
      </w:r>
    </w:p>
    <w:p w14:paraId="485AC7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28. </w:t>
      </w:r>
      <w:r w:rsidRPr="00A9184D">
        <w:rPr>
          <w:rFonts w:ascii="Calibri" w:eastAsia="Times New Roman" w:hAnsi="Calibri" w:cs="Times New Roman"/>
          <w:noProof/>
        </w:rPr>
        <w:tab/>
      </w:r>
      <w:r w:rsidRPr="00A9184D">
        <w:rPr>
          <w:rFonts w:ascii="Calibri" w:eastAsia="Times New Roman" w:hAnsi="Calibri" w:cs="Times New Roman"/>
          <w:b/>
          <w:bCs/>
          <w:noProof/>
        </w:rPr>
        <w:t>Chiang S-H, Chang L SA.</w:t>
      </w:r>
      <w:r w:rsidRPr="00A9184D">
        <w:rPr>
          <w:rFonts w:ascii="Calibri" w:eastAsia="Times New Roman" w:hAnsi="Calibri" w:cs="Times New Roman"/>
          <w:noProof/>
        </w:rPr>
        <w:t xml:space="preserve"> TC10 and Insulin </w:t>
      </w:r>
      <w:r w:rsidRPr="00A9184D">
        <w:rPr>
          <w:rFonts w:ascii="Calibri" w:eastAsia="Calibri" w:hAnsi="Calibri" w:cs="Calibri"/>
          <w:noProof/>
        </w:rPr>
        <w:t>‐</w:t>
      </w:r>
      <w:r w:rsidRPr="00A9184D">
        <w:rPr>
          <w:rFonts w:ascii="Calibri" w:eastAsia="Times New Roman" w:hAnsi="Calibri" w:cs="Times New Roman"/>
          <w:noProof/>
        </w:rPr>
        <w:t xml:space="preserve"> Stimulated Glucose Transport. 2002;406(6):1257–1262.</w:t>
      </w:r>
    </w:p>
    <w:p w14:paraId="5D933EF9"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29. </w:t>
      </w:r>
      <w:r w:rsidRPr="00A9184D">
        <w:rPr>
          <w:rFonts w:ascii="Calibri" w:eastAsia="Times New Roman" w:hAnsi="Calibri" w:cs="Times New Roman"/>
          <w:noProof/>
        </w:rPr>
        <w:tab/>
      </w:r>
      <w:r w:rsidRPr="00A9184D">
        <w:rPr>
          <w:rFonts w:ascii="Calibri" w:eastAsia="Times New Roman" w:hAnsi="Calibri" w:cs="Times New Roman"/>
          <w:b/>
          <w:bCs/>
          <w:noProof/>
        </w:rPr>
        <w:t>Lu B, Bridges D, Yang Y, Fisher K, Cheng A, Chang L, Meng ZX, Lin JD, Downes M, Yu RT, Liddle C, Evans RM, Saltiel AR.</w:t>
      </w:r>
      <w:r w:rsidRPr="00A9184D">
        <w:rPr>
          <w:rFonts w:ascii="Calibri" w:eastAsia="Times New Roman" w:hAnsi="Calibri" w:cs="Times New Roman"/>
          <w:noProof/>
        </w:rPr>
        <w:t xml:space="preserve"> Metabolic crosstalk: Molecular links between glycogen and lipid metabolism in obesity.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2014;63(9):2935–2948.</w:t>
      </w:r>
    </w:p>
    <w:p w14:paraId="74E3BCF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30. </w:t>
      </w:r>
      <w:r w:rsidRPr="00A9184D">
        <w:rPr>
          <w:rFonts w:ascii="Calibri" w:eastAsia="Times New Roman" w:hAnsi="Calibri" w:cs="Times New Roman"/>
          <w:noProof/>
        </w:rPr>
        <w:tab/>
      </w:r>
      <w:r w:rsidRPr="00A9184D">
        <w:rPr>
          <w:rFonts w:ascii="Calibri" w:eastAsia="Times New Roman" w:hAnsi="Calibri" w:cs="Times New Roman"/>
          <w:b/>
          <w:bCs/>
          <w:noProof/>
        </w:rPr>
        <w:t>Rockall A, Sohaib S, Evans D, Kaltsas G, Isidori A, Monson J, Besser G, Grossman A, Reznek R.</w:t>
      </w:r>
      <w:r w:rsidRPr="00A9184D">
        <w:rPr>
          <w:rFonts w:ascii="Calibri" w:eastAsia="Times New Roman" w:hAnsi="Calibri" w:cs="Times New Roman"/>
          <w:noProof/>
        </w:rPr>
        <w:t xml:space="preserve"> Hepatic steatosis in Cushing’s syndrome: a radiological assessment using computed tomography. </w:t>
      </w:r>
      <w:r w:rsidRPr="00A9184D">
        <w:rPr>
          <w:rFonts w:ascii="Calibri" w:eastAsia="Times New Roman" w:hAnsi="Calibri" w:cs="Times New Roman"/>
          <w:i/>
          <w:iCs/>
          <w:noProof/>
        </w:rPr>
        <w:t>Eur. J. Endocrinol.</w:t>
      </w:r>
      <w:r w:rsidRPr="00A9184D">
        <w:rPr>
          <w:rFonts w:ascii="Calibri" w:eastAsia="Times New Roman" w:hAnsi="Calibri" w:cs="Times New Roman"/>
          <w:noProof/>
        </w:rPr>
        <w:t xml:space="preserve"> 2003;149:543–548.</w:t>
      </w:r>
    </w:p>
    <w:p w14:paraId="5FD4EF6C"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31. </w:t>
      </w:r>
      <w:r w:rsidRPr="00A9184D">
        <w:rPr>
          <w:rFonts w:ascii="Calibri" w:eastAsia="Times New Roman" w:hAnsi="Calibri" w:cs="Times New Roman"/>
          <w:noProof/>
        </w:rPr>
        <w:tab/>
      </w:r>
      <w:r w:rsidRPr="00A9184D">
        <w:rPr>
          <w:rFonts w:ascii="Calibri" w:eastAsia="Times New Roman" w:hAnsi="Calibri" w:cs="Times New Roman"/>
          <w:b/>
          <w:bCs/>
          <w:noProof/>
        </w:rPr>
        <w:t>Wanless I, Lentz J.</w:t>
      </w:r>
      <w:r w:rsidRPr="00A9184D">
        <w:rPr>
          <w:rFonts w:ascii="Calibri" w:eastAsia="Times New Roman" w:hAnsi="Calibri" w:cs="Times New Roman"/>
          <w:noProof/>
        </w:rPr>
        <w:t xml:space="preserve"> Fatty Liver Hepatitis ( Steatohepatitis ) and Obesity : An Autopsy Study with Analysis of Risk Factors. </w:t>
      </w:r>
      <w:r w:rsidRPr="00A9184D">
        <w:rPr>
          <w:rFonts w:ascii="Calibri" w:eastAsia="Times New Roman" w:hAnsi="Calibri" w:cs="Times New Roman"/>
          <w:i/>
          <w:iCs/>
          <w:noProof/>
        </w:rPr>
        <w:t>Hepatology</w:t>
      </w:r>
      <w:r w:rsidRPr="00A9184D">
        <w:rPr>
          <w:rFonts w:ascii="Calibri" w:eastAsia="Times New Roman" w:hAnsi="Calibri" w:cs="Times New Roman"/>
          <w:noProof/>
        </w:rPr>
        <w:t xml:space="preserve"> 1990;12(5):1106–1110.</w:t>
      </w:r>
    </w:p>
    <w:p w14:paraId="06F1FC2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32. </w:t>
      </w:r>
      <w:r w:rsidRPr="00A9184D">
        <w:rPr>
          <w:rFonts w:ascii="Calibri" w:eastAsia="Times New Roman" w:hAnsi="Calibri" w:cs="Times New Roman"/>
          <w:noProof/>
        </w:rPr>
        <w:tab/>
      </w:r>
      <w:r w:rsidRPr="00A9184D">
        <w:rPr>
          <w:rFonts w:ascii="Calibri" w:eastAsia="Times New Roman" w:hAnsi="Calibri" w:cs="Times New Roman"/>
          <w:b/>
          <w:bCs/>
          <w:noProof/>
        </w:rPr>
        <w:t>Haber RS, Weinstein SP.</w:t>
      </w:r>
      <w:r w:rsidRPr="00A9184D">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0C62DF3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33. </w:t>
      </w:r>
      <w:r w:rsidRPr="00A9184D">
        <w:rPr>
          <w:rFonts w:ascii="Calibri" w:eastAsia="Times New Roman" w:hAnsi="Calibri" w:cs="Times New Roman"/>
          <w:noProof/>
        </w:rPr>
        <w:tab/>
      </w:r>
      <w:r w:rsidRPr="00A9184D">
        <w:rPr>
          <w:rFonts w:ascii="Calibri" w:eastAsia="Times New Roman" w:hAnsi="Calibri" w:cs="Times New Roman"/>
          <w:b/>
          <w:bCs/>
          <w:noProof/>
        </w:rPr>
        <w:t>Roussel D, Dumas JF, Augeraud A, Douay O, Foussard F, Malthiéry Y, Simard G, Ritz P.</w:t>
      </w:r>
      <w:r w:rsidRPr="00A9184D">
        <w:rPr>
          <w:rFonts w:ascii="Calibri" w:eastAsia="Times New Roman" w:hAnsi="Calibri" w:cs="Times New Roman"/>
          <w:noProof/>
        </w:rPr>
        <w:t xml:space="preserve"> Dexamethasone treatment specifically increases the basal proton conductance of rat </w:t>
      </w:r>
      <w:r w:rsidRPr="00A9184D">
        <w:rPr>
          <w:rFonts w:ascii="Calibri" w:eastAsia="Times New Roman" w:hAnsi="Calibri" w:cs="Times New Roman"/>
          <w:noProof/>
        </w:rPr>
        <w:lastRenderedPageBreak/>
        <w:t xml:space="preserve">liver mitochondria. </w:t>
      </w:r>
      <w:r w:rsidRPr="00A9184D">
        <w:rPr>
          <w:rFonts w:ascii="Calibri" w:eastAsia="Times New Roman" w:hAnsi="Calibri" w:cs="Times New Roman"/>
          <w:i/>
          <w:iCs/>
          <w:noProof/>
        </w:rPr>
        <w:t>FEBS Lett.</w:t>
      </w:r>
      <w:r w:rsidRPr="00A9184D">
        <w:rPr>
          <w:rFonts w:ascii="Calibri" w:eastAsia="Times New Roman" w:hAnsi="Calibri" w:cs="Times New Roman"/>
          <w:noProof/>
        </w:rPr>
        <w:t xml:space="preserve"> 2003;541(1–3):75–79.</w:t>
      </w:r>
    </w:p>
    <w:p w14:paraId="481A67FF"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34. </w:t>
      </w:r>
      <w:r w:rsidRPr="00A9184D">
        <w:rPr>
          <w:rFonts w:ascii="Calibri" w:eastAsia="Times New Roman" w:hAnsi="Calibri" w:cs="Times New Roman"/>
          <w:noProof/>
        </w:rPr>
        <w:tab/>
      </w:r>
      <w:r w:rsidRPr="00A9184D">
        <w:rPr>
          <w:rFonts w:ascii="Calibri" w:eastAsia="Times New Roman" w:hAnsi="Calibri" w:cs="Times New Roman"/>
          <w:b/>
          <w:bCs/>
          <w:noProof/>
        </w:rPr>
        <w:t>Edgerton DS, Kraft G, Smith M, Farmer B, Williams PE, Coate KC, Printz RL, Brien RMO, Cherrington AD.</w:t>
      </w:r>
      <w:r w:rsidRPr="00A9184D">
        <w:rPr>
          <w:rFonts w:ascii="Calibri" w:eastAsia="Times New Roman" w:hAnsi="Calibri" w:cs="Times New Roman"/>
          <w:noProof/>
        </w:rPr>
        <w:t xml:space="preserve"> Insulin ’ s direct hepatic effect explains the inhibition of glucose production caused by insulin secretion. 2017;2(6):1–14.</w:t>
      </w:r>
    </w:p>
    <w:p w14:paraId="381476C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35. </w:t>
      </w:r>
      <w:r w:rsidRPr="00A9184D">
        <w:rPr>
          <w:rFonts w:ascii="Calibri" w:eastAsia="Times New Roman" w:hAnsi="Calibri" w:cs="Times New Roman"/>
          <w:noProof/>
        </w:rPr>
        <w:tab/>
      </w:r>
      <w:r w:rsidRPr="00A9184D">
        <w:rPr>
          <w:rFonts w:ascii="Calibri" w:eastAsia="Times New Roman" w:hAnsi="Calibri" w:cs="Times New Roman"/>
          <w:b/>
          <w:bCs/>
          <w:noProof/>
        </w:rPr>
        <w:t>Gastaldelli A, Harrison SA, Belfort-aguilar R, Hardies LJ, Balas B, Schenker S, Cusi K.</w:t>
      </w:r>
      <w:r w:rsidRPr="00A9184D">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041CB1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36. </w:t>
      </w:r>
      <w:r w:rsidRPr="00A9184D">
        <w:rPr>
          <w:rFonts w:ascii="Calibri" w:eastAsia="Times New Roman" w:hAnsi="Calibri" w:cs="Times New Roman"/>
          <w:noProof/>
        </w:rPr>
        <w:tab/>
      </w:r>
      <w:r w:rsidRPr="00A9184D">
        <w:rPr>
          <w:rFonts w:ascii="Calibri" w:eastAsia="Times New Roman" w:hAnsi="Calibri" w:cs="Times New Roman"/>
          <w:b/>
          <w:bCs/>
          <w:noProof/>
        </w:rPr>
        <w:t>Gaidhu MP, Anthony NM, Patel P, Hawke TJ, Ceddia RB.</w:t>
      </w:r>
      <w:r w:rsidRPr="00A9184D">
        <w:rPr>
          <w:rFonts w:ascii="Calibri" w:eastAsia="Times New Roman" w:hAnsi="Calibri" w:cs="Times New Roman"/>
          <w:noProof/>
        </w:rPr>
        <w:t xml:space="preserve"> Dysregulation of lipolysis and lipid metabolism in visceral and subcutaneous adipocytes by high-fat diet: role of ATGL, HSL, and AMPK. </w:t>
      </w:r>
      <w:r w:rsidRPr="00A9184D">
        <w:rPr>
          <w:rFonts w:ascii="Calibri" w:eastAsia="Times New Roman" w:hAnsi="Calibri" w:cs="Times New Roman"/>
          <w:i/>
          <w:iCs/>
          <w:noProof/>
        </w:rPr>
        <w:t>Am. J. Physiol. - Cell Physiol.</w:t>
      </w:r>
      <w:r w:rsidRPr="00A9184D">
        <w:rPr>
          <w:rFonts w:ascii="Calibri" w:eastAsia="Times New Roman" w:hAnsi="Calibri" w:cs="Times New Roman"/>
          <w:noProof/>
        </w:rPr>
        <w:t xml:space="preserve"> 2010;298(4):C961–C971.</w:t>
      </w:r>
    </w:p>
    <w:p w14:paraId="5BC4828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37. </w:t>
      </w:r>
      <w:r w:rsidRPr="00A9184D">
        <w:rPr>
          <w:rFonts w:ascii="Calibri" w:eastAsia="Times New Roman" w:hAnsi="Calibri" w:cs="Times New Roman"/>
          <w:noProof/>
        </w:rPr>
        <w:tab/>
      </w:r>
      <w:r w:rsidRPr="00A9184D">
        <w:rPr>
          <w:rFonts w:ascii="Calibri" w:eastAsia="Times New Roman" w:hAnsi="Calibri" w:cs="Times New Roman"/>
          <w:b/>
          <w:bCs/>
          <w:noProof/>
        </w:rPr>
        <w:t>Burke SJ, Batdorf HM, Eder AE, Karlstad MD, Burk DH, Noland RC, Floyd ZE, Collier JJ.</w:t>
      </w:r>
      <w:r w:rsidRPr="00A9184D">
        <w:rPr>
          <w:rFonts w:ascii="Calibri" w:eastAsia="Times New Roman" w:hAnsi="Calibri" w:cs="Times New Roman"/>
          <w:noProof/>
        </w:rPr>
        <w:t xml:space="preserve"> Oral Corticosterone Administration Reduces Insulitis but Promotes Insulin Resistance and Hyperglycemia in Male Nonobese Diabetic Mice. </w:t>
      </w:r>
      <w:r w:rsidRPr="00A9184D">
        <w:rPr>
          <w:rFonts w:ascii="Calibri" w:eastAsia="Times New Roman" w:hAnsi="Calibri" w:cs="Times New Roman"/>
          <w:i/>
          <w:iCs/>
          <w:noProof/>
        </w:rPr>
        <w:t>Am. J. Pathol.</w:t>
      </w:r>
      <w:r w:rsidRPr="00A9184D">
        <w:rPr>
          <w:rFonts w:ascii="Calibri" w:eastAsia="Times New Roman" w:hAnsi="Calibri" w:cs="Times New Roman"/>
          <w:noProof/>
        </w:rPr>
        <w:t xml:space="preserve"> 2017;187(3):614–626.</w:t>
      </w:r>
    </w:p>
    <w:p w14:paraId="1CD138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38. </w:t>
      </w:r>
      <w:r w:rsidRPr="00A9184D">
        <w:rPr>
          <w:rFonts w:ascii="Calibri" w:eastAsia="Times New Roman" w:hAnsi="Calibri" w:cs="Times New Roman"/>
          <w:noProof/>
        </w:rPr>
        <w:tab/>
      </w:r>
      <w:r w:rsidRPr="00A9184D">
        <w:rPr>
          <w:rFonts w:ascii="Calibri" w:eastAsia="Times New Roman" w:hAnsi="Calibri" w:cs="Times New Roman"/>
          <w:b/>
          <w:bCs/>
          <w:noProof/>
        </w:rPr>
        <w:t>D’souza AM, Beaudry JL, Szigiato AA, Trumble SJ, Snook LA, Bonen A, Giacca A, Riddell MC.</w:t>
      </w:r>
      <w:r w:rsidRPr="00A9184D">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A9184D">
        <w:rPr>
          <w:rFonts w:ascii="Calibri" w:eastAsia="Times New Roman" w:hAnsi="Calibri" w:cs="Times New Roman"/>
          <w:i/>
          <w:iCs/>
          <w:noProof/>
        </w:rPr>
        <w:t>Am. J. Physiol. Gastrointest. Liver Physiol.</w:t>
      </w:r>
      <w:r w:rsidRPr="00A9184D">
        <w:rPr>
          <w:rFonts w:ascii="Calibri" w:eastAsia="Times New Roman" w:hAnsi="Calibri" w:cs="Times New Roman"/>
          <w:noProof/>
        </w:rPr>
        <w:t xml:space="preserve"> 2012;302:850–863.</w:t>
      </w:r>
    </w:p>
    <w:p w14:paraId="2166330E"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39. </w:t>
      </w:r>
      <w:r w:rsidRPr="00A9184D">
        <w:rPr>
          <w:rFonts w:ascii="Calibri" w:eastAsia="Times New Roman" w:hAnsi="Calibri" w:cs="Times New Roman"/>
          <w:noProof/>
        </w:rPr>
        <w:tab/>
      </w:r>
      <w:r w:rsidRPr="00A9184D">
        <w:rPr>
          <w:rFonts w:ascii="Calibri" w:eastAsia="Times New Roman" w:hAnsi="Calibri" w:cs="Times New Roman"/>
          <w:b/>
          <w:bCs/>
          <w:noProof/>
        </w:rPr>
        <w:t>Nurjhan N, Consoli A, Gerich J.</w:t>
      </w:r>
      <w:r w:rsidRPr="00A9184D">
        <w:rPr>
          <w:rFonts w:ascii="Calibri" w:eastAsia="Times New Roman" w:hAnsi="Calibri" w:cs="Times New Roman"/>
          <w:noProof/>
        </w:rPr>
        <w:t xml:space="preserve"> Increased Lipolysis and Its Consequences on Gluconeogenesis in Non-insulin-dependent Diabetes Mellitus. 1992;89(January):169–175.</w:t>
      </w:r>
    </w:p>
    <w:p w14:paraId="68C165D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40. </w:t>
      </w:r>
      <w:r w:rsidRPr="00A9184D">
        <w:rPr>
          <w:rFonts w:ascii="Calibri" w:eastAsia="Times New Roman" w:hAnsi="Calibri" w:cs="Times New Roman"/>
          <w:noProof/>
        </w:rPr>
        <w:tab/>
      </w:r>
      <w:r w:rsidRPr="00A9184D">
        <w:rPr>
          <w:rFonts w:ascii="Calibri" w:eastAsia="Times New Roman" w:hAnsi="Calibri" w:cs="Times New Roman"/>
          <w:b/>
          <w:bCs/>
          <w:noProof/>
        </w:rPr>
        <w:t>Nurjhan N, Campbell PJ, Kennedy FP, Miles JM, Gerich JE.</w:t>
      </w:r>
      <w:r w:rsidRPr="00A9184D">
        <w:rPr>
          <w:rFonts w:ascii="Calibri" w:eastAsia="Times New Roman" w:hAnsi="Calibri" w:cs="Times New Roman"/>
          <w:noProof/>
        </w:rPr>
        <w:t xml:space="preserve"> Insulin Dose-Response </w:t>
      </w:r>
      <w:r w:rsidRPr="00A9184D">
        <w:rPr>
          <w:rFonts w:ascii="Calibri" w:eastAsia="Times New Roman" w:hAnsi="Calibri" w:cs="Times New Roman"/>
          <w:noProof/>
        </w:rPr>
        <w:lastRenderedPageBreak/>
        <w:t>Characteristics for Suppression of Glycerol Release and Conversion to Glucose in Humans. 1986;35(December):1326–1331.</w:t>
      </w:r>
    </w:p>
    <w:p w14:paraId="5E6CED6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41. </w:t>
      </w:r>
      <w:r w:rsidRPr="00A9184D">
        <w:rPr>
          <w:rFonts w:ascii="Calibri" w:eastAsia="Times New Roman" w:hAnsi="Calibri" w:cs="Times New Roman"/>
          <w:noProof/>
        </w:rPr>
        <w:tab/>
      </w:r>
      <w:r w:rsidRPr="00A9184D">
        <w:rPr>
          <w:rFonts w:ascii="Calibri" w:eastAsia="Times New Roman" w:hAnsi="Calibri" w:cs="Times New Roman"/>
          <w:b/>
          <w:bCs/>
          <w:noProof/>
        </w:rPr>
        <w:t>Perry RJ, Peng L, Abulizi A, Kennedy L, Cline GW, Shulman GI.</w:t>
      </w:r>
      <w:r w:rsidRPr="00A9184D">
        <w:rPr>
          <w:rFonts w:ascii="Calibri" w:eastAsia="Times New Roman" w:hAnsi="Calibri" w:cs="Times New Roman"/>
          <w:noProof/>
        </w:rPr>
        <w:t xml:space="preserve"> Mechanism for leptin ’ s acute insulin-independent effect to reverse diabetic ketoacidosis. 2017;127(2):657–669.</w:t>
      </w:r>
    </w:p>
    <w:p w14:paraId="13DD6643"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42. </w:t>
      </w:r>
      <w:r w:rsidRPr="00A9184D">
        <w:rPr>
          <w:rFonts w:ascii="Calibri" w:eastAsia="Times New Roman" w:hAnsi="Calibri" w:cs="Times New Roman"/>
          <w:noProof/>
        </w:rPr>
        <w:tab/>
      </w:r>
      <w:r w:rsidRPr="00A9184D">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A9184D">
        <w:rPr>
          <w:rFonts w:ascii="Calibri" w:eastAsia="Times New Roman" w:hAnsi="Calibri" w:cs="Times New Roman"/>
          <w:noProof/>
        </w:rPr>
        <w:t xml:space="preserve"> Hepatic Acetyl CoA Links Adipose Tissue Inflammation to Hepatic Insulin Resistance and Type 2 Diabetes. </w:t>
      </w:r>
      <w:r w:rsidRPr="00A9184D">
        <w:rPr>
          <w:rFonts w:ascii="Calibri" w:eastAsia="Times New Roman" w:hAnsi="Calibri" w:cs="Times New Roman"/>
          <w:i/>
          <w:iCs/>
          <w:noProof/>
        </w:rPr>
        <w:t>Cell</w:t>
      </w:r>
      <w:r w:rsidRPr="00A9184D">
        <w:rPr>
          <w:rFonts w:ascii="Calibri" w:eastAsia="Times New Roman" w:hAnsi="Calibri" w:cs="Times New Roman"/>
          <w:noProof/>
        </w:rPr>
        <w:t xml:space="preserve"> 2015;160(4):745–758.</w:t>
      </w:r>
    </w:p>
    <w:p w14:paraId="2FA8CEE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43. </w:t>
      </w:r>
      <w:r w:rsidRPr="00A9184D">
        <w:rPr>
          <w:rFonts w:ascii="Calibri" w:eastAsia="Times New Roman" w:hAnsi="Calibri" w:cs="Times New Roman"/>
          <w:noProof/>
        </w:rPr>
        <w:tab/>
      </w:r>
      <w:r w:rsidRPr="00A9184D">
        <w:rPr>
          <w:rFonts w:ascii="Calibri" w:eastAsia="Times New Roman" w:hAnsi="Calibri" w:cs="Times New Roman"/>
          <w:b/>
          <w:bCs/>
          <w:noProof/>
        </w:rPr>
        <w:t>Williamson JR, Kreisberg RA, Felts PW.</w:t>
      </w:r>
      <w:r w:rsidRPr="00A9184D">
        <w:rPr>
          <w:rFonts w:ascii="Calibri" w:eastAsia="Times New Roman" w:hAnsi="Calibri" w:cs="Times New Roman"/>
          <w:noProof/>
        </w:rPr>
        <w:t xml:space="preserve"> Mechanism for the stimulation of gluconeogenesis by fatty acids in perfused rat liver. </w:t>
      </w:r>
      <w:r w:rsidRPr="00A9184D">
        <w:rPr>
          <w:rFonts w:ascii="Calibri" w:eastAsia="Times New Roman" w:hAnsi="Calibri" w:cs="Times New Roman"/>
          <w:i/>
          <w:iCs/>
          <w:noProof/>
        </w:rPr>
        <w:t>Proc. Natl. Acad. Sci. U. S. A.</w:t>
      </w:r>
      <w:r w:rsidRPr="00A9184D">
        <w:rPr>
          <w:rFonts w:ascii="Calibri" w:eastAsia="Times New Roman" w:hAnsi="Calibri" w:cs="Times New Roman"/>
          <w:noProof/>
        </w:rPr>
        <w:t xml:space="preserve"> 1966;56(1):247–54.</w:t>
      </w:r>
    </w:p>
    <w:p w14:paraId="7A15BD4B"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44. </w:t>
      </w:r>
      <w:r w:rsidRPr="00A9184D">
        <w:rPr>
          <w:rFonts w:ascii="Calibri" w:eastAsia="Times New Roman" w:hAnsi="Calibri" w:cs="Times New Roman"/>
          <w:noProof/>
        </w:rPr>
        <w:tab/>
      </w:r>
      <w:r w:rsidRPr="00A9184D">
        <w:rPr>
          <w:rFonts w:ascii="Calibri" w:eastAsia="Times New Roman" w:hAnsi="Calibri" w:cs="Times New Roman"/>
          <w:b/>
          <w:bCs/>
          <w:noProof/>
        </w:rPr>
        <w:t>Xu C, He J, Jiang H, Zu L, Zhai W, Pu S, Xu G.</w:t>
      </w:r>
      <w:r w:rsidRPr="00A9184D">
        <w:rPr>
          <w:rFonts w:ascii="Calibri" w:eastAsia="Times New Roman" w:hAnsi="Calibri" w:cs="Times New Roman"/>
          <w:noProof/>
        </w:rPr>
        <w:t xml:space="preserve"> Direct effect of glucocorticoids on lipolysis in adipocytes. </w:t>
      </w:r>
      <w:r w:rsidRPr="00A9184D">
        <w:rPr>
          <w:rFonts w:ascii="Calibri" w:eastAsia="Times New Roman" w:hAnsi="Calibri" w:cs="Times New Roman"/>
          <w:i/>
          <w:iCs/>
          <w:noProof/>
        </w:rPr>
        <w:t>Mol. Endocrinol.</w:t>
      </w:r>
      <w:r w:rsidRPr="00A9184D">
        <w:rPr>
          <w:rFonts w:ascii="Calibri" w:eastAsia="Times New Roman" w:hAnsi="Calibri" w:cs="Times New Roman"/>
          <w:noProof/>
        </w:rPr>
        <w:t xml:space="preserve"> 2009;23(8):1161–70.</w:t>
      </w:r>
    </w:p>
    <w:p w14:paraId="2F0BD67D"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45. </w:t>
      </w:r>
      <w:r w:rsidRPr="00A9184D">
        <w:rPr>
          <w:rFonts w:ascii="Calibri" w:eastAsia="Times New Roman" w:hAnsi="Calibri" w:cs="Times New Roman"/>
          <w:noProof/>
        </w:rPr>
        <w:tab/>
      </w:r>
      <w:r w:rsidRPr="00A9184D">
        <w:rPr>
          <w:rFonts w:ascii="Calibri" w:eastAsia="Times New Roman" w:hAnsi="Calibri" w:cs="Times New Roman"/>
          <w:b/>
          <w:bCs/>
          <w:noProof/>
        </w:rPr>
        <w:t>Lacasa D, Agli B, Giudicelli Y.</w:t>
      </w:r>
      <w:r w:rsidRPr="00A9184D">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A9184D">
        <w:rPr>
          <w:rFonts w:ascii="Calibri" w:eastAsia="Times New Roman" w:hAnsi="Calibri" w:cs="Times New Roman"/>
          <w:i/>
          <w:iCs/>
          <w:noProof/>
        </w:rPr>
        <w:t>Biochem. Biophys. Res. Commun.</w:t>
      </w:r>
      <w:r w:rsidRPr="00A9184D">
        <w:rPr>
          <w:rFonts w:ascii="Calibri" w:eastAsia="Times New Roman" w:hAnsi="Calibri" w:cs="Times New Roman"/>
          <w:noProof/>
        </w:rPr>
        <w:t xml:space="preserve"> 1988;153(2):489–497.</w:t>
      </w:r>
    </w:p>
    <w:p w14:paraId="74305725"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46. </w:t>
      </w:r>
      <w:r w:rsidRPr="00A9184D">
        <w:rPr>
          <w:rFonts w:ascii="Calibri" w:eastAsia="Times New Roman" w:hAnsi="Calibri" w:cs="Times New Roman"/>
          <w:noProof/>
        </w:rPr>
        <w:tab/>
      </w:r>
      <w:r w:rsidRPr="00A9184D">
        <w:rPr>
          <w:rFonts w:ascii="Calibri" w:eastAsia="Times New Roman" w:hAnsi="Calibri" w:cs="Times New Roman"/>
          <w:b/>
          <w:bCs/>
          <w:noProof/>
        </w:rPr>
        <w:t>Campbell JE, Peckett AJ, D’souza AM, Hawke TJ, Riddell MC.</w:t>
      </w:r>
      <w:r w:rsidRPr="00A9184D">
        <w:rPr>
          <w:rFonts w:ascii="Calibri" w:eastAsia="Times New Roman" w:hAnsi="Calibri" w:cs="Times New Roman"/>
          <w:noProof/>
        </w:rPr>
        <w:t xml:space="preserve"> Adipogenic and lipolytic effects of chronic glucocorticoid exposure. </w:t>
      </w:r>
      <w:r w:rsidRPr="00A9184D">
        <w:rPr>
          <w:rFonts w:ascii="Calibri" w:eastAsia="Times New Roman" w:hAnsi="Calibri" w:cs="Times New Roman"/>
          <w:i/>
          <w:iCs/>
          <w:noProof/>
        </w:rPr>
        <w:t>Am. J. Physiol. Cell Physiol.</w:t>
      </w:r>
      <w:r w:rsidRPr="00A9184D">
        <w:rPr>
          <w:rFonts w:ascii="Calibri" w:eastAsia="Times New Roman" w:hAnsi="Calibri" w:cs="Times New Roman"/>
          <w:noProof/>
        </w:rPr>
        <w:t xml:space="preserve"> 2011;300(1):C198-209.</w:t>
      </w:r>
    </w:p>
    <w:p w14:paraId="7D8C093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47. </w:t>
      </w:r>
      <w:r w:rsidRPr="00A9184D">
        <w:rPr>
          <w:rFonts w:ascii="Calibri" w:eastAsia="Times New Roman" w:hAnsi="Calibri" w:cs="Times New Roman"/>
          <w:noProof/>
        </w:rPr>
        <w:tab/>
      </w:r>
      <w:r w:rsidRPr="00A9184D">
        <w:rPr>
          <w:rFonts w:ascii="Calibri" w:eastAsia="Times New Roman" w:hAnsi="Calibri" w:cs="Times New Roman"/>
          <w:b/>
          <w:bCs/>
          <w:noProof/>
        </w:rPr>
        <w:t>Serr J, Suh Y, Lee K.</w:t>
      </w:r>
      <w:r w:rsidRPr="00A9184D">
        <w:rPr>
          <w:rFonts w:ascii="Calibri" w:eastAsia="Times New Roman" w:hAnsi="Calibri" w:cs="Times New Roman"/>
          <w:noProof/>
        </w:rPr>
        <w:t xml:space="preserve"> Acute Up-Regulation of Adipose Triglyceride Lipase and Release of </w:t>
      </w:r>
      <w:r w:rsidRPr="00A9184D">
        <w:rPr>
          <w:rFonts w:ascii="Calibri" w:eastAsia="Times New Roman" w:hAnsi="Calibri" w:cs="Times New Roman"/>
          <w:noProof/>
        </w:rPr>
        <w:lastRenderedPageBreak/>
        <w:t>Non-Esterified Fatty Acids by Dexamethasone in Chicken Adipose Tissue. 2011:813–820.</w:t>
      </w:r>
    </w:p>
    <w:p w14:paraId="0049AC98"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48. </w:t>
      </w:r>
      <w:r w:rsidRPr="00A9184D">
        <w:rPr>
          <w:rFonts w:ascii="Calibri" w:eastAsia="Times New Roman" w:hAnsi="Calibri" w:cs="Times New Roman"/>
          <w:noProof/>
        </w:rPr>
        <w:tab/>
      </w:r>
      <w:r w:rsidRPr="00A9184D">
        <w:rPr>
          <w:rFonts w:ascii="Calibri" w:eastAsia="Times New Roman" w:hAnsi="Calibri" w:cs="Times New Roman"/>
          <w:b/>
          <w:bCs/>
          <w:noProof/>
        </w:rPr>
        <w:t>Lee SM, Bressler R.</w:t>
      </w:r>
      <w:r w:rsidRPr="00A9184D">
        <w:rPr>
          <w:rFonts w:ascii="Calibri" w:eastAsia="Times New Roman" w:hAnsi="Calibri" w:cs="Times New Roman"/>
          <w:noProof/>
        </w:rPr>
        <w:t xml:space="preserve"> Prevention of diabetic nephropathy by diet control in the db/db mouse. </w:t>
      </w:r>
      <w:r w:rsidRPr="00A9184D">
        <w:rPr>
          <w:rFonts w:ascii="Calibri" w:eastAsia="Times New Roman" w:hAnsi="Calibri" w:cs="Times New Roman"/>
          <w:i/>
          <w:iCs/>
          <w:noProof/>
        </w:rPr>
        <w:t>Diabetes</w:t>
      </w:r>
      <w:r w:rsidRPr="00A9184D">
        <w:rPr>
          <w:rFonts w:ascii="Calibri" w:eastAsia="Times New Roman" w:hAnsi="Calibri" w:cs="Times New Roman"/>
          <w:noProof/>
        </w:rPr>
        <w:t xml:space="preserve"> 1981;30(2):106–111.</w:t>
      </w:r>
    </w:p>
    <w:p w14:paraId="256EE636"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49. </w:t>
      </w:r>
      <w:r w:rsidRPr="00A9184D">
        <w:rPr>
          <w:rFonts w:ascii="Calibri" w:eastAsia="Times New Roman" w:hAnsi="Calibri" w:cs="Times New Roman"/>
          <w:noProof/>
        </w:rPr>
        <w:tab/>
      </w:r>
      <w:r w:rsidRPr="00A9184D">
        <w:rPr>
          <w:rFonts w:ascii="Calibri" w:eastAsia="Times New Roman" w:hAnsi="Calibri" w:cs="Times New Roman"/>
          <w:b/>
          <w:bCs/>
          <w:noProof/>
        </w:rPr>
        <w:t>Tyrrell JB, Findling JW, Aron DC, Fitzgerald PA, Forsham PH.</w:t>
      </w:r>
      <w:r w:rsidRPr="00A9184D">
        <w:rPr>
          <w:rFonts w:ascii="Calibri" w:eastAsia="Times New Roman" w:hAnsi="Calibri" w:cs="Times New Roman"/>
          <w:noProof/>
        </w:rPr>
        <w:t xml:space="preserve"> An overnight high-dose dexamethasone suppression test for rapid differential diagnosis of Cushing’s syndrome. </w:t>
      </w:r>
      <w:r w:rsidRPr="00A9184D">
        <w:rPr>
          <w:rFonts w:ascii="Calibri" w:eastAsia="Times New Roman" w:hAnsi="Calibri" w:cs="Times New Roman"/>
          <w:i/>
          <w:iCs/>
          <w:noProof/>
        </w:rPr>
        <w:t>Ann.Intern.Med.</w:t>
      </w:r>
      <w:r w:rsidRPr="00A9184D">
        <w:rPr>
          <w:rFonts w:ascii="Calibri" w:eastAsia="Times New Roman" w:hAnsi="Calibri" w:cs="Times New Roman"/>
          <w:noProof/>
        </w:rPr>
        <w:t xml:space="preserve"> 1986;104:180–186.</w:t>
      </w:r>
    </w:p>
    <w:p w14:paraId="2A8278CA"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50. </w:t>
      </w:r>
      <w:r w:rsidRPr="00A9184D">
        <w:rPr>
          <w:rFonts w:ascii="Calibri" w:eastAsia="Times New Roman" w:hAnsi="Calibri" w:cs="Times New Roman"/>
          <w:noProof/>
        </w:rPr>
        <w:tab/>
      </w:r>
      <w:r w:rsidRPr="00A9184D">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A9184D">
        <w:rPr>
          <w:rFonts w:ascii="Calibri" w:eastAsia="Times New Roman" w:hAnsi="Calibri" w:cs="Times New Roman"/>
          <w:noProof/>
        </w:rPr>
        <w:t xml:space="preserve"> Mifepristone, a Glucocorticoid Receptor Antagonist, Produces Clinical and Metabolic Benefits in Patients with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2012;97(6):2039–2049.</w:t>
      </w:r>
    </w:p>
    <w:p w14:paraId="6A60B712"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51. </w:t>
      </w:r>
      <w:r w:rsidRPr="00A9184D">
        <w:rPr>
          <w:rFonts w:ascii="Calibri" w:eastAsia="Times New Roman" w:hAnsi="Calibri" w:cs="Times New Roman"/>
          <w:noProof/>
        </w:rPr>
        <w:tab/>
      </w:r>
      <w:r w:rsidRPr="00A9184D">
        <w:rPr>
          <w:rFonts w:ascii="Calibri" w:eastAsia="Times New Roman" w:hAnsi="Calibri" w:cs="Times New Roman"/>
          <w:b/>
          <w:bCs/>
          <w:noProof/>
        </w:rPr>
        <w:t>Medscape.</w:t>
      </w:r>
      <w:r w:rsidRPr="00A9184D">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1B5C17A4" w14:textId="77777777" w:rsidR="00A9184D" w:rsidRPr="00A9184D" w:rsidRDefault="00A9184D" w:rsidP="00A9184D">
      <w:pPr>
        <w:widowControl w:val="0"/>
        <w:autoSpaceDE w:val="0"/>
        <w:autoSpaceDN w:val="0"/>
        <w:adjustRightInd w:val="0"/>
        <w:spacing w:line="480" w:lineRule="auto"/>
        <w:ind w:left="640" w:hanging="640"/>
        <w:rPr>
          <w:rFonts w:ascii="Calibri" w:eastAsia="Times New Roman" w:hAnsi="Calibri" w:cs="Times New Roman"/>
          <w:noProof/>
        </w:rPr>
      </w:pPr>
      <w:r w:rsidRPr="00A9184D">
        <w:rPr>
          <w:rFonts w:ascii="Calibri" w:eastAsia="Times New Roman" w:hAnsi="Calibri" w:cs="Times New Roman"/>
          <w:noProof/>
        </w:rPr>
        <w:t xml:space="preserve">52. </w:t>
      </w:r>
      <w:r w:rsidRPr="00A9184D">
        <w:rPr>
          <w:rFonts w:ascii="Calibri" w:eastAsia="Times New Roman" w:hAnsi="Calibri" w:cs="Times New Roman"/>
          <w:noProof/>
        </w:rPr>
        <w:tab/>
      </w:r>
      <w:r w:rsidRPr="00A9184D">
        <w:rPr>
          <w:rFonts w:ascii="Calibri" w:eastAsia="Times New Roman" w:hAnsi="Calibri" w:cs="Times New Roman"/>
          <w:b/>
          <w:bCs/>
          <w:noProof/>
        </w:rPr>
        <w:t>Martin NM, Dhillo WS, Banerjee A, Abdulali A, Jayasena CN, Donaldson M, Todd JF, Meeran K.</w:t>
      </w:r>
      <w:r w:rsidRPr="00A9184D">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A9184D">
        <w:rPr>
          <w:rFonts w:ascii="Calibri" w:eastAsia="Times New Roman" w:hAnsi="Calibri" w:cs="Times New Roman"/>
          <w:i/>
          <w:iCs/>
          <w:noProof/>
        </w:rPr>
        <w:t>J. Clin. Endocrinol. Metab.</w:t>
      </w:r>
      <w:r w:rsidRPr="00A9184D">
        <w:rPr>
          <w:rFonts w:ascii="Calibri" w:eastAsia="Times New Roman" w:hAnsi="Calibri" w:cs="Times New Roman"/>
          <w:noProof/>
        </w:rPr>
        <w:t xml:space="preserve"> 2006;91(7):2582–2586.</w:t>
      </w:r>
    </w:p>
    <w:p w14:paraId="3703A9D9" w14:textId="77777777" w:rsidR="00A9184D" w:rsidRPr="00A9184D" w:rsidRDefault="00A9184D" w:rsidP="00A9184D">
      <w:pPr>
        <w:widowControl w:val="0"/>
        <w:autoSpaceDE w:val="0"/>
        <w:autoSpaceDN w:val="0"/>
        <w:adjustRightInd w:val="0"/>
        <w:spacing w:line="480" w:lineRule="auto"/>
        <w:ind w:left="640" w:hanging="640"/>
        <w:rPr>
          <w:rFonts w:ascii="Calibri" w:hAnsi="Calibri"/>
          <w:noProof/>
        </w:rPr>
      </w:pPr>
      <w:r w:rsidRPr="00A9184D">
        <w:rPr>
          <w:rFonts w:ascii="Calibri" w:eastAsia="Times New Roman" w:hAnsi="Calibri" w:cs="Times New Roman"/>
          <w:noProof/>
        </w:rPr>
        <w:t xml:space="preserve">53. </w:t>
      </w:r>
      <w:r w:rsidRPr="00A9184D">
        <w:rPr>
          <w:rFonts w:ascii="Calibri" w:eastAsia="Times New Roman" w:hAnsi="Calibri" w:cs="Times New Roman"/>
          <w:noProof/>
        </w:rPr>
        <w:tab/>
      </w:r>
      <w:r w:rsidRPr="00A9184D">
        <w:rPr>
          <w:rFonts w:ascii="Calibri" w:eastAsia="Times New Roman" w:hAnsi="Calibri" w:cs="Times New Roman"/>
          <w:b/>
          <w:bCs/>
          <w:noProof/>
        </w:rPr>
        <w:t>Papanicolaou DA, Yanovski JA, Cutler GB, Chrousos GP, Nieman LK.</w:t>
      </w:r>
      <w:r w:rsidRPr="00A9184D">
        <w:rPr>
          <w:rFonts w:ascii="Calibri" w:eastAsia="Times New Roman" w:hAnsi="Calibri" w:cs="Times New Roman"/>
          <w:noProof/>
        </w:rPr>
        <w:t xml:space="preserve"> Distinguishes Cushing ’ s Syndrome from Pseudo-Cushing. </w:t>
      </w:r>
      <w:r w:rsidRPr="00A9184D">
        <w:rPr>
          <w:rFonts w:ascii="Calibri" w:eastAsia="Times New Roman" w:hAnsi="Calibri" w:cs="Times New Roman"/>
          <w:i/>
          <w:iCs/>
          <w:noProof/>
        </w:rPr>
        <w:t>Endocrinol. Metab.</w:t>
      </w:r>
      <w:r w:rsidRPr="00A9184D">
        <w:rPr>
          <w:rFonts w:ascii="Calibri" w:eastAsia="Times New Roman" w:hAnsi="Calibri" w:cs="Times New Roman"/>
          <w:noProof/>
        </w:rPr>
        <w:t xml:space="preserve"> 2009;83(4):1163–1167.</w:t>
      </w:r>
    </w:p>
    <w:p w14:paraId="00AC6C9B" w14:textId="7BFFF5FA" w:rsidR="000A4359" w:rsidRDefault="00A43B68" w:rsidP="00A9184D">
      <w:pPr>
        <w:widowControl w:val="0"/>
        <w:autoSpaceDE w:val="0"/>
        <w:autoSpaceDN w:val="0"/>
        <w:adjustRightInd w:val="0"/>
        <w:spacing w:line="480" w:lineRule="auto"/>
        <w:ind w:left="640" w:hanging="640"/>
        <w:rPr>
          <w:color w:val="000000" w:themeColor="text1"/>
        </w:rPr>
      </w:pPr>
      <w:r>
        <w:rPr>
          <w:color w:val="000000" w:themeColor="text1"/>
        </w:rPr>
        <w:lastRenderedPageBreak/>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509AE82F"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ins w:id="65" w:author="Microsoft Office User" w:date="2018-03-27T13:51:00Z">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w:t>
        </w:r>
        <w:r w:rsidR="0093234A">
          <w:t xml:space="preserve"> </w:t>
        </w:r>
      </w:ins>
      <w:r>
        <w:t>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642F339"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ins w:id="66" w:author="Microsoft Office User" w:date="2018-03-27T13:50:00Z">
        <w:r w:rsidR="0093234A">
          <w:t>I</w:t>
        </w:r>
      </w:ins>
      <w:del w:id="67" w:author="Microsoft Office User" w:date="2018-03-18T17:59:00Z">
        <w:r w:rsidDel="00E14486">
          <w:delText>I</w:delText>
        </w:r>
      </w:del>
      <w:r>
        <w:t xml:space="preserve">WAT </w:t>
      </w:r>
      <w:proofErr w:type="spellStart"/>
      <w:r>
        <w:t>lipolytic</w:t>
      </w:r>
      <w:proofErr w:type="spellEnd"/>
      <w:r>
        <w:t xml:space="preserve"> transcripts (F) in 22-week-old, 12-week dexamethasone- (basal and isoproterenol n=7; fasted serum and qPCR n=4) or vehicle- (basal and isoproterenol </w:t>
      </w:r>
      <w:r>
        <w:lastRenderedPageBreak/>
        <w:t>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17533216"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75AF5019" w:rsidR="00D73F5F" w:rsidRDefault="00D73F5F" w:rsidP="00F9736C">
      <w:pPr>
        <w:pStyle w:val="ListParagraph"/>
        <w:spacing w:line="480" w:lineRule="auto"/>
      </w:pPr>
      <w:del w:id="68" w:author="Microsoft Office User" w:date="2018-03-27T13:49:00Z">
        <w:r w:rsidDel="00593A2C">
          <w:rPr>
            <w:noProof/>
          </w:rPr>
          <w:drawing>
            <wp:inline distT="0" distB="0" distL="0" distR="0" wp14:anchorId="7FCA078F" wp14:editId="61A0B608">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del>
      <w:ins w:id="69" w:author="Microsoft Office User" w:date="2018-03-27T13:49:00Z">
        <w:r w:rsidR="00593A2C">
          <w:rPr>
            <w:noProof/>
          </w:rPr>
          <w:drawing>
            <wp:inline distT="0" distB="0" distL="0" distR="0" wp14:anchorId="1EA3BAFC" wp14:editId="71279122">
              <wp:extent cx="5943600" cy="4912360"/>
              <wp:effectExtent l="0" t="0" r="0" b="0"/>
              <wp:docPr id="7" name="Picture 7"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New%20fig%203%20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12360"/>
                      </a:xfrm>
                      <a:prstGeom prst="rect">
                        <a:avLst/>
                      </a:prstGeom>
                      <a:noFill/>
                      <a:ln>
                        <a:noFill/>
                      </a:ln>
                    </pic:spPr>
                  </pic:pic>
                </a:graphicData>
              </a:graphic>
            </wp:inline>
          </w:drawing>
        </w:r>
      </w:ins>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7"/>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943EC" w14:textId="77777777" w:rsidR="00901480" w:rsidRDefault="00901480" w:rsidP="001975C6">
      <w:r>
        <w:separator/>
      </w:r>
    </w:p>
  </w:endnote>
  <w:endnote w:type="continuationSeparator" w:id="0">
    <w:p w14:paraId="533AEC60" w14:textId="77777777" w:rsidR="00901480" w:rsidRDefault="00901480"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669A3">
      <w:rPr>
        <w:caps/>
        <w:noProof/>
        <w:color w:val="5B9BD5" w:themeColor="accent1"/>
      </w:rPr>
      <w:t>4</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29995" w14:textId="77777777" w:rsidR="00901480" w:rsidRDefault="00901480" w:rsidP="001975C6">
      <w:r>
        <w:separator/>
      </w:r>
    </w:p>
  </w:footnote>
  <w:footnote w:type="continuationSeparator" w:id="0">
    <w:p w14:paraId="4CD44E56" w14:textId="77777777" w:rsidR="00901480" w:rsidRDefault="00901480"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92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1480"/>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9A3"/>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2FA48-A851-C740-BC6E-A6AEEDCF5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33883</Words>
  <Characters>193137</Characters>
  <Application>Microsoft Macintosh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19</cp:revision>
  <cp:lastPrinted>2018-03-27T17:46:00Z</cp:lastPrinted>
  <dcterms:created xsi:type="dcterms:W3CDTF">2018-02-07T20:59:00Z</dcterms:created>
  <dcterms:modified xsi:type="dcterms:W3CDTF">2018-03-27T17:54:00Z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