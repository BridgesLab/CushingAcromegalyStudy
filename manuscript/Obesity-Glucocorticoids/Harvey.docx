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57EA8FC2" w:rsidR="00EB0A54" w:rsidRDefault="004B1467" w:rsidP="00FF21CB">
      <w:pPr>
        <w:spacing w:line="480" w:lineRule="auto"/>
        <w:rPr>
          <w:ins w:id="0" w:author="Microsoft Office User" w:date="2018-03-26T19:54:00Z"/>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ins w:id="1" w:author="Microsoft Office User" w:date="2018-03-26T19:53:00Z">
        <w:r w:rsidR="00B44A19" w:rsidRPr="00B44A19">
          <w:rPr>
            <w:rFonts w:eastAsia="Times New Roman" w:cs="Arial"/>
            <w:color w:val="FF0000"/>
            <w:shd w:val="clear" w:color="auto" w:fill="FFFFFF"/>
            <w:rPrChange w:id="2" w:author="Microsoft Office User" w:date="2018-03-26T19:53:00Z">
              <w:rPr>
                <w:rFonts w:ascii="Arial" w:eastAsia="Times New Roman" w:hAnsi="Arial" w:cs="Arial"/>
                <w:b/>
                <w:color w:val="FF0000"/>
                <w:sz w:val="19"/>
                <w:szCs w:val="19"/>
                <w:shd w:val="clear" w:color="auto" w:fill="FFFFFF"/>
              </w:rPr>
            </w:rPrChange>
          </w:rPr>
          <w:t xml:space="preserve">Water intake was measured weekly to </w:t>
        </w:r>
        <w:r w:rsidR="00B44A19" w:rsidRPr="00B44A19">
          <w:rPr>
            <w:rFonts w:eastAsia="Times New Roman" w:cs="Arial"/>
            <w:color w:val="FF0000"/>
            <w:shd w:val="clear" w:color="auto" w:fill="FFFFFF"/>
            <w:rPrChange w:id="3" w:author="Microsoft Office User" w:date="2018-03-26T19:53:00Z">
              <w:rPr>
                <w:rFonts w:ascii="Arial" w:eastAsia="Times New Roman" w:hAnsi="Arial" w:cs="Arial"/>
                <w:b/>
                <w:color w:val="FF0000"/>
                <w:sz w:val="19"/>
                <w:szCs w:val="19"/>
                <w:shd w:val="clear" w:color="auto" w:fill="FFFFFF"/>
              </w:rPr>
            </w:rPrChange>
          </w:rPr>
          <w:lastRenderedPageBreak/>
          <w:t>determine the concentrations of dexamethasone consumed per cage. Average concentration per mouse was estimated by accounting for number of mice in the cage.</w:t>
        </w:r>
        <w:r w:rsidR="00B44A19">
          <w:rPr>
            <w:rFonts w:ascii="Arial" w:eastAsia="Times New Roman" w:hAnsi="Arial" w:cs="Arial"/>
            <w:b/>
            <w:color w:val="FF0000"/>
            <w:sz w:val="19"/>
            <w:szCs w:val="19"/>
            <w:shd w:val="clear" w:color="auto" w:fill="FFFFFF"/>
          </w:rPr>
          <w:t xml:space="preserve"> </w:t>
        </w:r>
      </w:ins>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ins w:id="4" w:author="Microsoft Office User" w:date="2018-03-26T19:48:00Z"/>
          <w:rFonts w:eastAsia="Times New Roman" w:cs="Times New Roman"/>
          <w:color w:val="000000" w:themeColor="text1"/>
          <w:shd w:val="clear" w:color="auto" w:fill="FFFFFF"/>
        </w:rPr>
      </w:pPr>
    </w:p>
    <w:p w14:paraId="548B486F" w14:textId="5F1162E1" w:rsidR="00B44A19" w:rsidRPr="00375434" w:rsidRDefault="00B44A19" w:rsidP="00FF21CB">
      <w:pPr>
        <w:spacing w:line="480" w:lineRule="auto"/>
        <w:rPr>
          <w:rFonts w:eastAsia="Times New Roman" w:cs="Times New Roman"/>
          <w:b/>
          <w:color w:val="000000" w:themeColor="text1"/>
          <w:shd w:val="clear" w:color="auto" w:fill="FFFFFF"/>
          <w:rPrChange w:id="5" w:author="Microsoft Office User" w:date="2018-03-26T19:54:00Z">
            <w:rPr>
              <w:rFonts w:eastAsia="Times New Roman" w:cs="Times New Roman"/>
              <w:color w:val="000000" w:themeColor="text1"/>
            </w:rPr>
          </w:rPrChange>
        </w:rPr>
      </w:pPr>
      <w:ins w:id="6" w:author="Microsoft Office User" w:date="2018-03-26T19:48:00Z">
        <w:r w:rsidRPr="00B44A19">
          <w:rPr>
            <w:rFonts w:eastAsia="Times New Roman" w:cs="Times New Roman"/>
            <w:b/>
            <w:color w:val="000000" w:themeColor="text1"/>
            <w:shd w:val="clear" w:color="auto" w:fill="FFFFFF"/>
            <w:rPrChange w:id="7" w:author="Microsoft Office User" w:date="2018-03-26T19:49:00Z">
              <w:rPr>
                <w:rFonts w:eastAsia="Times New Roman" w:cs="Times New Roman"/>
                <w:color w:val="000000" w:themeColor="text1"/>
                <w:shd w:val="clear" w:color="auto" w:fill="FFFFFF"/>
              </w:rPr>
            </w:rPrChange>
          </w:rPr>
          <w:t>Determination of Serum Dexamethasone</w:t>
        </w:r>
      </w:ins>
      <w:ins w:id="8" w:author="Microsoft Office User" w:date="2018-03-26T19:49:00Z">
        <w:r>
          <w:rPr>
            <w:rFonts w:eastAsia="Times New Roman" w:cs="Times New Roman"/>
            <w:b/>
            <w:color w:val="000000" w:themeColor="text1"/>
            <w:shd w:val="clear" w:color="auto" w:fill="FFFFFF"/>
          </w:rPr>
          <w:t xml:space="preserve">: </w:t>
        </w:r>
        <w:r w:rsidRPr="00B44A19">
          <w:rPr>
            <w:rFonts w:eastAsia="Times New Roman" w:cs="Arial"/>
            <w:color w:val="FF0000"/>
            <w:shd w:val="clear" w:color="auto" w:fill="FFFFFF"/>
          </w:rPr>
          <w:t>Serum from 16-</w:t>
        </w:r>
        <w:r w:rsidRPr="00B44A19">
          <w:rPr>
            <w:rFonts w:eastAsia="Times New Roman" w:cs="Arial"/>
            <w:color w:val="FF0000"/>
            <w:shd w:val="clear" w:color="auto" w:fill="FFFFFF"/>
            <w:rPrChange w:id="9" w:author="Microsoft Office User" w:date="2018-03-26T19:49:00Z">
              <w:rPr>
                <w:rFonts w:ascii="Arial" w:eastAsia="Times New Roman" w:hAnsi="Arial" w:cs="Arial"/>
                <w:b/>
                <w:color w:val="FF0000"/>
                <w:sz w:val="19"/>
                <w:szCs w:val="19"/>
                <w:shd w:val="clear" w:color="auto" w:fill="FFFFFF"/>
              </w:rPr>
            </w:rPrChange>
          </w:rPr>
          <w:t xml:space="preserve">hour fasted </w:t>
        </w:r>
      </w:ins>
      <w:ins w:id="10" w:author="Microsoft Office User" w:date="2018-03-26T19:50:00Z">
        <w:r>
          <w:rPr>
            <w:rFonts w:eastAsia="Times New Roman" w:cs="Arial"/>
            <w:color w:val="FF0000"/>
            <w:shd w:val="clear" w:color="auto" w:fill="FFFFFF"/>
          </w:rPr>
          <w:t xml:space="preserve">lean and obese </w:t>
        </w:r>
      </w:ins>
      <w:ins w:id="11" w:author="Microsoft Office User" w:date="2018-03-26T19:49:00Z">
        <w:r w:rsidRPr="00B44A19">
          <w:rPr>
            <w:rFonts w:eastAsia="Times New Roman" w:cs="Arial"/>
            <w:color w:val="FF0000"/>
            <w:shd w:val="clear" w:color="auto" w:fill="FFFFFF"/>
            <w:rPrChange w:id="12" w:author="Microsoft Office User" w:date="2018-03-26T19:49:00Z">
              <w:rPr>
                <w:rFonts w:ascii="Arial" w:eastAsia="Times New Roman" w:hAnsi="Arial" w:cs="Arial"/>
                <w:b/>
                <w:color w:val="FF0000"/>
                <w:sz w:val="19"/>
                <w:szCs w:val="19"/>
                <w:shd w:val="clear" w:color="auto" w:fill="FFFFFF"/>
              </w:rPr>
            </w:rPrChange>
          </w:rPr>
          <w:t>mice</w:t>
        </w:r>
      </w:ins>
      <w:ins w:id="13" w:author="Microsoft Office User" w:date="2018-03-26T19:50:00Z">
        <w:r>
          <w:rPr>
            <w:rFonts w:eastAsia="Times New Roman" w:cs="Arial"/>
            <w:color w:val="FF0000"/>
            <w:shd w:val="clear" w:color="auto" w:fill="FFFFFF"/>
          </w:rPr>
          <w:t xml:space="preserve"> following six weeks of dexamethasone treatment</w:t>
        </w:r>
      </w:ins>
      <w:ins w:id="14" w:author="Microsoft Office User" w:date="2018-03-26T19:49:00Z">
        <w:r w:rsidRPr="00B44A19">
          <w:rPr>
            <w:rFonts w:eastAsia="Times New Roman" w:cs="Arial"/>
            <w:color w:val="FF0000"/>
            <w:shd w:val="clear" w:color="auto" w:fill="FFFFFF"/>
            <w:rPrChange w:id="15" w:author="Microsoft Office User" w:date="2018-03-26T19:49:00Z">
              <w:rPr>
                <w:rFonts w:ascii="Arial" w:eastAsia="Times New Roman" w:hAnsi="Arial" w:cs="Arial"/>
                <w:b/>
                <w:color w:val="FF0000"/>
                <w:sz w:val="19"/>
                <w:szCs w:val="19"/>
                <w:shd w:val="clear" w:color="auto" w:fill="FFFFFF"/>
              </w:rPr>
            </w:rPrChange>
          </w:rPr>
          <w:t xml:space="preserve"> was acquired prior to euthanizing at the end of the study and sent to the </w:t>
        </w:r>
        <w:commentRangeStart w:id="16"/>
        <w:r w:rsidRPr="00B44A19">
          <w:rPr>
            <w:rFonts w:eastAsia="Times New Roman" w:cs="Arial"/>
            <w:color w:val="FF0000"/>
            <w:shd w:val="clear" w:color="auto" w:fill="FFFFFF"/>
            <w:rPrChange w:id="17" w:author="Microsoft Office User" w:date="2018-03-26T19:49:00Z">
              <w:rPr>
                <w:rFonts w:ascii="Arial" w:eastAsia="Times New Roman" w:hAnsi="Arial" w:cs="Arial"/>
                <w:b/>
                <w:color w:val="FF0000"/>
                <w:sz w:val="19"/>
                <w:szCs w:val="19"/>
                <w:shd w:val="clear" w:color="auto" w:fill="FFFFFF"/>
              </w:rPr>
            </w:rPrChange>
          </w:rPr>
          <w:t xml:space="preserve">University of Michigan Pharmacokinetics Core for LC-MS </w:t>
        </w:r>
        <w:commentRangeEnd w:id="16"/>
        <w:r w:rsidRPr="00B44A19">
          <w:rPr>
            <w:rStyle w:val="CommentReference"/>
            <w:sz w:val="24"/>
            <w:szCs w:val="24"/>
            <w:rPrChange w:id="18" w:author="Microsoft Office User" w:date="2018-03-26T19:49:00Z">
              <w:rPr>
                <w:rStyle w:val="CommentReference"/>
              </w:rPr>
            </w:rPrChange>
          </w:rPr>
          <w:commentReference w:id="16"/>
        </w:r>
        <w:r w:rsidRPr="00B44A19">
          <w:rPr>
            <w:rFonts w:eastAsia="Times New Roman" w:cs="Arial"/>
            <w:color w:val="FF0000"/>
            <w:shd w:val="clear" w:color="auto" w:fill="FFFFFF"/>
            <w:rPrChange w:id="19" w:author="Microsoft Office User" w:date="2018-03-26T19:49:00Z">
              <w:rPr>
                <w:rFonts w:ascii="Arial" w:eastAsia="Times New Roman" w:hAnsi="Arial" w:cs="Arial"/>
                <w:b/>
                <w:color w:val="FF0000"/>
                <w:sz w:val="19"/>
                <w:szCs w:val="19"/>
                <w:shd w:val="clear" w:color="auto" w:fill="FFFFFF"/>
              </w:rPr>
            </w:rPrChange>
          </w:rPr>
          <w:t xml:space="preserve">analysis of </w:t>
        </w:r>
        <w:r w:rsidRPr="00B44A19">
          <w:rPr>
            <w:rFonts w:eastAsia="Times New Roman" w:cs="Arial"/>
            <w:color w:val="FF0000"/>
            <w:shd w:val="clear" w:color="auto" w:fill="FFFFFF"/>
            <w:rPrChange w:id="20" w:author="Microsoft Office User" w:date="2018-03-26T19:49:00Z">
              <w:rPr>
                <w:rFonts w:ascii="Arial" w:eastAsia="Times New Roman" w:hAnsi="Arial" w:cs="Arial"/>
                <w:b/>
                <w:color w:val="FF0000"/>
                <w:sz w:val="19"/>
                <w:szCs w:val="19"/>
                <w:shd w:val="clear" w:color="auto" w:fill="FFFFFF"/>
              </w:rPr>
            </w:rPrChange>
          </w:rPr>
          <w:lastRenderedPageBreak/>
          <w:t xml:space="preserve">dexamethasone concentration. </w:t>
        </w:r>
        <w:r w:rsidRPr="00B44A19">
          <w:rPr>
            <w:rFonts w:cs="Arial"/>
            <w:rPrChange w:id="21" w:author="Microsoft Office User" w:date="2018-03-26T19:49:00Z">
              <w:rPr>
                <w:rFonts w:ascii="Arial" w:hAnsi="Arial" w:cs="Arial"/>
                <w:b/>
                <w:sz w:val="19"/>
                <w:szCs w:val="19"/>
              </w:rPr>
            </w:rPrChange>
          </w:rPr>
          <w:t>Dexamethasone standard was used to make a calibration curve from 2.5 to 100 ng/</w:t>
        </w:r>
        <w:proofErr w:type="spellStart"/>
        <w:r w:rsidRPr="00B44A19">
          <w:rPr>
            <w:rFonts w:cs="Arial"/>
            <w:rPrChange w:id="22" w:author="Microsoft Office User" w:date="2018-03-26T19:49:00Z">
              <w:rPr>
                <w:rFonts w:ascii="Arial" w:hAnsi="Arial" w:cs="Arial"/>
                <w:b/>
                <w:sz w:val="19"/>
                <w:szCs w:val="19"/>
              </w:rPr>
            </w:rPrChange>
          </w:rPr>
          <w:t>mL.</w:t>
        </w:r>
        <w:proofErr w:type="spellEnd"/>
        <w:r w:rsidRPr="00B44A19">
          <w:rPr>
            <w:rFonts w:cs="Arial"/>
            <w:rPrChange w:id="23" w:author="Microsoft Office User" w:date="2018-03-26T19:49:00Z">
              <w:rPr>
                <w:rFonts w:ascii="Arial" w:hAnsi="Arial" w:cs="Arial"/>
                <w:b/>
                <w:sz w:val="19"/>
                <w:szCs w:val="19"/>
              </w:rPr>
            </w:rPrChange>
          </w:rPr>
          <w:t xml:space="preserve"> A separate weighing of dexamethasone was used to make quality control standards at 3 and 30 ng/</w:t>
        </w:r>
        <w:proofErr w:type="spellStart"/>
        <w:r w:rsidRPr="00B44A19">
          <w:rPr>
            <w:rFonts w:cs="Arial"/>
            <w:rPrChange w:id="24" w:author="Microsoft Office User" w:date="2018-03-26T19:49:00Z">
              <w:rPr>
                <w:rFonts w:ascii="Arial" w:hAnsi="Arial" w:cs="Arial"/>
                <w:b/>
                <w:sz w:val="19"/>
                <w:szCs w:val="19"/>
              </w:rPr>
            </w:rPrChange>
          </w:rPr>
          <w:t>mL.</w:t>
        </w:r>
        <w:proofErr w:type="spellEnd"/>
        <w:r w:rsidRPr="00B44A19">
          <w:rPr>
            <w:rFonts w:cs="Arial"/>
            <w:rPrChange w:id="25" w:author="Microsoft Office User" w:date="2018-03-26T19:49:00Z">
              <w:rPr>
                <w:rFonts w:ascii="Arial" w:hAnsi="Arial" w:cs="Arial"/>
                <w:b/>
                <w:sz w:val="19"/>
                <w:szCs w:val="19"/>
              </w:rPr>
            </w:rPrChange>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B44A19">
          <w:rPr>
            <w:rFonts w:cs="Arial"/>
            <w:rPrChange w:id="26" w:author="Microsoft Office User" w:date="2018-03-26T19:49:00Z">
              <w:rPr>
                <w:rFonts w:ascii="Arial" w:hAnsi="Arial" w:cs="Arial"/>
                <w:b/>
                <w:sz w:val="19"/>
                <w:szCs w:val="19"/>
              </w:rPr>
            </w:rPrChange>
          </w:rPr>
          <w:t>well</w:t>
        </w:r>
        <w:proofErr w:type="gramEnd"/>
        <w:r w:rsidRPr="00B44A19">
          <w:rPr>
            <w:rFonts w:cs="Arial"/>
            <w:rPrChange w:id="27" w:author="Microsoft Office User" w:date="2018-03-26T19:49:00Z">
              <w:rPr>
                <w:rFonts w:ascii="Arial" w:hAnsi="Arial" w:cs="Arial"/>
                <w:b/>
                <w:sz w:val="19"/>
                <w:szCs w:val="19"/>
              </w:rPr>
            </w:rPrChange>
          </w:rPr>
          <w:t xml:space="preserve"> plate. Each analytical sample was prepared by mixing 10 µL mouse plasma, 10 µL acetonitrile and 40 µL internal standard into a well of a 96-</w:t>
        </w:r>
        <w:proofErr w:type="gramStart"/>
        <w:r w:rsidRPr="00B44A19">
          <w:rPr>
            <w:rFonts w:cs="Arial"/>
            <w:rPrChange w:id="28" w:author="Microsoft Office User" w:date="2018-03-26T19:49:00Z">
              <w:rPr>
                <w:rFonts w:ascii="Arial" w:hAnsi="Arial" w:cs="Arial"/>
                <w:b/>
                <w:sz w:val="19"/>
                <w:szCs w:val="19"/>
              </w:rPr>
            </w:rPrChange>
          </w:rPr>
          <w:t>well</w:t>
        </w:r>
        <w:proofErr w:type="gramEnd"/>
        <w:r w:rsidRPr="00B44A19">
          <w:rPr>
            <w:rFonts w:cs="Arial"/>
            <w:rPrChange w:id="29" w:author="Microsoft Office User" w:date="2018-03-26T19:49:00Z">
              <w:rPr>
                <w:rFonts w:ascii="Arial" w:hAnsi="Arial" w:cs="Arial"/>
                <w:b/>
                <w:sz w:val="19"/>
                <w:szCs w:val="19"/>
              </w:rPr>
            </w:rPrChange>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Pr="00B44A19">
          <w:rPr>
            <w:rFonts w:cs="Arial"/>
            <w:rPrChange w:id="30" w:author="Microsoft Office User" w:date="2018-03-26T19:49:00Z">
              <w:rPr>
                <w:rFonts w:ascii="Arial" w:hAnsi="Arial" w:cs="Arial"/>
                <w:b/>
                <w:sz w:val="19"/>
                <w:szCs w:val="19"/>
              </w:rPr>
            </w:rPrChange>
          </w:rPr>
          <w:t>supernantant</w:t>
        </w:r>
        <w:proofErr w:type="spellEnd"/>
        <w:r w:rsidRPr="00B44A19">
          <w:rPr>
            <w:rFonts w:cs="Arial"/>
            <w:rPrChange w:id="31" w:author="Microsoft Office User" w:date="2018-03-26T19:49:00Z">
              <w:rPr>
                <w:rFonts w:ascii="Arial" w:hAnsi="Arial" w:cs="Arial"/>
                <w:b/>
                <w:sz w:val="19"/>
                <w:szCs w:val="19"/>
              </w:rPr>
            </w:rPrChange>
          </w:rPr>
          <w:t xml:space="preserve"> were injected for analysis onto a Waters </w:t>
        </w:r>
        <w:proofErr w:type="spellStart"/>
        <w:r w:rsidRPr="00B44A19">
          <w:rPr>
            <w:rFonts w:cs="Arial"/>
            <w:rPrChange w:id="32" w:author="Microsoft Office User" w:date="2018-03-26T19:49:00Z">
              <w:rPr>
                <w:rFonts w:ascii="Arial" w:hAnsi="Arial" w:cs="Arial"/>
                <w:b/>
                <w:sz w:val="19"/>
                <w:szCs w:val="19"/>
              </w:rPr>
            </w:rPrChange>
          </w:rPr>
          <w:t>Xevo</w:t>
        </w:r>
        <w:proofErr w:type="spellEnd"/>
        <w:r w:rsidRPr="00B44A19">
          <w:rPr>
            <w:rFonts w:cs="Arial"/>
            <w:rPrChange w:id="33" w:author="Microsoft Office User" w:date="2018-03-26T19:49:00Z">
              <w:rPr>
                <w:rFonts w:ascii="Arial" w:hAnsi="Arial" w:cs="Arial"/>
                <w:b/>
                <w:sz w:val="19"/>
                <w:szCs w:val="19"/>
              </w:rPr>
            </w:rPrChange>
          </w:rPr>
          <w:t xml:space="preserve"> TQD triple quadrupole UPLC mass spectrometer for analysis.</w:t>
        </w:r>
      </w:ins>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w:t>
      </w:r>
      <w:r w:rsidR="00C86E77" w:rsidRPr="006902F6">
        <w:rPr>
          <w:rFonts w:ascii="Calibri" w:hAnsi="Calibri" w:cs="Arial"/>
          <w:color w:val="000000" w:themeColor="text1"/>
          <w:szCs w:val="22"/>
        </w:rPr>
        <w:lastRenderedPageBreak/>
        <w:t>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Scintillation Counter (Beckman Coulter LS6500 Multi-purpose Scintillation Counter). Glucose </w:t>
      </w:r>
      <w:r w:rsidR="00C86E77" w:rsidRPr="006902F6">
        <w:rPr>
          <w:rFonts w:ascii="Calibri" w:hAnsi="Calibri" w:cs="Arial"/>
          <w:color w:val="000000" w:themeColor="text1"/>
        </w:rPr>
        <w:lastRenderedPageBreak/>
        <w:t>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 xml:space="preserve">For </w:t>
      </w:r>
      <w:r w:rsidR="00D77C59" w:rsidRPr="006902F6">
        <w:rPr>
          <w:rFonts w:cs="Helvetica"/>
          <w:color w:val="000000" w:themeColor="text1"/>
        </w:rPr>
        <w:lastRenderedPageBreak/>
        <w:t>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xml:space="preserve">; catalog </w:t>
      </w:r>
      <w:r w:rsidR="009E3F42">
        <w:rPr>
          <w:rFonts w:cs="Times New Roman"/>
          <w:color w:val="000000" w:themeColor="text1"/>
        </w:rPr>
        <w:lastRenderedPageBreak/>
        <w:t>#</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lastRenderedPageBreak/>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6979AD" w:rsidRDefault="002A443E" w:rsidP="00A81B12">
      <w:pPr>
        <w:spacing w:line="480" w:lineRule="auto"/>
        <w:rPr>
          <w:rFonts w:eastAsia="Times New Roman" w:cs="Arial"/>
          <w:b/>
          <w:color w:val="FF0000"/>
          <w:shd w:val="clear" w:color="auto" w:fill="FFFFFF"/>
          <w:rPrChange w:id="34" w:author="Microsoft Office User" w:date="2018-03-26T20:03:00Z">
            <w:rPr>
              <w:rFonts w:eastAsia="Times New Roman" w:cs="Times New Roman"/>
              <w:color w:val="000000" w:themeColor="text1"/>
            </w:rPr>
          </w:rPrChange>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6979AD">
        <w:rPr>
          <w:b/>
          <w:color w:val="000000" w:themeColor="text1"/>
          <w:rPrChange w:id="35" w:author="Microsoft Office User" w:date="2018-03-26T20:02:00Z">
            <w:rPr>
              <w:color w:val="000000" w:themeColor="text1"/>
            </w:rPr>
          </w:rPrChange>
        </w:rPr>
        <w:t>)</w:t>
      </w:r>
      <w:r w:rsidR="000D578C" w:rsidRPr="006979AD">
        <w:rPr>
          <w:b/>
          <w:color w:val="000000" w:themeColor="text1"/>
          <w:rPrChange w:id="36" w:author="Microsoft Office User" w:date="2018-03-26T20:02:00Z">
            <w:rPr>
              <w:color w:val="000000" w:themeColor="text1"/>
            </w:rPr>
          </w:rPrChange>
        </w:rPr>
        <w:t>.</w:t>
      </w:r>
      <w:r w:rsidR="007E0200" w:rsidRPr="006979AD">
        <w:rPr>
          <w:b/>
          <w:color w:val="000000" w:themeColor="text1"/>
          <w:rPrChange w:id="37" w:author="Microsoft Office User" w:date="2018-03-26T20:02:00Z">
            <w:rPr>
              <w:color w:val="000000" w:themeColor="text1"/>
            </w:rPr>
          </w:rPrChange>
        </w:rPr>
        <w:t xml:space="preserve">  </w:t>
      </w:r>
      <w:ins w:id="38" w:author="Microsoft Office User" w:date="2018-03-26T20:02:00Z">
        <w:r w:rsidR="006979AD" w:rsidRPr="006979AD">
          <w:rPr>
            <w:rFonts w:eastAsia="Times New Roman" w:cs="Arial"/>
            <w:color w:val="FF0000"/>
            <w:shd w:val="clear" w:color="auto" w:fill="FFFFFF"/>
            <w:rPrChange w:id="39" w:author="Microsoft Office User" w:date="2018-03-26T20:03:00Z">
              <w:rPr>
                <w:rFonts w:ascii="Arial" w:eastAsia="Times New Roman" w:hAnsi="Arial" w:cs="Arial"/>
                <w:b/>
                <w:color w:val="FF0000"/>
                <w:sz w:val="19"/>
                <w:szCs w:val="19"/>
                <w:shd w:val="clear" w:color="auto" w:fill="FFFFFF"/>
              </w:rPr>
            </w:rPrChange>
          </w:rPr>
          <w:t>When normalized to percent change from basal, dexamethasone treatment results in reduced glucose disposal when compared to water controls in lean and obese mice (Supplementary Figure 1A).</w:t>
        </w:r>
      </w:ins>
      <w:ins w:id="40" w:author="Microsoft Office User" w:date="2018-03-26T20:03:00Z">
        <w:r w:rsidR="006979AD">
          <w:rPr>
            <w:rFonts w:eastAsia="Times New Roman" w:cs="Arial"/>
            <w:b/>
            <w:color w:val="FF0000"/>
            <w:shd w:val="clear" w:color="auto" w:fill="FFFFFF"/>
          </w:rPr>
          <w:t xml:space="preserve"> </w:t>
        </w:r>
      </w:ins>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t>
      </w:r>
      <w:r w:rsidR="003145E7" w:rsidRPr="006902F6">
        <w:rPr>
          <w:rFonts w:eastAsia="Times New Roman" w:cs="Times New Roman"/>
          <w:color w:val="000000" w:themeColor="text1"/>
          <w:shd w:val="clear" w:color="auto" w:fill="FFFFFF"/>
        </w:rPr>
        <w:lastRenderedPageBreak/>
        <w:t xml:space="preserve">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lastRenderedPageBreak/>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6CEBCCA7" w:rsidR="00733364" w:rsidRDefault="00222D60" w:rsidP="00E13216">
      <w:pPr>
        <w:spacing w:line="480" w:lineRule="auto"/>
        <w:rPr>
          <w:ins w:id="41" w:author="Microsoft Office User" w:date="2018-03-26T19:59:00Z"/>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ins w:id="42" w:author="Microsoft Office User" w:date="2018-03-18T17:42:00Z">
        <w:r w:rsidR="00E14486">
          <w:rPr>
            <w:color w:val="000000" w:themeColor="text1"/>
          </w:rPr>
          <w:t>i</w:t>
        </w:r>
      </w:ins>
      <w:del w:id="43" w:author="Microsoft Office User" w:date="2018-03-18T17:42: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ins w:id="44" w:author="Microsoft Office User" w:date="2018-03-18T17:42:00Z">
        <w:r w:rsidR="00E14486">
          <w:rPr>
            <w:color w:val="000000" w:themeColor="text1"/>
          </w:rPr>
          <w:t>e</w:t>
        </w:r>
      </w:ins>
      <w:del w:id="45" w:author="Microsoft Office User" w:date="2018-03-18T17:42:00Z">
        <w:r w:rsidR="001C4E38" w:rsidDel="00AF60EA">
          <w:rPr>
            <w:color w:val="000000" w:themeColor="text1"/>
          </w:rPr>
          <w:delText>e</w:delText>
        </w:r>
      </w:del>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46" w:author="Microsoft Office User" w:date="2018-03-18T17:42:00Z">
        <w:r w:rsidR="00AF60EA">
          <w:rPr>
            <w:color w:val="000000" w:themeColor="text1"/>
          </w:rPr>
          <w:t>in</w:t>
        </w:r>
      </w:ins>
      <w:del w:id="47"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ins w:id="48" w:author="Microsoft Office User" w:date="2018-03-18T17:43:00Z">
        <w:r w:rsidR="00E14486">
          <w:rPr>
            <w:color w:val="000000" w:themeColor="text1"/>
          </w:rPr>
          <w:t>i</w:t>
        </w:r>
      </w:ins>
      <w:del w:id="49" w:author="Microsoft Office User" w:date="2018-03-18T17:43: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ins w:id="50" w:author="Microsoft Office User" w:date="2018-03-18T17:43:00Z">
        <w:r w:rsidR="00E14486">
          <w:rPr>
            <w:color w:val="000000" w:themeColor="text1"/>
          </w:rPr>
          <w:t>e</w:t>
        </w:r>
      </w:ins>
      <w:del w:id="51" w:author="Microsoft Office User" w:date="2018-03-18T17:43:00Z">
        <w:r w:rsidR="001C4E38" w:rsidDel="00AF60EA">
          <w:rPr>
            <w:color w:val="000000" w:themeColor="text1"/>
          </w:rPr>
          <w:delText>e</w:delText>
        </w:r>
      </w:del>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lastRenderedPageBreak/>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ins w:id="52" w:author="Microsoft Office User" w:date="2018-03-26T19:58:00Z"/>
          <w:color w:val="000000" w:themeColor="text1"/>
        </w:rPr>
      </w:pPr>
    </w:p>
    <w:p w14:paraId="63EEE21A" w14:textId="77777777" w:rsidR="0019520C" w:rsidRPr="0019520C" w:rsidRDefault="0019520C" w:rsidP="0019520C">
      <w:pPr>
        <w:spacing w:line="480" w:lineRule="auto"/>
        <w:rPr>
          <w:ins w:id="53" w:author="Microsoft Office User" w:date="2018-03-26T19:58:00Z"/>
          <w:rFonts w:eastAsia="Times New Roman" w:cs="Arial"/>
          <w:color w:val="FF0000"/>
          <w:shd w:val="clear" w:color="auto" w:fill="FFFFFF"/>
          <w:rPrChange w:id="54" w:author="Microsoft Office User" w:date="2018-03-26T19:58:00Z">
            <w:rPr>
              <w:ins w:id="55" w:author="Microsoft Office User" w:date="2018-03-26T19:58:00Z"/>
              <w:rFonts w:ascii="Arial" w:eastAsia="Times New Roman" w:hAnsi="Arial" w:cs="Arial"/>
              <w:b/>
              <w:color w:val="FF0000"/>
              <w:sz w:val="19"/>
              <w:szCs w:val="19"/>
              <w:shd w:val="clear" w:color="auto" w:fill="FFFFFF"/>
            </w:rPr>
          </w:rPrChange>
        </w:rPr>
        <w:pPrChange w:id="56" w:author="Microsoft Office User" w:date="2018-03-26T19:59:00Z">
          <w:pPr>
            <w:ind w:left="720"/>
          </w:pPr>
        </w:pPrChange>
      </w:pPr>
      <w:ins w:id="57" w:author="Microsoft Office User" w:date="2018-03-26T19:58:00Z">
        <w:r w:rsidRPr="0019520C">
          <w:rPr>
            <w:rFonts w:eastAsia="Times New Roman" w:cs="Arial"/>
            <w:color w:val="FF0000"/>
            <w:shd w:val="clear" w:color="auto" w:fill="FFFFFF"/>
            <w:rPrChange w:id="58" w:author="Microsoft Office User" w:date="2018-03-26T19:58:00Z">
              <w:rPr>
                <w:rFonts w:ascii="Arial" w:eastAsia="Times New Roman" w:hAnsi="Arial" w:cs="Arial"/>
                <w:b/>
                <w:color w:val="FF0000"/>
                <w:sz w:val="19"/>
                <w:szCs w:val="19"/>
                <w:shd w:val="clear" w:color="auto" w:fill="FFFFFF"/>
              </w:rPr>
            </w:rPrChange>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ins>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w:t>
      </w:r>
      <w:r w:rsidR="00E00C8F" w:rsidRPr="006902F6">
        <w:rPr>
          <w:color w:val="000000" w:themeColor="text1"/>
        </w:rPr>
        <w:lastRenderedPageBreak/>
        <w:t>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w:t>
      </w:r>
      <w:r w:rsidR="000F63EF">
        <w:rPr>
          <w:color w:val="000000" w:themeColor="text1"/>
        </w:rPr>
        <w:lastRenderedPageBreak/>
        <w:t>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2B1616B4" w:rsidR="00210C84" w:rsidRPr="0019520C" w:rsidRDefault="00A87023" w:rsidP="00E13216">
      <w:pPr>
        <w:spacing w:line="480" w:lineRule="auto"/>
        <w:rPr>
          <w:rFonts w:eastAsia="Times New Roman" w:cs="Arial"/>
          <w:color w:val="FF0000"/>
          <w:shd w:val="clear" w:color="auto" w:fill="FFFFFF"/>
          <w:rPrChange w:id="59" w:author="Microsoft Office User" w:date="2018-03-26T20:01:00Z">
            <w:rPr>
              <w:color w:val="000000" w:themeColor="text1"/>
            </w:rPr>
          </w:rPrChange>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del w:id="60" w:author="Microsoft Office User" w:date="2018-03-26T20:00:00Z">
        <w:r w:rsidR="00250376" w:rsidRPr="006902F6" w:rsidDel="0019520C">
          <w:rPr>
            <w:color w:val="000000" w:themeColor="text1"/>
          </w:rPr>
          <w:delText xml:space="preserve"> </w:delText>
        </w:r>
      </w:del>
      <w:ins w:id="61" w:author="Microsoft Office User" w:date="2018-03-26T20:00:00Z">
        <w:r w:rsidR="0019520C">
          <w:rPr>
            <w:color w:val="000000" w:themeColor="text1"/>
          </w:rPr>
          <w:t xml:space="preserve"> </w:t>
        </w:r>
        <w:r w:rsidR="0019520C" w:rsidRPr="0019520C">
          <w:rPr>
            <w:rFonts w:eastAsia="Times New Roman" w:cs="Arial"/>
            <w:color w:val="FF0000"/>
            <w:shd w:val="clear" w:color="auto" w:fill="FFFFFF"/>
            <w:rPrChange w:id="62" w:author="Microsoft Office User" w:date="2018-03-26T20:00:00Z">
              <w:rPr>
                <w:rFonts w:ascii="Arial" w:eastAsia="Times New Roman" w:hAnsi="Arial" w:cs="Arial"/>
                <w:b/>
                <w:color w:val="FF0000"/>
                <w:sz w:val="19"/>
                <w:szCs w:val="19"/>
                <w:shd w:val="clear" w:color="auto" w:fill="FFFFFF"/>
              </w:rPr>
            </w:rPrChange>
          </w:rPr>
          <w:t xml:space="preserve">There were no significant increases observed in HSL expression or activation (via phosphorylation) that might explain enhanced lipolysis in the obese, dexamethasone treated mice (Supplementary </w:t>
        </w:r>
        <w:r w:rsidR="006979AD" w:rsidRPr="006979AD">
          <w:rPr>
            <w:rFonts w:eastAsia="Times New Roman" w:cs="Arial"/>
            <w:color w:val="FF0000"/>
            <w:shd w:val="clear" w:color="auto" w:fill="FFFFFF"/>
          </w:rPr>
          <w:t>Figure 2A,</w:t>
        </w:r>
        <w:r w:rsidR="0019520C" w:rsidRPr="0019520C">
          <w:rPr>
            <w:rFonts w:eastAsia="Times New Roman" w:cs="Arial"/>
            <w:color w:val="FF0000"/>
            <w:shd w:val="clear" w:color="auto" w:fill="FFFFFF"/>
            <w:rPrChange w:id="63" w:author="Microsoft Office User" w:date="2018-03-26T20:00:00Z">
              <w:rPr>
                <w:rFonts w:ascii="Arial" w:eastAsia="Times New Roman" w:hAnsi="Arial" w:cs="Arial"/>
                <w:b/>
                <w:color w:val="FF0000"/>
                <w:sz w:val="19"/>
                <w:szCs w:val="19"/>
                <w:shd w:val="clear" w:color="auto" w:fill="FFFFFF"/>
              </w:rPr>
            </w:rPrChange>
          </w:rPr>
          <w:t xml:space="preserve">B). In fact, phosphorylation of PKA sites on HSL tended to be lower in obese mice when compared to lean, as has been reported previously </w:t>
        </w:r>
        <w:r w:rsidR="0019520C" w:rsidRPr="0019520C">
          <w:rPr>
            <w:rFonts w:eastAsia="Times New Roman" w:cs="Arial"/>
            <w:color w:val="FF0000"/>
            <w:shd w:val="clear" w:color="auto" w:fill="FFFFFF"/>
            <w:rPrChange w:id="64" w:author="Microsoft Office User" w:date="2018-03-26T20:00:00Z">
              <w:rPr>
                <w:rFonts w:ascii="Arial" w:eastAsia="Times New Roman" w:hAnsi="Arial" w:cs="Arial"/>
                <w:b/>
                <w:color w:val="FF0000"/>
                <w:sz w:val="19"/>
                <w:szCs w:val="19"/>
                <w:shd w:val="clear" w:color="auto" w:fill="FFFFFF"/>
              </w:rPr>
            </w:rPrChange>
          </w:rPr>
          <w:fldChar w:fldCharType="begin" w:fldLock="1"/>
        </w:r>
        <w:r w:rsidR="0019520C" w:rsidRPr="0019520C">
          <w:rPr>
            <w:rFonts w:eastAsia="Times New Roman" w:cs="Arial"/>
            <w:color w:val="FF0000"/>
            <w:shd w:val="clear" w:color="auto" w:fill="FFFFFF"/>
            <w:rPrChange w:id="65" w:author="Microsoft Office User" w:date="2018-03-26T20:00:00Z">
              <w:rPr>
                <w:rFonts w:ascii="Arial" w:eastAsia="Times New Roman" w:hAnsi="Arial" w:cs="Arial"/>
                <w:b/>
                <w:color w:val="FF0000"/>
                <w:sz w:val="19"/>
                <w:szCs w:val="19"/>
                <w:shd w:val="clear" w:color="auto" w:fill="FFFFFF"/>
              </w:rPr>
            </w:rPrChange>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19520C" w:rsidRPr="0019520C">
          <w:rPr>
            <w:rFonts w:eastAsia="Times New Roman" w:cs="Arial"/>
            <w:color w:val="FF0000"/>
            <w:shd w:val="clear" w:color="auto" w:fill="FFFFFF"/>
            <w:rPrChange w:id="66" w:author="Microsoft Office User" w:date="2018-03-26T20:00:00Z">
              <w:rPr>
                <w:rFonts w:ascii="Arial" w:eastAsia="Times New Roman" w:hAnsi="Arial" w:cs="Arial"/>
                <w:b/>
                <w:color w:val="FF0000"/>
                <w:sz w:val="19"/>
                <w:szCs w:val="19"/>
                <w:shd w:val="clear" w:color="auto" w:fill="FFFFFF"/>
              </w:rPr>
            </w:rPrChange>
          </w:rPr>
          <w:fldChar w:fldCharType="separate"/>
        </w:r>
        <w:r w:rsidR="0019520C" w:rsidRPr="0019520C">
          <w:rPr>
            <w:rFonts w:eastAsia="Times New Roman" w:cs="Arial"/>
            <w:noProof/>
            <w:color w:val="FF0000"/>
            <w:shd w:val="clear" w:color="auto" w:fill="FFFFFF"/>
            <w:rPrChange w:id="67" w:author="Microsoft Office User" w:date="2018-03-26T20:00:00Z">
              <w:rPr>
                <w:rFonts w:ascii="Arial" w:eastAsia="Times New Roman" w:hAnsi="Arial" w:cs="Arial"/>
                <w:noProof/>
                <w:color w:val="FF0000"/>
                <w:sz w:val="19"/>
                <w:szCs w:val="19"/>
                <w:shd w:val="clear" w:color="auto" w:fill="FFFFFF"/>
              </w:rPr>
            </w:rPrChange>
          </w:rPr>
          <w:t>(7)</w:t>
        </w:r>
        <w:r w:rsidR="0019520C" w:rsidRPr="0019520C">
          <w:rPr>
            <w:rFonts w:eastAsia="Times New Roman" w:cs="Arial"/>
            <w:color w:val="FF0000"/>
            <w:shd w:val="clear" w:color="auto" w:fill="FFFFFF"/>
            <w:rPrChange w:id="68" w:author="Microsoft Office User" w:date="2018-03-26T20:00:00Z">
              <w:rPr>
                <w:rFonts w:ascii="Arial" w:eastAsia="Times New Roman" w:hAnsi="Arial" w:cs="Arial"/>
                <w:b/>
                <w:color w:val="FF0000"/>
                <w:sz w:val="19"/>
                <w:szCs w:val="19"/>
                <w:shd w:val="clear" w:color="auto" w:fill="FFFFFF"/>
              </w:rPr>
            </w:rPrChange>
          </w:rPr>
          <w:fldChar w:fldCharType="end"/>
        </w:r>
        <w:r w:rsidR="0019520C" w:rsidRPr="0019520C">
          <w:rPr>
            <w:rFonts w:eastAsia="Times New Roman" w:cs="Arial"/>
            <w:color w:val="FF0000"/>
            <w:shd w:val="clear" w:color="auto" w:fill="FFFFFF"/>
            <w:rPrChange w:id="69" w:author="Microsoft Office User" w:date="2018-03-26T20:00:00Z">
              <w:rPr>
                <w:rFonts w:ascii="Arial" w:eastAsia="Times New Roman" w:hAnsi="Arial" w:cs="Arial"/>
                <w:b/>
                <w:color w:val="FF0000"/>
                <w:sz w:val="19"/>
                <w:szCs w:val="19"/>
                <w:shd w:val="clear" w:color="auto" w:fill="FFFFFF"/>
              </w:rPr>
            </w:rPrChange>
          </w:rPr>
          <w:t>.</w:t>
        </w:r>
      </w:ins>
      <w:ins w:id="70" w:author="Microsoft Office User" w:date="2018-03-26T20:01:00Z">
        <w:r w:rsidR="0019520C">
          <w:rPr>
            <w:rFonts w:eastAsia="Times New Roman" w:cs="Arial"/>
            <w:color w:val="FF0000"/>
            <w:shd w:val="clear" w:color="auto" w:fill="FFFFFF"/>
          </w:rPr>
          <w:t xml:space="preserve"> </w:t>
        </w:r>
      </w:ins>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lastRenderedPageBreak/>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0462D543"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w:t>
      </w:r>
      <w:r w:rsidR="00FC121E" w:rsidRPr="006902F6">
        <w:rPr>
          <w:color w:val="000000" w:themeColor="text1"/>
        </w:rPr>
        <w:lastRenderedPageBreak/>
        <w:t xml:space="preserve">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2D3C63F9" w:rsidR="00CD1457" w:rsidRPr="000F1913" w:rsidRDefault="0015242A" w:rsidP="00E13216">
      <w:pPr>
        <w:spacing w:line="480" w:lineRule="auto"/>
        <w:rPr>
          <w:ins w:id="71" w:author="Microsoft Office User" w:date="2018-03-26T20:07:00Z"/>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commentRangeStart w:id="72"/>
      <w:ins w:id="73" w:author="Microsoft Office User" w:date="2018-03-26T20:10:00Z">
        <w:r w:rsidR="000F1913" w:rsidRPr="009D67E2">
          <w:rPr>
            <w:rFonts w:eastAsia="Times New Roman" w:cs="Arial"/>
            <w:color w:val="FF0000"/>
            <w:shd w:val="clear" w:color="auto" w:fill="FFFFFF"/>
          </w:rPr>
          <w:t xml:space="preserve">We did not find any significant differences in the effects of diet or treatment on HSL phosphorylation. Interestingly, obesity and dexamethasone treatment appeared to slightly decrease HSL </w:t>
        </w:r>
        <w:r w:rsidR="000F1913" w:rsidRPr="009D67E2">
          <w:rPr>
            <w:rFonts w:eastAsia="Times New Roman" w:cs="Arial"/>
            <w:color w:val="FF0000"/>
            <w:shd w:val="clear" w:color="auto" w:fill="FFFFFF"/>
          </w:rPr>
          <w:lastRenderedPageBreak/>
          <w:t xml:space="preserve">phosphorylation, consistent with previous reports </w:t>
        </w:r>
        <w:r w:rsidR="000F1913" w:rsidRPr="009D67E2">
          <w:rPr>
            <w:rFonts w:eastAsia="Times New Roman" w:cs="Arial"/>
            <w:color w:val="FF0000"/>
            <w:shd w:val="clear" w:color="auto" w:fill="FFFFFF"/>
          </w:rPr>
          <w:fldChar w:fldCharType="begin" w:fldLock="1"/>
        </w:r>
        <w:r w:rsidR="000F1913" w:rsidRPr="009D67E2">
          <w:rPr>
            <w:rFonts w:eastAsia="Times New Roman" w:cs="Arial"/>
            <w:color w:val="FF0000"/>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0F1913" w:rsidRPr="009D67E2">
          <w:rPr>
            <w:rFonts w:eastAsia="Times New Roman" w:cs="Arial"/>
            <w:color w:val="FF0000"/>
            <w:shd w:val="clear" w:color="auto" w:fill="FFFFFF"/>
          </w:rPr>
          <w:fldChar w:fldCharType="separate"/>
        </w:r>
        <w:r w:rsidR="000F1913" w:rsidRPr="009D67E2">
          <w:rPr>
            <w:rFonts w:eastAsia="Times New Roman" w:cs="Arial"/>
            <w:noProof/>
            <w:color w:val="FF0000"/>
            <w:shd w:val="clear" w:color="auto" w:fill="FFFFFF"/>
          </w:rPr>
          <w:t>(7)</w:t>
        </w:r>
        <w:r w:rsidR="000F1913" w:rsidRPr="009D67E2">
          <w:rPr>
            <w:rFonts w:eastAsia="Times New Roman" w:cs="Arial"/>
            <w:color w:val="FF0000"/>
            <w:shd w:val="clear" w:color="auto" w:fill="FFFFFF"/>
          </w:rPr>
          <w:fldChar w:fldCharType="end"/>
        </w:r>
        <w:r w:rsidR="000F1913" w:rsidRPr="009D67E2">
          <w:rPr>
            <w:rFonts w:eastAsia="Times New Roman" w:cs="Arial"/>
            <w:color w:val="FF0000"/>
            <w:shd w:val="clear" w:color="auto" w:fill="FFFFFF"/>
          </w:rPr>
          <w:t>.  Given these results, we attribute enhanced lipolysis seen in obese dexamethasone-treated mice to upregulated ATGL.</w:t>
        </w:r>
        <w:commentRangeEnd w:id="72"/>
        <w:r w:rsidR="000F1913" w:rsidRPr="009D67E2">
          <w:rPr>
            <w:rStyle w:val="CommentReference"/>
            <w:sz w:val="24"/>
            <w:szCs w:val="24"/>
          </w:rPr>
          <w:commentReference w:id="72"/>
        </w:r>
      </w:ins>
      <w:ins w:id="74" w:author="Microsoft Office User" w:date="2018-03-26T20:09:00Z">
        <w:r w:rsidR="000F1913">
          <w:rPr>
            <w:color w:val="000000" w:themeColor="text1"/>
          </w:rPr>
          <w:t xml:space="preserve"> </w:t>
        </w:r>
      </w:ins>
      <w:bookmarkStart w:id="75" w:name="_GoBack"/>
      <w:bookmarkEnd w:id="75"/>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76"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1BA02DA6" w:rsidR="000F1913" w:rsidRPr="000F1913" w:rsidRDefault="000F1913" w:rsidP="000F1913">
      <w:pPr>
        <w:spacing w:line="480" w:lineRule="auto"/>
        <w:rPr>
          <w:ins w:id="77" w:author="Microsoft Office User" w:date="2018-03-26T20:07:00Z"/>
          <w:rFonts w:eastAsia="Times New Roman" w:cs="Arial"/>
          <w:color w:val="FF0000"/>
          <w:shd w:val="clear" w:color="auto" w:fill="FFFFFF"/>
          <w:rPrChange w:id="78" w:author="Microsoft Office User" w:date="2018-03-26T20:07:00Z">
            <w:rPr>
              <w:ins w:id="79" w:author="Microsoft Office User" w:date="2018-03-26T20:07:00Z"/>
              <w:rFonts w:ascii="Arial" w:eastAsia="Times New Roman" w:hAnsi="Arial" w:cs="Arial"/>
              <w:b/>
              <w:color w:val="FF0000"/>
              <w:sz w:val="19"/>
              <w:szCs w:val="19"/>
              <w:shd w:val="clear" w:color="auto" w:fill="FFFFFF"/>
            </w:rPr>
          </w:rPrChange>
        </w:rPr>
        <w:pPrChange w:id="80" w:author="Microsoft Office User" w:date="2018-03-26T20:07:00Z">
          <w:pPr>
            <w:ind w:left="720"/>
          </w:pPr>
        </w:pPrChange>
      </w:pPr>
      <w:ins w:id="81" w:author="Microsoft Office User" w:date="2018-03-26T20:07:00Z">
        <w:r w:rsidRPr="000F1913">
          <w:rPr>
            <w:rFonts w:eastAsia="Times New Roman" w:cs="Arial"/>
            <w:color w:val="FF0000"/>
            <w:shd w:val="clear" w:color="auto" w:fill="FFFFFF"/>
            <w:rPrChange w:id="82" w:author="Microsoft Office User" w:date="2018-03-26T20:07:00Z">
              <w:rPr>
                <w:rFonts w:ascii="Arial" w:eastAsia="Times New Roman" w:hAnsi="Arial" w:cs="Arial"/>
                <w:b/>
                <w:color w:val="FF0000"/>
                <w:sz w:val="19"/>
                <w:szCs w:val="19"/>
                <w:shd w:val="clear" w:color="auto" w:fill="FFFFFF"/>
              </w:rPr>
            </w:rPrChange>
          </w:rPr>
          <w:t xml:space="preserve">The obese, dexamethasone treated animals consumed 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0F1913">
          <w:rPr>
            <w:rFonts w:eastAsia="Times New Roman" w:cs="Arial"/>
            <w:color w:val="FF0000"/>
            <w:shd w:val="clear" w:color="auto" w:fill="FFFFFF"/>
            <w:rPrChange w:id="83" w:author="Microsoft Office User" w:date="2018-03-26T20:07:00Z">
              <w:rPr>
                <w:rFonts w:ascii="Arial" w:eastAsia="Times New Roman" w:hAnsi="Arial" w:cs="Arial"/>
                <w:color w:val="FF0000"/>
                <w:sz w:val="19"/>
                <w:szCs w:val="19"/>
                <w:shd w:val="clear" w:color="auto" w:fill="FFFFFF"/>
              </w:rPr>
            </w:rPrChange>
          </w:rPr>
          <w:fldChar w:fldCharType="begin" w:fldLock="1"/>
        </w:r>
        <w:r w:rsidRPr="000F1913">
          <w:rPr>
            <w:rFonts w:eastAsia="Times New Roman" w:cs="Arial"/>
            <w:color w:val="FF0000"/>
            <w:shd w:val="clear" w:color="auto" w:fill="FFFFFF"/>
            <w:rPrChange w:id="84" w:author="Microsoft Office User" w:date="2018-03-26T20:07:00Z">
              <w:rPr>
                <w:rFonts w:ascii="Arial" w:eastAsia="Times New Roman" w:hAnsi="Arial" w:cs="Arial"/>
                <w:color w:val="FF0000"/>
                <w:sz w:val="19"/>
                <w:szCs w:val="19"/>
                <w:shd w:val="clear" w:color="auto" w:fill="FFFFFF"/>
              </w:rPr>
            </w:rPrChange>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Pr="000F1913">
          <w:rPr>
            <w:rFonts w:eastAsia="Times New Roman" w:cs="Arial"/>
            <w:color w:val="FF0000"/>
            <w:shd w:val="clear" w:color="auto" w:fill="FFFFFF"/>
            <w:rPrChange w:id="85" w:author="Microsoft Office User" w:date="2018-03-26T20:07:00Z">
              <w:rPr>
                <w:rFonts w:ascii="Arial" w:eastAsia="Times New Roman" w:hAnsi="Arial" w:cs="Arial"/>
                <w:color w:val="FF0000"/>
                <w:sz w:val="19"/>
                <w:szCs w:val="19"/>
                <w:shd w:val="clear" w:color="auto" w:fill="FFFFFF"/>
              </w:rPr>
            </w:rPrChange>
          </w:rPr>
          <w:fldChar w:fldCharType="separate"/>
        </w:r>
        <w:r w:rsidRPr="000F1913">
          <w:rPr>
            <w:rFonts w:eastAsia="Times New Roman" w:cs="Arial"/>
            <w:noProof/>
            <w:color w:val="FF0000"/>
            <w:shd w:val="clear" w:color="auto" w:fill="FFFFFF"/>
            <w:rPrChange w:id="86" w:author="Microsoft Office User" w:date="2018-03-26T20:07:00Z">
              <w:rPr>
                <w:rFonts w:ascii="Arial" w:eastAsia="Times New Roman" w:hAnsi="Arial" w:cs="Arial"/>
                <w:noProof/>
                <w:color w:val="FF0000"/>
                <w:sz w:val="19"/>
                <w:szCs w:val="19"/>
                <w:shd w:val="clear" w:color="auto" w:fill="FFFFFF"/>
              </w:rPr>
            </w:rPrChange>
          </w:rPr>
          <w:t>(1)</w:t>
        </w:r>
        <w:r w:rsidRPr="000F1913">
          <w:rPr>
            <w:rFonts w:eastAsia="Times New Roman" w:cs="Arial"/>
            <w:color w:val="FF0000"/>
            <w:shd w:val="clear" w:color="auto" w:fill="FFFFFF"/>
            <w:rPrChange w:id="87" w:author="Microsoft Office User" w:date="2018-03-26T20:07:00Z">
              <w:rPr>
                <w:rFonts w:ascii="Arial" w:eastAsia="Times New Roman" w:hAnsi="Arial" w:cs="Arial"/>
                <w:color w:val="FF0000"/>
                <w:sz w:val="19"/>
                <w:szCs w:val="19"/>
                <w:shd w:val="clear" w:color="auto" w:fill="FFFFFF"/>
              </w:rPr>
            </w:rPrChange>
          </w:rPr>
          <w:fldChar w:fldCharType="end"/>
        </w:r>
        <w:r w:rsidRPr="000F1913">
          <w:rPr>
            <w:rFonts w:eastAsia="Times New Roman" w:cs="Arial"/>
            <w:color w:val="FF0000"/>
            <w:shd w:val="clear" w:color="auto" w:fill="FFFFFF"/>
            <w:rPrChange w:id="88" w:author="Microsoft Office User" w:date="2018-03-26T20:07:00Z">
              <w:rPr>
                <w:rFonts w:ascii="Arial" w:eastAsia="Times New Roman" w:hAnsi="Arial" w:cs="Arial"/>
                <w:color w:val="FF0000"/>
                <w:sz w:val="19"/>
                <w:szCs w:val="19"/>
                <w:shd w:val="clear" w:color="auto" w:fill="FFFFFF"/>
              </w:rPr>
            </w:rPrChange>
          </w:rPr>
          <w:t xml:space="preserve">. This is an important limitation to our study, although we note that several phenotypes including fasting glucose, liver triglycerides, hepatic </w:t>
        </w:r>
        <w:proofErr w:type="spellStart"/>
        <w:r w:rsidRPr="000F1913">
          <w:rPr>
            <w:rFonts w:eastAsia="Times New Roman" w:cs="Arial"/>
            <w:color w:val="FF0000"/>
            <w:shd w:val="clear" w:color="auto" w:fill="FFFFFF"/>
            <w:rPrChange w:id="89" w:author="Microsoft Office User" w:date="2018-03-26T20:07:00Z">
              <w:rPr>
                <w:rFonts w:ascii="Arial" w:eastAsia="Times New Roman" w:hAnsi="Arial" w:cs="Arial"/>
                <w:b/>
                <w:color w:val="FF0000"/>
                <w:sz w:val="19"/>
                <w:szCs w:val="19"/>
                <w:shd w:val="clear" w:color="auto" w:fill="FFFFFF"/>
              </w:rPr>
            </w:rPrChange>
          </w:rPr>
          <w:t>lipogenic</w:t>
        </w:r>
        <w:proofErr w:type="spellEnd"/>
        <w:r w:rsidRPr="000F1913">
          <w:rPr>
            <w:rFonts w:eastAsia="Times New Roman" w:cs="Arial"/>
            <w:color w:val="FF0000"/>
            <w:shd w:val="clear" w:color="auto" w:fill="FFFFFF"/>
            <w:rPrChange w:id="90" w:author="Microsoft Office User" w:date="2018-03-26T20:07:00Z">
              <w:rPr>
                <w:rFonts w:ascii="Arial" w:eastAsia="Times New Roman" w:hAnsi="Arial" w:cs="Arial"/>
                <w:b/>
                <w:color w:val="FF0000"/>
                <w:sz w:val="19"/>
                <w:szCs w:val="19"/>
                <w:shd w:val="clear" w:color="auto" w:fill="FFFFFF"/>
              </w:rPr>
            </w:rPrChange>
          </w:rPr>
          <w:t xml:space="preserve"> gene expression, and adipose tissue mass changed in different directions in lean and obese animals, and therefore is unlikely due to an increased dose of dexamethasone.</w:t>
        </w:r>
      </w:ins>
      <w:ins w:id="91" w:author="Microsoft Office User" w:date="2018-03-26T20:08:00Z">
        <w:r>
          <w:rPr>
            <w:rFonts w:eastAsia="Times New Roman" w:cs="Arial"/>
            <w:color w:val="FF0000"/>
            <w:shd w:val="clear" w:color="auto" w:fill="FFFFFF"/>
          </w:rPr>
          <w:t xml:space="preserve"> </w:t>
        </w:r>
        <w:r w:rsidRPr="000F1913">
          <w:rPr>
            <w:rFonts w:eastAsia="Times New Roman" w:cs="Arial"/>
            <w:color w:val="FF0000"/>
            <w:shd w:val="clear" w:color="auto" w:fill="FFFFFF"/>
            <w:rPrChange w:id="92" w:author="Microsoft Office User" w:date="2018-03-26T20:08:00Z">
              <w:rPr>
                <w:rFonts w:ascii="Arial" w:eastAsia="Times New Roman" w:hAnsi="Arial" w:cs="Arial"/>
                <w:b/>
                <w:color w:val="FF0000"/>
                <w:sz w:val="19"/>
                <w:szCs w:val="19"/>
                <w:shd w:val="clear" w:color="auto" w:fill="FFFFFF"/>
              </w:rPr>
            </w:rPrChange>
          </w:rPr>
          <w:t xml:space="preserve">The dose of dexamethasone received was within the clinical range administered to human patients </w:t>
        </w:r>
        <w:r w:rsidRPr="000F1913">
          <w:rPr>
            <w:rFonts w:eastAsia="Times New Roman" w:cs="Arial"/>
            <w:color w:val="FF0000"/>
            <w:shd w:val="clear" w:color="auto" w:fill="FFFFFF"/>
            <w:rPrChange w:id="93" w:author="Microsoft Office User" w:date="2018-03-26T20:08:00Z">
              <w:rPr>
                <w:rFonts w:ascii="Arial" w:eastAsia="Times New Roman" w:hAnsi="Arial" w:cs="Arial"/>
                <w:b/>
                <w:color w:val="FF0000"/>
                <w:sz w:val="19"/>
                <w:szCs w:val="19"/>
                <w:shd w:val="clear" w:color="auto" w:fill="FFFFFF"/>
              </w:rPr>
            </w:rPrChange>
          </w:rPr>
          <w:fldChar w:fldCharType="begin" w:fldLock="1"/>
        </w:r>
        <w:r w:rsidRPr="000F1913">
          <w:rPr>
            <w:rFonts w:eastAsia="Times New Roman" w:cs="Arial"/>
            <w:color w:val="FF0000"/>
            <w:shd w:val="clear" w:color="auto" w:fill="FFFFFF"/>
            <w:rPrChange w:id="94" w:author="Microsoft Office User" w:date="2018-03-26T20:08:00Z">
              <w:rPr>
                <w:rFonts w:ascii="Arial" w:eastAsia="Times New Roman" w:hAnsi="Arial" w:cs="Arial"/>
                <w:b/>
                <w:color w:val="FF0000"/>
                <w:sz w:val="19"/>
                <w:szCs w:val="19"/>
                <w:shd w:val="clear" w:color="auto" w:fill="FFFFFF"/>
              </w:rPr>
            </w:rPrChange>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Pr="000F1913">
          <w:rPr>
            <w:rFonts w:eastAsia="Times New Roman" w:cs="Arial"/>
            <w:color w:val="FF0000"/>
            <w:shd w:val="clear" w:color="auto" w:fill="FFFFFF"/>
            <w:rPrChange w:id="95" w:author="Microsoft Office User" w:date="2018-03-26T20:08:00Z">
              <w:rPr>
                <w:rFonts w:ascii="Arial" w:eastAsia="Times New Roman" w:hAnsi="Arial" w:cs="Arial"/>
                <w:b/>
                <w:color w:val="FF0000"/>
                <w:sz w:val="19"/>
                <w:szCs w:val="19"/>
                <w:shd w:val="clear" w:color="auto" w:fill="FFFFFF"/>
              </w:rPr>
            </w:rPrChange>
          </w:rPr>
          <w:fldChar w:fldCharType="separate"/>
        </w:r>
        <w:r w:rsidRPr="000F1913">
          <w:rPr>
            <w:rFonts w:eastAsia="Times New Roman" w:cs="Arial"/>
            <w:noProof/>
            <w:color w:val="FF0000"/>
            <w:shd w:val="clear" w:color="auto" w:fill="FFFFFF"/>
            <w:rPrChange w:id="96" w:author="Microsoft Office User" w:date="2018-03-26T20:08:00Z">
              <w:rPr>
                <w:rFonts w:ascii="Arial" w:eastAsia="Times New Roman" w:hAnsi="Arial" w:cs="Arial"/>
                <w:noProof/>
                <w:color w:val="FF0000"/>
                <w:sz w:val="19"/>
                <w:szCs w:val="19"/>
                <w:shd w:val="clear" w:color="auto" w:fill="FFFFFF"/>
              </w:rPr>
            </w:rPrChange>
          </w:rPr>
          <w:t>(2,3)</w:t>
        </w:r>
        <w:r w:rsidRPr="000F1913">
          <w:rPr>
            <w:rFonts w:eastAsia="Times New Roman" w:cs="Arial"/>
            <w:color w:val="FF0000"/>
            <w:shd w:val="clear" w:color="auto" w:fill="FFFFFF"/>
            <w:rPrChange w:id="97" w:author="Microsoft Office User" w:date="2018-03-26T20:08:00Z">
              <w:rPr>
                <w:rFonts w:ascii="Arial" w:eastAsia="Times New Roman" w:hAnsi="Arial" w:cs="Arial"/>
                <w:b/>
                <w:color w:val="FF0000"/>
                <w:sz w:val="19"/>
                <w:szCs w:val="19"/>
                <w:shd w:val="clear" w:color="auto" w:fill="FFFFFF"/>
              </w:rPr>
            </w:rPrChange>
          </w:rPr>
          <w:fldChar w:fldCharType="end"/>
        </w:r>
        <w:r w:rsidRPr="000F1913">
          <w:rPr>
            <w:rFonts w:eastAsia="Times New Roman" w:cs="Arial"/>
            <w:color w:val="FF0000"/>
            <w:shd w:val="clear" w:color="auto" w:fill="FFFFFF"/>
            <w:rPrChange w:id="98" w:author="Microsoft Office User" w:date="2018-03-26T20:08:00Z">
              <w:rPr>
                <w:rFonts w:ascii="Arial" w:eastAsia="Times New Roman" w:hAnsi="Arial" w:cs="Arial"/>
                <w:b/>
                <w:color w:val="FF0000"/>
                <w:sz w:val="19"/>
                <w:szCs w:val="19"/>
                <w:shd w:val="clear" w:color="auto" w:fill="FFFFFF"/>
              </w:rPr>
            </w:rPrChange>
          </w:rPr>
          <w:t xml:space="preserve">, corresponding to approximately 5 mg/day in an averaged sized human. Circulating concentrations of dexamethasone were similar to those observed in Cushing’s Syndrome patients </w:t>
        </w:r>
        <w:r w:rsidRPr="000F1913">
          <w:rPr>
            <w:rFonts w:eastAsia="Times New Roman" w:cs="Arial"/>
            <w:color w:val="FF0000"/>
            <w:shd w:val="clear" w:color="auto" w:fill="FFFFFF"/>
            <w:rPrChange w:id="99" w:author="Microsoft Office User" w:date="2018-03-26T20:08:00Z">
              <w:rPr>
                <w:rFonts w:ascii="Arial" w:eastAsia="Times New Roman" w:hAnsi="Arial" w:cs="Arial"/>
                <w:b/>
                <w:color w:val="FF0000"/>
                <w:sz w:val="19"/>
                <w:szCs w:val="19"/>
                <w:shd w:val="clear" w:color="auto" w:fill="FFFFFF"/>
              </w:rPr>
            </w:rPrChange>
          </w:rPr>
          <w:fldChar w:fldCharType="begin" w:fldLock="1"/>
        </w:r>
        <w:r w:rsidRPr="000F1913">
          <w:rPr>
            <w:rFonts w:eastAsia="Times New Roman" w:cs="Arial"/>
            <w:color w:val="FF0000"/>
            <w:shd w:val="clear" w:color="auto" w:fill="FFFFFF"/>
            <w:rPrChange w:id="100" w:author="Microsoft Office User" w:date="2018-03-26T20:08:00Z">
              <w:rPr>
                <w:rFonts w:ascii="Arial" w:eastAsia="Times New Roman" w:hAnsi="Arial" w:cs="Arial"/>
                <w:b/>
                <w:color w:val="FF0000"/>
                <w:sz w:val="19"/>
                <w:szCs w:val="19"/>
                <w:shd w:val="clear" w:color="auto" w:fill="FFFFFF"/>
              </w:rPr>
            </w:rPrChange>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Pr="000F1913">
          <w:rPr>
            <w:rFonts w:eastAsia="Times New Roman" w:cs="Arial"/>
            <w:color w:val="FF0000"/>
            <w:shd w:val="clear" w:color="auto" w:fill="FFFFFF"/>
            <w:rPrChange w:id="101" w:author="Microsoft Office User" w:date="2018-03-26T20:08:00Z">
              <w:rPr>
                <w:rFonts w:ascii="Arial" w:eastAsia="Times New Roman" w:hAnsi="Arial" w:cs="Arial"/>
                <w:b/>
                <w:color w:val="FF0000"/>
                <w:sz w:val="19"/>
                <w:szCs w:val="19"/>
                <w:shd w:val="clear" w:color="auto" w:fill="FFFFFF"/>
              </w:rPr>
            </w:rPrChange>
          </w:rPr>
          <w:fldChar w:fldCharType="separate"/>
        </w:r>
        <w:r w:rsidRPr="000F1913">
          <w:rPr>
            <w:rFonts w:eastAsia="Times New Roman" w:cs="Arial"/>
            <w:noProof/>
            <w:color w:val="FF0000"/>
            <w:shd w:val="clear" w:color="auto" w:fill="FFFFFF"/>
            <w:rPrChange w:id="102" w:author="Microsoft Office User" w:date="2018-03-26T20:08:00Z">
              <w:rPr>
                <w:rFonts w:ascii="Arial" w:eastAsia="Times New Roman" w:hAnsi="Arial" w:cs="Arial"/>
                <w:noProof/>
                <w:color w:val="FF0000"/>
                <w:sz w:val="19"/>
                <w:szCs w:val="19"/>
                <w:shd w:val="clear" w:color="auto" w:fill="FFFFFF"/>
              </w:rPr>
            </w:rPrChange>
          </w:rPr>
          <w:t>(5,6)</w:t>
        </w:r>
        <w:r w:rsidRPr="000F1913">
          <w:rPr>
            <w:rFonts w:eastAsia="Times New Roman" w:cs="Arial"/>
            <w:color w:val="FF0000"/>
            <w:shd w:val="clear" w:color="auto" w:fill="FFFFFF"/>
            <w:rPrChange w:id="103" w:author="Microsoft Office User" w:date="2018-03-26T20:08:00Z">
              <w:rPr>
                <w:rFonts w:ascii="Arial" w:eastAsia="Times New Roman" w:hAnsi="Arial" w:cs="Arial"/>
                <w:b/>
                <w:color w:val="FF0000"/>
                <w:sz w:val="19"/>
                <w:szCs w:val="19"/>
                <w:shd w:val="clear" w:color="auto" w:fill="FFFFFF"/>
              </w:rPr>
            </w:rPrChange>
          </w:rPr>
          <w:fldChar w:fldCharType="end"/>
        </w:r>
        <w:r w:rsidRPr="000F1913">
          <w:rPr>
            <w:rFonts w:eastAsia="Times New Roman" w:cs="Arial"/>
            <w:color w:val="FF0000"/>
            <w:shd w:val="clear" w:color="auto" w:fill="FFFFFF"/>
            <w:rPrChange w:id="104" w:author="Microsoft Office User" w:date="2018-03-26T20:08:00Z">
              <w:rPr>
                <w:rFonts w:ascii="Arial" w:eastAsia="Times New Roman" w:hAnsi="Arial" w:cs="Arial"/>
                <w:b/>
                <w:color w:val="FF0000"/>
                <w:sz w:val="19"/>
                <w:szCs w:val="19"/>
                <w:shd w:val="clear" w:color="auto" w:fill="FFFFFF"/>
              </w:rPr>
            </w:rPrChange>
          </w:rPr>
          <w:t xml:space="preserve"> even after accounting for dexamethasone’s higher potency. </w:t>
        </w:r>
      </w:ins>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diet-</w:t>
      </w:r>
      <w:r w:rsidR="00560BDD">
        <w:rPr>
          <w:color w:val="000000" w:themeColor="text1"/>
        </w:rPr>
        <w:lastRenderedPageBreak/>
        <w:t xml:space="preserve">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105"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w:t>
      </w:r>
      <w:r w:rsidRPr="00245EC7">
        <w:rPr>
          <w:rFonts w:ascii="Calibri" w:eastAsia="Times New Roman" w:hAnsi="Calibri" w:cs="Times New Roman"/>
          <w:noProof/>
        </w:rPr>
        <w:lastRenderedPageBreak/>
        <w:t>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w:t>
      </w:r>
      <w:r w:rsidRPr="00245EC7">
        <w:rPr>
          <w:rFonts w:ascii="Calibri" w:eastAsia="Times New Roman" w:hAnsi="Calibri" w:cs="Times New Roman"/>
          <w:noProof/>
        </w:rPr>
        <w:lastRenderedPageBreak/>
        <w:t xml:space="preserve">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w:t>
      </w:r>
      <w:r w:rsidRPr="00245EC7">
        <w:rPr>
          <w:rFonts w:ascii="Calibri" w:eastAsia="Times New Roman" w:hAnsi="Calibri" w:cs="Times New Roman"/>
          <w:noProof/>
        </w:rPr>
        <w:lastRenderedPageBreak/>
        <w:t xml:space="preserve">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w:t>
      </w:r>
      <w:r w:rsidRPr="00245EC7">
        <w:rPr>
          <w:rFonts w:ascii="Calibri" w:eastAsia="Times New Roman" w:hAnsi="Calibri" w:cs="Times New Roman"/>
          <w:noProof/>
        </w:rPr>
        <w:lastRenderedPageBreak/>
        <w:t>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lastRenderedPageBreak/>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5751AD52"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proofErr w:type="spellStart"/>
      <w:ins w:id="106" w:author="Microsoft Office User" w:date="2018-03-18T17:59:00Z">
        <w:r w:rsidR="00E14486">
          <w:t>i</w:t>
        </w:r>
      </w:ins>
      <w:del w:id="107" w:author="Microsoft Office User" w:date="2018-03-18T17:59:00Z">
        <w:r w:rsidDel="00E14486">
          <w:delText>I</w:delText>
        </w:r>
      </w:del>
      <w:r>
        <w:t>WAT</w:t>
      </w:r>
      <w:proofErr w:type="spellEnd"/>
      <w:r>
        <w:t xml:space="preserve">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A3F7ACF" w:rsidR="006C7508" w:rsidRDefault="006C7508" w:rsidP="006C7508">
      <w:pPr>
        <w:pStyle w:val="ListParagraph"/>
        <w:spacing w:line="480" w:lineRule="auto"/>
      </w:pPr>
      <w:r>
        <w:lastRenderedPageBreak/>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ins w:id="108" w:author="Microsoft Office User" w:date="2018-03-18T17:59:00Z">
        <w:r w:rsidR="00E14486">
          <w:t>i</w:t>
        </w:r>
      </w:ins>
      <w:del w:id="109" w:author="Microsoft Office User" w:date="2018-03-18T17:59:00Z">
        <w:r w:rsidDel="00E14486">
          <w:delText>I</w:delText>
        </w:r>
      </w:del>
      <w:r>
        <w:t>WAT</w:t>
      </w:r>
      <w:proofErr w:type="spellEnd"/>
      <w:r>
        <w:t xml:space="preserve"> (C), and western blot image (D) and quantification (E) of ATGL protein from </w:t>
      </w:r>
      <w:proofErr w:type="spellStart"/>
      <w:ins w:id="110" w:author="Microsoft Office User" w:date="2018-03-18T17:59:00Z">
        <w:r w:rsidR="00E14486">
          <w:t>i</w:t>
        </w:r>
      </w:ins>
      <w:del w:id="111" w:author="Microsoft Office User" w:date="2018-03-18T17:59:00Z">
        <w:r w:rsidDel="00E14486">
          <w:delText>I</w:delText>
        </w:r>
      </w:del>
      <w:r>
        <w:t>WAT</w:t>
      </w:r>
      <w:proofErr w:type="spellEnd"/>
      <w:r>
        <w:t xml:space="preserve">.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6"/>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icrosoft Office User" w:date="2018-03-25T21:23:00Z" w:initials="Office">
    <w:p w14:paraId="1A5942EF" w14:textId="77777777" w:rsidR="00B44A19" w:rsidRDefault="00B44A19" w:rsidP="00B44A19">
      <w:pPr>
        <w:pStyle w:val="CommentText"/>
      </w:pPr>
      <w:r>
        <w:rPr>
          <w:rStyle w:val="CommentReference"/>
        </w:rPr>
        <w:annotationRef/>
      </w:r>
      <w:r>
        <w:t>Sent email asking for more detailed methods, waiting to hear back</w:t>
      </w:r>
    </w:p>
  </w:comment>
  <w:comment w:id="72" w:author="Microsoft Office User" w:date="2018-03-25T16:25:00Z" w:initials="Office">
    <w:p w14:paraId="3AF4BE32" w14:textId="77777777" w:rsidR="000F1913" w:rsidRDefault="000F1913" w:rsidP="000F1913">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942EF" w15:done="0"/>
  <w15:commentEx w15:paraId="3AF4BE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F34D2" w14:textId="77777777" w:rsidR="001C3A36" w:rsidRDefault="001C3A36" w:rsidP="001975C6">
      <w:r>
        <w:separator/>
      </w:r>
    </w:p>
  </w:endnote>
  <w:endnote w:type="continuationSeparator" w:id="0">
    <w:p w14:paraId="5EA3F29E" w14:textId="77777777" w:rsidR="001C3A36" w:rsidRDefault="001C3A36"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F1913">
      <w:rPr>
        <w:caps/>
        <w:noProof/>
        <w:color w:val="5B9BD5" w:themeColor="accent1"/>
      </w:rPr>
      <w:t>19</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FF209" w14:textId="77777777" w:rsidR="001C3A36" w:rsidRDefault="001C3A36" w:rsidP="001975C6">
      <w:r>
        <w:separator/>
      </w:r>
    </w:p>
  </w:footnote>
  <w:footnote w:type="continuationSeparator" w:id="0">
    <w:p w14:paraId="3BF734D9" w14:textId="77777777" w:rsidR="001C3A36" w:rsidRDefault="001C3A36"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A36"/>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4F4A7-71E5-1A4F-B98B-3B3AC85F4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33735</Words>
  <Characters>192294</Characters>
  <Application>Microsoft Macintosh Word</Application>
  <DocSecurity>0</DocSecurity>
  <Lines>1602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14</cp:revision>
  <cp:lastPrinted>2018-02-07T20:59:00Z</cp:lastPrinted>
  <dcterms:created xsi:type="dcterms:W3CDTF">2018-02-07T20:59:00Z</dcterms:created>
  <dcterms:modified xsi:type="dcterms:W3CDTF">2018-03-27T00:10:00Z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