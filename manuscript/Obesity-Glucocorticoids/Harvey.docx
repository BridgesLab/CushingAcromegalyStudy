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JeAnna R. Redd</w:t>
      </w:r>
      <w:r>
        <w:rPr>
          <w:vertAlign w:val="superscript"/>
        </w:rPr>
        <w:t>1,2</w:t>
      </w:r>
      <w:r>
        <w:t>, Quynh T. Tran</w:t>
      </w:r>
      <w:r>
        <w:rPr>
          <w:vertAlign w:val="superscript"/>
        </w:rPr>
        <w:t>4</w:t>
      </w:r>
      <w:r>
        <w:t>, Irit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Rambam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lipolytic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 xml:space="preserve">polytic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57EA8FC2"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5L0D LabDiet;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1" w:author="Microsoft Office User" w:date="2018-03-26T19:53:00Z">
        <w:r w:rsidR="00B44A19" w:rsidRPr="00B44A19">
          <w:rPr>
            <w:rFonts w:eastAsia="Times New Roman" w:cs="Arial"/>
            <w:color w:val="FF0000"/>
            <w:shd w:val="clear" w:color="auto" w:fill="FFFFFF"/>
            <w:rPrChange w:id="2" w:author="Microsoft Office User" w:date="2018-03-26T19:53:00Z">
              <w:rPr>
                <w:rFonts w:ascii="Arial" w:eastAsia="Times New Roman" w:hAnsi="Arial" w:cs="Arial"/>
                <w:b/>
                <w:color w:val="FF0000"/>
                <w:sz w:val="19"/>
                <w:szCs w:val="19"/>
                <w:shd w:val="clear" w:color="auto" w:fill="FFFFFF"/>
              </w:rPr>
            </w:rPrChange>
          </w:rPr>
          <w:t xml:space="preserve">Water intake was measured weekly to </w:t>
        </w:r>
        <w:r w:rsidR="00B44A19" w:rsidRPr="00B44A19">
          <w:rPr>
            <w:rFonts w:eastAsia="Times New Roman" w:cs="Arial"/>
            <w:color w:val="FF0000"/>
            <w:shd w:val="clear" w:color="auto" w:fill="FFFFFF"/>
            <w:rPrChange w:id="3" w:author="Microsoft Office User" w:date="2018-03-26T19:53:00Z">
              <w:rPr>
                <w:rFonts w:ascii="Arial" w:eastAsia="Times New Roman" w:hAnsi="Arial" w:cs="Arial"/>
                <w:b/>
                <w:color w:val="FF0000"/>
                <w:sz w:val="19"/>
                <w:szCs w:val="19"/>
                <w:shd w:val="clear" w:color="auto" w:fill="FFFFFF"/>
              </w:rPr>
            </w:rPrChange>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 xml:space="preserve">choMRI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(iWAT)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r w:rsidR="00EB0A54" w:rsidRPr="006902F6">
        <w:rPr>
          <w:rFonts w:eastAsia="Times New Roman" w:cs="Times New Roman"/>
          <w:color w:val="000000" w:themeColor="text1"/>
          <w:shd w:val="clear" w:color="auto" w:fill="FFFFFF"/>
        </w:rPr>
        <w:t xml:space="preserve">epididymal </w:t>
      </w:r>
      <w:r w:rsidR="002854C2">
        <w:rPr>
          <w:rFonts w:eastAsia="Times New Roman" w:cs="Times New Roman"/>
          <w:color w:val="000000" w:themeColor="text1"/>
          <w:shd w:val="clear" w:color="auto" w:fill="FFFFFF"/>
        </w:rPr>
        <w:t>white adipose tissue (eWAT)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4" w:author="Microsoft Office User" w:date="2018-03-26T19:48:00Z"/>
          <w:rFonts w:eastAsia="Times New Roman" w:cs="Times New Roman"/>
          <w:color w:val="000000" w:themeColor="text1"/>
          <w:shd w:val="clear" w:color="auto" w:fill="FFFFFF"/>
        </w:rPr>
      </w:pPr>
    </w:p>
    <w:p w14:paraId="548B486F" w14:textId="5F1162E1" w:rsidR="00B44A19" w:rsidRPr="00375434" w:rsidRDefault="00B44A19" w:rsidP="00FF21CB">
      <w:pPr>
        <w:spacing w:line="480" w:lineRule="auto"/>
        <w:rPr>
          <w:rFonts w:eastAsia="Times New Roman" w:cs="Times New Roman"/>
          <w:b/>
          <w:color w:val="000000" w:themeColor="text1"/>
          <w:shd w:val="clear" w:color="auto" w:fill="FFFFFF"/>
          <w:rPrChange w:id="5" w:author="Microsoft Office User" w:date="2018-03-26T19:54:00Z">
            <w:rPr>
              <w:rFonts w:eastAsia="Times New Roman" w:cs="Times New Roman"/>
              <w:color w:val="000000" w:themeColor="text1"/>
            </w:rPr>
          </w:rPrChange>
        </w:rPr>
      </w:pPr>
      <w:ins w:id="6" w:author="Microsoft Office User" w:date="2018-03-26T19:48:00Z">
        <w:r w:rsidRPr="00B44A19">
          <w:rPr>
            <w:rFonts w:eastAsia="Times New Roman" w:cs="Times New Roman"/>
            <w:b/>
            <w:color w:val="000000" w:themeColor="text1"/>
            <w:shd w:val="clear" w:color="auto" w:fill="FFFFFF"/>
            <w:rPrChange w:id="7" w:author="Microsoft Office User" w:date="2018-03-26T19:49:00Z">
              <w:rPr>
                <w:rFonts w:eastAsia="Times New Roman" w:cs="Times New Roman"/>
                <w:color w:val="000000" w:themeColor="text1"/>
                <w:shd w:val="clear" w:color="auto" w:fill="FFFFFF"/>
              </w:rPr>
            </w:rPrChange>
          </w:rPr>
          <w:t>Determination of Serum Dexamethasone</w:t>
        </w:r>
      </w:ins>
      <w:ins w:id="8"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B44A19">
          <w:rPr>
            <w:rFonts w:eastAsia="Times New Roman" w:cs="Arial"/>
            <w:color w:val="FF0000"/>
            <w:shd w:val="clear" w:color="auto" w:fill="FFFFFF"/>
            <w:rPrChange w:id="9" w:author="Microsoft Office User" w:date="2018-03-26T19:49:00Z">
              <w:rPr>
                <w:rFonts w:ascii="Arial" w:eastAsia="Times New Roman" w:hAnsi="Arial" w:cs="Arial"/>
                <w:b/>
                <w:color w:val="FF0000"/>
                <w:sz w:val="19"/>
                <w:szCs w:val="19"/>
                <w:shd w:val="clear" w:color="auto" w:fill="FFFFFF"/>
              </w:rPr>
            </w:rPrChange>
          </w:rPr>
          <w:t xml:space="preserve">hour fasted </w:t>
        </w:r>
      </w:ins>
      <w:ins w:id="10" w:author="Microsoft Office User" w:date="2018-03-26T19:50:00Z">
        <w:r>
          <w:rPr>
            <w:rFonts w:eastAsia="Times New Roman" w:cs="Arial"/>
            <w:color w:val="FF0000"/>
            <w:shd w:val="clear" w:color="auto" w:fill="FFFFFF"/>
          </w:rPr>
          <w:t xml:space="preserve">lean and obese </w:t>
        </w:r>
      </w:ins>
      <w:ins w:id="11" w:author="Microsoft Office User" w:date="2018-03-26T19:49:00Z">
        <w:r w:rsidRPr="00B44A19">
          <w:rPr>
            <w:rFonts w:eastAsia="Times New Roman" w:cs="Arial"/>
            <w:color w:val="FF0000"/>
            <w:shd w:val="clear" w:color="auto" w:fill="FFFFFF"/>
            <w:rPrChange w:id="12" w:author="Microsoft Office User" w:date="2018-03-26T19:49:00Z">
              <w:rPr>
                <w:rFonts w:ascii="Arial" w:eastAsia="Times New Roman" w:hAnsi="Arial" w:cs="Arial"/>
                <w:b/>
                <w:color w:val="FF0000"/>
                <w:sz w:val="19"/>
                <w:szCs w:val="19"/>
                <w:shd w:val="clear" w:color="auto" w:fill="FFFFFF"/>
              </w:rPr>
            </w:rPrChange>
          </w:rPr>
          <w:t>mice</w:t>
        </w:r>
      </w:ins>
      <w:ins w:id="13" w:author="Microsoft Office User" w:date="2018-03-26T19:50:00Z">
        <w:r>
          <w:rPr>
            <w:rFonts w:eastAsia="Times New Roman" w:cs="Arial"/>
            <w:color w:val="FF0000"/>
            <w:shd w:val="clear" w:color="auto" w:fill="FFFFFF"/>
          </w:rPr>
          <w:t xml:space="preserve"> following six weeks of dexamethasone treatment</w:t>
        </w:r>
      </w:ins>
      <w:ins w:id="14" w:author="Microsoft Office User" w:date="2018-03-26T19:49:00Z">
        <w:r w:rsidRPr="00B44A19">
          <w:rPr>
            <w:rFonts w:eastAsia="Times New Roman" w:cs="Arial"/>
            <w:color w:val="FF0000"/>
            <w:shd w:val="clear" w:color="auto" w:fill="FFFFFF"/>
            <w:rPrChange w:id="15" w:author="Microsoft Office User" w:date="2018-03-26T19:49:00Z">
              <w:rPr>
                <w:rFonts w:ascii="Arial" w:eastAsia="Times New Roman" w:hAnsi="Arial" w:cs="Arial"/>
                <w:b/>
                <w:color w:val="FF0000"/>
                <w:sz w:val="19"/>
                <w:szCs w:val="19"/>
                <w:shd w:val="clear" w:color="auto" w:fill="FFFFFF"/>
              </w:rPr>
            </w:rPrChange>
          </w:rPr>
          <w:t xml:space="preserve"> was acquired prior to euthanizing at the end of the study and sent to the </w:t>
        </w:r>
        <w:commentRangeStart w:id="16"/>
        <w:r w:rsidRPr="00B44A19">
          <w:rPr>
            <w:rFonts w:eastAsia="Times New Roman" w:cs="Arial"/>
            <w:color w:val="FF0000"/>
            <w:shd w:val="clear" w:color="auto" w:fill="FFFFFF"/>
            <w:rPrChange w:id="17" w:author="Microsoft Office User" w:date="2018-03-26T19:49:00Z">
              <w:rPr>
                <w:rFonts w:ascii="Arial" w:eastAsia="Times New Roman" w:hAnsi="Arial" w:cs="Arial"/>
                <w:b/>
                <w:color w:val="FF0000"/>
                <w:sz w:val="19"/>
                <w:szCs w:val="19"/>
                <w:shd w:val="clear" w:color="auto" w:fill="FFFFFF"/>
              </w:rPr>
            </w:rPrChange>
          </w:rPr>
          <w:t xml:space="preserve">University of Michigan Pharmacokinetics Core for LC-MS </w:t>
        </w:r>
        <w:commentRangeEnd w:id="16"/>
        <w:r w:rsidRPr="00B44A19">
          <w:rPr>
            <w:rStyle w:val="CommentReference"/>
            <w:sz w:val="24"/>
            <w:szCs w:val="24"/>
            <w:rPrChange w:id="18" w:author="Microsoft Office User" w:date="2018-03-26T19:49:00Z">
              <w:rPr>
                <w:rStyle w:val="CommentReference"/>
              </w:rPr>
            </w:rPrChange>
          </w:rPr>
          <w:commentReference w:id="16"/>
        </w:r>
        <w:r w:rsidRPr="00B44A19">
          <w:rPr>
            <w:rFonts w:eastAsia="Times New Roman" w:cs="Arial"/>
            <w:color w:val="FF0000"/>
            <w:shd w:val="clear" w:color="auto" w:fill="FFFFFF"/>
            <w:rPrChange w:id="19" w:author="Microsoft Office User" w:date="2018-03-26T19:49:00Z">
              <w:rPr>
                <w:rFonts w:ascii="Arial" w:eastAsia="Times New Roman" w:hAnsi="Arial" w:cs="Arial"/>
                <w:b/>
                <w:color w:val="FF0000"/>
                <w:sz w:val="19"/>
                <w:szCs w:val="19"/>
                <w:shd w:val="clear" w:color="auto" w:fill="FFFFFF"/>
              </w:rPr>
            </w:rPrChange>
          </w:rPr>
          <w:t xml:space="preserve">analysis of </w:t>
        </w:r>
        <w:r w:rsidRPr="00B44A19">
          <w:rPr>
            <w:rFonts w:eastAsia="Times New Roman" w:cs="Arial"/>
            <w:color w:val="FF0000"/>
            <w:shd w:val="clear" w:color="auto" w:fill="FFFFFF"/>
            <w:rPrChange w:id="20" w:author="Microsoft Office User" w:date="2018-03-26T19:49:00Z">
              <w:rPr>
                <w:rFonts w:ascii="Arial" w:eastAsia="Times New Roman" w:hAnsi="Arial" w:cs="Arial"/>
                <w:b/>
                <w:color w:val="FF0000"/>
                <w:sz w:val="19"/>
                <w:szCs w:val="19"/>
                <w:shd w:val="clear" w:color="auto" w:fill="FFFFFF"/>
              </w:rPr>
            </w:rPrChange>
          </w:rPr>
          <w:lastRenderedPageBreak/>
          <w:t xml:space="preserve">dexamethasone concentration. </w:t>
        </w:r>
        <w:r w:rsidRPr="00B44A19">
          <w:rPr>
            <w:rFonts w:cs="Arial"/>
            <w:rPrChange w:id="21" w:author="Microsoft Office User" w:date="2018-03-26T19:49:00Z">
              <w:rPr>
                <w:rFonts w:ascii="Arial" w:hAnsi="Arial" w:cs="Arial"/>
                <w:b/>
                <w:sz w:val="19"/>
                <w:szCs w:val="19"/>
              </w:rPr>
            </w:rPrChange>
          </w:rPr>
          <w:t>Dexamethasone standard was used to make a calibration curve from 2.5 to 100 ng/mL. A separate weighing of dexamethasone was used to make quality control standards at 3 and 30 ng/mL. Quality control standards were run in triplicate before and during sample analysis. For each calibration standard and quality control standard, 10 µL of blank plasma, 10 µL of calibration or QC standard, and 40 µL of internal standard were mixed in a 96-well plate. Each analytical sample was prepared by mixing 10 µL mouse plasma, 10 µL acetonitrile and 40 µL internal standard into a well of a 96-well plate. Some samples were below 10 µL in volume. In these cases, the volume collected was diluted to 10 µL and prepared in the same manner as the other samples. The plate was mixed at 1000 rpm for 5 min, then centrifuged at 3500 rpm for 10 min. Four microliters of supernantant were injected for analysis onto a Waters Xevo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r w:rsidR="004A26F2">
        <w:rPr>
          <w:b/>
          <w:color w:val="000000" w:themeColor="text1"/>
        </w:rPr>
        <w:t xml:space="preserve">Hyperinsulinemic </w:t>
      </w:r>
      <w:r w:rsidRPr="006902F6">
        <w:rPr>
          <w:b/>
          <w:color w:val="000000" w:themeColor="text1"/>
        </w:rPr>
        <w:t xml:space="preserve">Euglycemic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(Humulin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(Lifescan).</w:t>
      </w:r>
      <w:r w:rsidR="00BF4435" w:rsidRPr="006902F6">
        <w:rPr>
          <w:color w:val="000000" w:themeColor="text1"/>
        </w:rPr>
        <w:t xml:space="preserve"> For the </w:t>
      </w:r>
      <w:r w:rsidR="004A26F2">
        <w:rPr>
          <w:color w:val="000000" w:themeColor="text1"/>
        </w:rPr>
        <w:t>hyper</w:t>
      </w:r>
      <w:r w:rsidR="0011694F">
        <w:rPr>
          <w:color w:val="000000" w:themeColor="text1"/>
        </w:rPr>
        <w:t>insulinemic</w:t>
      </w:r>
      <w:r w:rsidR="00BF4435" w:rsidRPr="006902F6">
        <w:rPr>
          <w:color w:val="000000" w:themeColor="text1"/>
        </w:rPr>
        <w:t xml:space="preserve"> </w:t>
      </w:r>
      <w:r w:rsidR="00D72995">
        <w:rPr>
          <w:color w:val="000000" w:themeColor="text1"/>
        </w:rPr>
        <w:t>euglycemic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mU/kg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mU/kg/min) of human insulin (Novo Nordisk). Euglycemia (120~130 mg/dL)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Blood glucose was measured using an Accu-Chek glucometer (Roche, Germany). Plasma insulin was measured using the Linco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plasma samples were deproteinized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(Thermo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mM Tris pH 8, 5 mM EDTA, 30 mM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TissueLyser II (Qiagen)</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microscope and cellSense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TRIzol</w:t>
      </w:r>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r w:rsidR="005C636B" w:rsidRPr="006902F6">
        <w:rPr>
          <w:rFonts w:eastAsia="Times New Roman" w:cs="Times New Roman"/>
          <w:color w:val="000000" w:themeColor="text1"/>
          <w:szCs w:val="21"/>
          <w:shd w:val="clear" w:color="auto" w:fill="FFFFFF"/>
        </w:rPr>
        <w:t>TissueLyser II, as decribed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r w:rsidR="00877762" w:rsidRPr="006902F6">
        <w:rPr>
          <w:rFonts w:cs="Times New Roman"/>
          <w:color w:val="000000" w:themeColor="text1"/>
        </w:rPr>
        <w:t>PureLink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using the QuantStudio 5</w:t>
      </w:r>
      <w:r w:rsidR="00CD11DF">
        <w:rPr>
          <w:rFonts w:cs="Times New Roman"/>
          <w:color w:val="000000" w:themeColor="text1"/>
        </w:rPr>
        <w:t xml:space="preserve"> (Thermo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r w:rsidR="00D6022E" w:rsidRPr="006902F6">
        <w:rPr>
          <w:rFonts w:cs="Times New Roman"/>
          <w:i/>
          <w:color w:val="000000" w:themeColor="text1"/>
        </w:rPr>
        <w:t>Actb</w:t>
      </w:r>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(50 mM Tris, pH 7.4, 0.25% sodium deoxycholate, 1% NP40, 150 mM sodium chloride, 1 mM EDTA, 100 uM sodium orthovanadate, 5 mM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mM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CLx</w:t>
      </w:r>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(LiCOR)</w:t>
      </w:r>
      <w:r w:rsidR="00827CC4">
        <w:rPr>
          <w:rFonts w:eastAsia="Times New Roman" w:cs="Times New Roman"/>
          <w:color w:val="000000" w:themeColor="text1"/>
          <w:shd w:val="clear" w:color="auto" w:fill="FFFFFF"/>
        </w:rPr>
        <w:t xml:space="preserve"> and normalized to Revert Total Protein Stain (LiCOR</w:t>
      </w:r>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normality and equal variance were tested using Shapiro-Wilk and Levene’s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6979AD" w:rsidRDefault="002A443E" w:rsidP="00A81B12">
      <w:pPr>
        <w:spacing w:line="480" w:lineRule="auto"/>
        <w:rPr>
          <w:rFonts w:eastAsia="Times New Roman" w:cs="Arial"/>
          <w:b/>
          <w:color w:val="FF0000"/>
          <w:shd w:val="clear" w:color="auto" w:fill="FFFFFF"/>
          <w:rPrChange w:id="22" w:author="Microsoft Office User" w:date="2018-03-26T20:03:00Z">
            <w:rPr>
              <w:rFonts w:eastAsia="Times New Roman" w:cs="Times New Roman"/>
              <w:color w:val="000000" w:themeColor="text1"/>
            </w:rPr>
          </w:rPrChange>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6979AD">
        <w:rPr>
          <w:b/>
          <w:color w:val="000000" w:themeColor="text1"/>
          <w:rPrChange w:id="23" w:author="Microsoft Office User" w:date="2018-03-26T20:02:00Z">
            <w:rPr>
              <w:color w:val="000000" w:themeColor="text1"/>
            </w:rPr>
          </w:rPrChange>
        </w:rPr>
        <w:t>)</w:t>
      </w:r>
      <w:r w:rsidR="000D578C" w:rsidRPr="006979AD">
        <w:rPr>
          <w:b/>
          <w:color w:val="000000" w:themeColor="text1"/>
          <w:rPrChange w:id="24" w:author="Microsoft Office User" w:date="2018-03-26T20:02:00Z">
            <w:rPr>
              <w:color w:val="000000" w:themeColor="text1"/>
            </w:rPr>
          </w:rPrChange>
        </w:rPr>
        <w:t>.</w:t>
      </w:r>
      <w:r w:rsidR="007E0200" w:rsidRPr="006979AD">
        <w:rPr>
          <w:b/>
          <w:color w:val="000000" w:themeColor="text1"/>
          <w:rPrChange w:id="25" w:author="Microsoft Office User" w:date="2018-03-26T20:02:00Z">
            <w:rPr>
              <w:color w:val="000000" w:themeColor="text1"/>
            </w:rPr>
          </w:rPrChange>
        </w:rPr>
        <w:t xml:space="preserve">  </w:t>
      </w:r>
      <w:ins w:id="26" w:author="Microsoft Office User" w:date="2018-03-26T20:02:00Z">
        <w:r w:rsidR="006979AD" w:rsidRPr="006979AD">
          <w:rPr>
            <w:rFonts w:eastAsia="Times New Roman" w:cs="Arial"/>
            <w:color w:val="FF0000"/>
            <w:shd w:val="clear" w:color="auto" w:fill="FFFFFF"/>
            <w:rPrChange w:id="27" w:author="Microsoft Office User" w:date="2018-03-26T20:03:00Z">
              <w:rPr>
                <w:rFonts w:ascii="Arial" w:eastAsia="Times New Roman" w:hAnsi="Arial" w:cs="Arial"/>
                <w:b/>
                <w:color w:val="FF0000"/>
                <w:sz w:val="19"/>
                <w:szCs w:val="19"/>
                <w:shd w:val="clear" w:color="auto" w:fill="FFFFFF"/>
              </w:rPr>
            </w:rPrChange>
          </w:rPr>
          <w:t>When normalized to percent change from basal, dexamethasone treatment results in reduced glucose disposal when compared to water controls in lean and obese mice (Supplementary Figure 1A).</w:t>
        </w:r>
      </w:ins>
      <w:ins w:id="28" w:author="Microsoft Office User" w:date="2018-03-26T20:03:00Z">
        <w:r w:rsidR="006979AD">
          <w:rPr>
            <w:rFonts w:eastAsia="Times New Roman" w:cs="Arial"/>
            <w:b/>
            <w:color w:val="FF0000"/>
            <w:shd w:val="clear" w:color="auto" w:fill="FFFFFF"/>
          </w:rPr>
          <w:t xml:space="preserve"> </w:t>
        </w:r>
      </w:ins>
      <w:bookmarkStart w:id="29" w:name="_GoBack"/>
      <w:bookmarkEnd w:id="29"/>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t>
      </w:r>
      <w:r w:rsidR="003145E7" w:rsidRPr="006902F6">
        <w:rPr>
          <w:rFonts w:eastAsia="Times New Roman" w:cs="Times New Roman"/>
          <w:color w:val="000000" w:themeColor="text1"/>
          <w:shd w:val="clear" w:color="auto" w:fill="FFFFFF"/>
        </w:rPr>
        <w:lastRenderedPageBreak/>
        <w:t xml:space="preserve">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we performed hyperinsulinemic</w:t>
      </w:r>
      <w:r w:rsidR="005A4E16">
        <w:rPr>
          <w:color w:val="000000" w:themeColor="text1"/>
        </w:rPr>
        <w:t>-</w:t>
      </w:r>
      <w:r w:rsidR="00B77F49" w:rsidRPr="006902F6">
        <w:rPr>
          <w:color w:val="000000" w:themeColor="text1"/>
        </w:rPr>
        <w:t>euglycemic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euglycemia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r w:rsidR="00B63F75" w:rsidRPr="006902F6">
        <w:rPr>
          <w:i/>
          <w:color w:val="000000" w:themeColor="text1"/>
        </w:rPr>
        <w:t>Fasn</w:t>
      </w:r>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6CEBCCA7" w:rsidR="00733364" w:rsidRDefault="00222D60" w:rsidP="00E13216">
      <w:pPr>
        <w:spacing w:line="480" w:lineRule="auto"/>
        <w:rPr>
          <w:ins w:id="30"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ins w:id="31" w:author="Microsoft Office User" w:date="2018-03-18T17:42:00Z">
        <w:r w:rsidR="00E14486">
          <w:rPr>
            <w:color w:val="000000" w:themeColor="text1"/>
          </w:rPr>
          <w:t>i</w:t>
        </w:r>
      </w:ins>
      <w:del w:id="32" w:author="Microsoft Office User" w:date="2018-03-18T17:42: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ins w:id="33" w:author="Microsoft Office User" w:date="2018-03-18T17:42:00Z">
        <w:r w:rsidR="00E14486">
          <w:rPr>
            <w:color w:val="000000" w:themeColor="text1"/>
          </w:rPr>
          <w:t>e</w:t>
        </w:r>
      </w:ins>
      <w:del w:id="34" w:author="Microsoft Office User" w:date="2018-03-18T17:42:00Z">
        <w:r w:rsidR="001C4E38" w:rsidDel="00AF60EA">
          <w:rPr>
            <w:color w:val="000000" w:themeColor="text1"/>
          </w:rPr>
          <w:delText>e</w:delText>
        </w:r>
      </w:del>
      <w:r w:rsidR="001C4E38">
        <w:rPr>
          <w:color w:val="000000" w:themeColor="text1"/>
        </w:rPr>
        <w:t>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35" w:author="Microsoft Office User" w:date="2018-03-18T17:42:00Z">
        <w:r w:rsidR="00AF60EA">
          <w:rPr>
            <w:color w:val="000000" w:themeColor="text1"/>
          </w:rPr>
          <w:t>in</w:t>
        </w:r>
      </w:ins>
      <w:del w:id="36"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ins w:id="37" w:author="Microsoft Office User" w:date="2018-03-18T17:43:00Z">
        <w:r w:rsidR="00E14486">
          <w:rPr>
            <w:color w:val="000000" w:themeColor="text1"/>
          </w:rPr>
          <w:t>i</w:t>
        </w:r>
      </w:ins>
      <w:del w:id="38" w:author="Microsoft Office User" w:date="2018-03-18T17:43: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D4046E" w:rsidRPr="006902F6">
        <w:rPr>
          <w:color w:val="000000" w:themeColor="text1"/>
        </w:rPr>
        <w:t xml:space="preserve">or </w:t>
      </w:r>
      <w:ins w:id="39" w:author="Microsoft Office User" w:date="2018-03-18T17:43:00Z">
        <w:r w:rsidR="00E14486">
          <w:rPr>
            <w:color w:val="000000" w:themeColor="text1"/>
          </w:rPr>
          <w:t>e</w:t>
        </w:r>
      </w:ins>
      <w:del w:id="40" w:author="Microsoft Office User" w:date="2018-03-18T17:43:00Z">
        <w:r w:rsidR="001C4E38" w:rsidDel="00AF60EA">
          <w:rPr>
            <w:color w:val="000000" w:themeColor="text1"/>
          </w:rPr>
          <w:delText>e</w:delText>
        </w:r>
      </w:del>
      <w:r w:rsidR="001C4E38">
        <w:rPr>
          <w:color w:val="000000" w:themeColor="text1"/>
        </w:rPr>
        <w:t>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41" w:author="Microsoft Office User" w:date="2018-03-26T19:58:00Z"/>
          <w:color w:val="000000" w:themeColor="text1"/>
        </w:rPr>
      </w:pPr>
    </w:p>
    <w:p w14:paraId="63EEE21A" w14:textId="77777777" w:rsidR="0019520C" w:rsidRPr="0019520C" w:rsidRDefault="0019520C" w:rsidP="0019520C">
      <w:pPr>
        <w:spacing w:line="480" w:lineRule="auto"/>
        <w:rPr>
          <w:ins w:id="42" w:author="Microsoft Office User" w:date="2018-03-26T19:58:00Z"/>
          <w:rFonts w:eastAsia="Times New Roman" w:cs="Arial"/>
          <w:color w:val="FF0000"/>
          <w:shd w:val="clear" w:color="auto" w:fill="FFFFFF"/>
          <w:rPrChange w:id="43" w:author="Microsoft Office User" w:date="2018-03-26T19:58:00Z">
            <w:rPr>
              <w:ins w:id="44" w:author="Microsoft Office User" w:date="2018-03-26T19:58:00Z"/>
              <w:rFonts w:ascii="Arial" w:eastAsia="Times New Roman" w:hAnsi="Arial" w:cs="Arial"/>
              <w:b/>
              <w:color w:val="FF0000"/>
              <w:sz w:val="19"/>
              <w:szCs w:val="19"/>
              <w:shd w:val="clear" w:color="auto" w:fill="FFFFFF"/>
            </w:rPr>
          </w:rPrChange>
        </w:rPr>
        <w:pPrChange w:id="45" w:author="Microsoft Office User" w:date="2018-03-26T19:59:00Z">
          <w:pPr>
            <w:ind w:left="720"/>
          </w:pPr>
        </w:pPrChange>
      </w:pPr>
      <w:ins w:id="46" w:author="Microsoft Office User" w:date="2018-03-26T19:58:00Z">
        <w:r w:rsidRPr="0019520C">
          <w:rPr>
            <w:rFonts w:eastAsia="Times New Roman" w:cs="Arial"/>
            <w:color w:val="FF0000"/>
            <w:shd w:val="clear" w:color="auto" w:fill="FFFFFF"/>
            <w:rPrChange w:id="47" w:author="Microsoft Office User" w:date="2018-03-26T19:58:00Z">
              <w:rPr>
                <w:rFonts w:ascii="Arial" w:eastAsia="Times New Roman" w:hAnsi="Arial" w:cs="Arial"/>
                <w:b/>
                <w:color w:val="FF0000"/>
                <w:sz w:val="19"/>
                <w:szCs w:val="19"/>
                <w:shd w:val="clear" w:color="auto" w:fill="FFFFFF"/>
              </w:rPr>
            </w:rPrChange>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w:t>
      </w:r>
      <w:r w:rsidR="00E00C8F" w:rsidRPr="006902F6">
        <w:rPr>
          <w:color w:val="000000" w:themeColor="text1"/>
        </w:rPr>
        <w:lastRenderedPageBreak/>
        <w:t>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In order to identify a potential GR-dependent lipolytic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r w:rsidR="006066A2" w:rsidRPr="006902F6">
        <w:rPr>
          <w:color w:val="000000" w:themeColor="text1"/>
        </w:rPr>
        <w:t xml:space="preserve">iWAT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hyperinsulinemic euglycemic clamp in the obese </w:t>
      </w:r>
      <w:r w:rsidR="000F63EF">
        <w:rPr>
          <w:color w:val="000000" w:themeColor="text1"/>
        </w:rPr>
        <w:lastRenderedPageBreak/>
        <w:t>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2B1616B4" w:rsidR="00210C84" w:rsidRPr="0019520C" w:rsidRDefault="00A87023" w:rsidP="00E13216">
      <w:pPr>
        <w:spacing w:line="480" w:lineRule="auto"/>
        <w:rPr>
          <w:rFonts w:eastAsia="Times New Roman" w:cs="Arial"/>
          <w:color w:val="FF0000"/>
          <w:shd w:val="clear" w:color="auto" w:fill="FFFFFF"/>
          <w:rPrChange w:id="48" w:author="Microsoft Office User" w:date="2018-03-26T20:01:00Z">
            <w:rPr>
              <w:color w:val="000000" w:themeColor="text1"/>
            </w:rPr>
          </w:rPrChange>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iWAT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del w:id="49" w:author="Microsoft Office User" w:date="2018-03-26T20:00:00Z">
        <w:r w:rsidR="00250376" w:rsidRPr="006902F6" w:rsidDel="0019520C">
          <w:rPr>
            <w:color w:val="000000" w:themeColor="text1"/>
          </w:rPr>
          <w:delText xml:space="preserve"> </w:delText>
        </w:r>
      </w:del>
      <w:ins w:id="50" w:author="Microsoft Office User" w:date="2018-03-26T20:00:00Z">
        <w:r w:rsidR="0019520C">
          <w:rPr>
            <w:color w:val="000000" w:themeColor="text1"/>
          </w:rPr>
          <w:t xml:space="preserve"> </w:t>
        </w:r>
        <w:r w:rsidR="0019520C" w:rsidRPr="0019520C">
          <w:rPr>
            <w:rFonts w:eastAsia="Times New Roman" w:cs="Arial"/>
            <w:color w:val="FF0000"/>
            <w:shd w:val="clear" w:color="auto" w:fill="FFFFFF"/>
            <w:rPrChange w:id="51" w:author="Microsoft Office User" w:date="2018-03-26T20:00:00Z">
              <w:rPr>
                <w:rFonts w:ascii="Arial" w:eastAsia="Times New Roman" w:hAnsi="Arial" w:cs="Arial"/>
                <w:b/>
                <w:color w:val="FF0000"/>
                <w:sz w:val="19"/>
                <w:szCs w:val="19"/>
                <w:shd w:val="clear" w:color="auto" w:fill="FFFFFF"/>
              </w:rPr>
            </w:rPrChange>
          </w:rPr>
          <w:t xml:space="preserve">There were no significant increases observed in HSL expression or activation (via phosphorylation) that might explain enhanced lipolysis in the obese, dexamethasone treated mice (Supplementary </w:t>
        </w:r>
        <w:r w:rsidR="006979AD" w:rsidRPr="006979AD">
          <w:rPr>
            <w:rFonts w:eastAsia="Times New Roman" w:cs="Arial"/>
            <w:color w:val="FF0000"/>
            <w:shd w:val="clear" w:color="auto" w:fill="FFFFFF"/>
          </w:rPr>
          <w:t>Figure 2A,</w:t>
        </w:r>
        <w:r w:rsidR="0019520C" w:rsidRPr="0019520C">
          <w:rPr>
            <w:rFonts w:eastAsia="Times New Roman" w:cs="Arial"/>
            <w:color w:val="FF0000"/>
            <w:shd w:val="clear" w:color="auto" w:fill="FFFFFF"/>
            <w:rPrChange w:id="52" w:author="Microsoft Office User" w:date="2018-03-26T20:00:00Z">
              <w:rPr>
                <w:rFonts w:ascii="Arial" w:eastAsia="Times New Roman" w:hAnsi="Arial" w:cs="Arial"/>
                <w:b/>
                <w:color w:val="FF0000"/>
                <w:sz w:val="19"/>
                <w:szCs w:val="19"/>
                <w:shd w:val="clear" w:color="auto" w:fill="FFFFFF"/>
              </w:rPr>
            </w:rPrChange>
          </w:rPr>
          <w:t xml:space="preserve">B). In fact, phosphorylation of PKA sites on HSL tended to be lower in obese mice when compared to lean, as has been reported previously </w:t>
        </w:r>
        <w:r w:rsidR="0019520C" w:rsidRPr="0019520C">
          <w:rPr>
            <w:rFonts w:eastAsia="Times New Roman" w:cs="Arial"/>
            <w:color w:val="FF0000"/>
            <w:shd w:val="clear" w:color="auto" w:fill="FFFFFF"/>
            <w:rPrChange w:id="53" w:author="Microsoft Office User" w:date="2018-03-26T20:00:00Z">
              <w:rPr>
                <w:rFonts w:ascii="Arial" w:eastAsia="Times New Roman" w:hAnsi="Arial" w:cs="Arial"/>
                <w:b/>
                <w:color w:val="FF0000"/>
                <w:sz w:val="19"/>
                <w:szCs w:val="19"/>
                <w:shd w:val="clear" w:color="auto" w:fill="FFFFFF"/>
              </w:rPr>
            </w:rPrChange>
          </w:rPr>
          <w:fldChar w:fldCharType="begin" w:fldLock="1"/>
        </w:r>
        <w:r w:rsidR="0019520C" w:rsidRPr="0019520C">
          <w:rPr>
            <w:rFonts w:eastAsia="Times New Roman" w:cs="Arial"/>
            <w:color w:val="FF0000"/>
            <w:shd w:val="clear" w:color="auto" w:fill="FFFFFF"/>
            <w:rPrChange w:id="54" w:author="Microsoft Office User" w:date="2018-03-26T20:00:00Z">
              <w:rPr>
                <w:rFonts w:ascii="Arial" w:eastAsia="Times New Roman" w:hAnsi="Arial" w:cs="Arial"/>
                <w:b/>
                <w:color w:val="FF0000"/>
                <w:sz w:val="19"/>
                <w:szCs w:val="19"/>
                <w:shd w:val="clear" w:color="auto" w:fill="FFFFFF"/>
              </w:rPr>
            </w:rPrChange>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19520C" w:rsidRPr="0019520C">
          <w:rPr>
            <w:rFonts w:eastAsia="Times New Roman" w:cs="Arial"/>
            <w:color w:val="FF0000"/>
            <w:shd w:val="clear" w:color="auto" w:fill="FFFFFF"/>
            <w:rPrChange w:id="55" w:author="Microsoft Office User" w:date="2018-03-26T20:00:00Z">
              <w:rPr>
                <w:rFonts w:ascii="Arial" w:eastAsia="Times New Roman" w:hAnsi="Arial" w:cs="Arial"/>
                <w:b/>
                <w:color w:val="FF0000"/>
                <w:sz w:val="19"/>
                <w:szCs w:val="19"/>
                <w:shd w:val="clear" w:color="auto" w:fill="FFFFFF"/>
              </w:rPr>
            </w:rPrChange>
          </w:rPr>
          <w:fldChar w:fldCharType="separate"/>
        </w:r>
        <w:r w:rsidR="0019520C" w:rsidRPr="0019520C">
          <w:rPr>
            <w:rFonts w:eastAsia="Times New Roman" w:cs="Arial"/>
            <w:noProof/>
            <w:color w:val="FF0000"/>
            <w:shd w:val="clear" w:color="auto" w:fill="FFFFFF"/>
            <w:rPrChange w:id="56" w:author="Microsoft Office User" w:date="2018-03-26T20:00:00Z">
              <w:rPr>
                <w:rFonts w:ascii="Arial" w:eastAsia="Times New Roman" w:hAnsi="Arial" w:cs="Arial"/>
                <w:noProof/>
                <w:color w:val="FF0000"/>
                <w:sz w:val="19"/>
                <w:szCs w:val="19"/>
                <w:shd w:val="clear" w:color="auto" w:fill="FFFFFF"/>
              </w:rPr>
            </w:rPrChange>
          </w:rPr>
          <w:t>(7)</w:t>
        </w:r>
        <w:r w:rsidR="0019520C" w:rsidRPr="0019520C">
          <w:rPr>
            <w:rFonts w:eastAsia="Times New Roman" w:cs="Arial"/>
            <w:color w:val="FF0000"/>
            <w:shd w:val="clear" w:color="auto" w:fill="FFFFFF"/>
            <w:rPrChange w:id="57" w:author="Microsoft Office User" w:date="2018-03-26T20:00:00Z">
              <w:rPr>
                <w:rFonts w:ascii="Arial" w:eastAsia="Times New Roman" w:hAnsi="Arial" w:cs="Arial"/>
                <w:b/>
                <w:color w:val="FF0000"/>
                <w:sz w:val="19"/>
                <w:szCs w:val="19"/>
                <w:shd w:val="clear" w:color="auto" w:fill="FFFFFF"/>
              </w:rPr>
            </w:rPrChange>
          </w:rPr>
          <w:fldChar w:fldCharType="end"/>
        </w:r>
        <w:r w:rsidR="0019520C" w:rsidRPr="0019520C">
          <w:rPr>
            <w:rFonts w:eastAsia="Times New Roman" w:cs="Arial"/>
            <w:color w:val="FF0000"/>
            <w:shd w:val="clear" w:color="auto" w:fill="FFFFFF"/>
            <w:rPrChange w:id="58" w:author="Microsoft Office User" w:date="2018-03-26T20:00:00Z">
              <w:rPr>
                <w:rFonts w:ascii="Arial" w:eastAsia="Times New Roman" w:hAnsi="Arial" w:cs="Arial"/>
                <w:b/>
                <w:color w:val="FF0000"/>
                <w:sz w:val="19"/>
                <w:szCs w:val="19"/>
                <w:shd w:val="clear" w:color="auto" w:fill="FFFFFF"/>
              </w:rPr>
            </w:rPrChange>
          </w:rPr>
          <w:t>.</w:t>
        </w:r>
      </w:ins>
      <w:ins w:id="59" w:author="Microsoft Office User" w:date="2018-03-26T20:01:00Z">
        <w:r w:rsidR="0019520C">
          <w:rPr>
            <w:rFonts w:eastAsia="Times New Roman" w:cs="Arial"/>
            <w:color w:val="FF0000"/>
            <w:shd w:val="clear" w:color="auto" w:fill="FFFFFF"/>
          </w:rPr>
          <w:t xml:space="preserve"> </w:t>
        </w:r>
      </w:ins>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lastRenderedPageBreak/>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a lipodystrophic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w:t>
      </w:r>
      <w:r w:rsidR="00FC121E" w:rsidRPr="006902F6">
        <w:rPr>
          <w:color w:val="000000" w:themeColor="text1"/>
        </w:rPr>
        <w:lastRenderedPageBreak/>
        <w:t xml:space="preserve">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 xml:space="preserve">The mechanisms by which obesity and glucocorticoids synergize to activate ATGL expression are not </w:t>
      </w:r>
      <w:r w:rsidRPr="006902F6">
        <w:rPr>
          <w:color w:val="000000" w:themeColor="text1"/>
        </w:rPr>
        <w:lastRenderedPageBreak/>
        <w:t>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I.Ha. and I.Ho. were responsible for conceptualizing the study. D.B., I.Ha. and N.Q. designed the experiments. I.Ha. performed all cell experiments. I.Ha., E.S. and J.R. performed mouse experiments. D.B. and Q.T. performed statistical analyses. I.Ha. wrote the manuscript. I.Ha.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60"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DelProposto and Carey Lumeng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Thurl Harris </w:t>
      </w:r>
      <w:r w:rsidR="00A23F57" w:rsidRPr="006902F6">
        <w:rPr>
          <w:bCs/>
          <w:color w:val="000000" w:themeColor="text1"/>
        </w:rPr>
        <w:lastRenderedPageBreak/>
        <w:t>(University of Virginia)</w:t>
      </w:r>
      <w:r w:rsidR="00F33C5C">
        <w:rPr>
          <w:bCs/>
          <w:color w:val="000000" w:themeColor="text1"/>
        </w:rPr>
        <w:t>, Christoph Buettner</w:t>
      </w:r>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w:t>
      </w:r>
      <w:r w:rsidRPr="00245EC7">
        <w:rPr>
          <w:rFonts w:ascii="Calibri" w:eastAsia="Times New Roman" w:hAnsi="Calibri" w:cs="Times New Roman"/>
          <w:noProof/>
        </w:rPr>
        <w:lastRenderedPageBreak/>
        <w:t xml:space="preserve">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w:t>
      </w:r>
      <w:r w:rsidRPr="00245EC7">
        <w:rPr>
          <w:rFonts w:ascii="Calibri" w:eastAsia="Times New Roman" w:hAnsi="Calibri" w:cs="Times New Roman"/>
          <w:noProof/>
        </w:rPr>
        <w:lastRenderedPageBreak/>
        <w:t>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w:t>
      </w:r>
      <w:r w:rsidRPr="00245EC7">
        <w:rPr>
          <w:rFonts w:ascii="Calibri" w:eastAsia="Times New Roman" w:hAnsi="Calibri" w:cs="Times New Roman"/>
          <w:noProof/>
        </w:rPr>
        <w:lastRenderedPageBreak/>
        <w:t xml:space="preserve">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 xml:space="preserve">Am. J. Physiol. Gastrointest. </w:t>
      </w:r>
      <w:r w:rsidRPr="00245EC7">
        <w:rPr>
          <w:rFonts w:ascii="Calibri" w:eastAsia="Times New Roman" w:hAnsi="Calibri" w:cs="Times New Roman"/>
          <w:i/>
          <w:iCs/>
          <w:noProof/>
        </w:rPr>
        <w:lastRenderedPageBreak/>
        <w:t>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 xml:space="preserve">Biochem. Biophys. </w:t>
      </w:r>
      <w:r w:rsidRPr="00245EC7">
        <w:rPr>
          <w:rFonts w:ascii="Calibri" w:eastAsia="Times New Roman" w:hAnsi="Calibri" w:cs="Times New Roman"/>
          <w:i/>
          <w:iCs/>
          <w:noProof/>
        </w:rPr>
        <w:lastRenderedPageBreak/>
        <w:t>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Mouse blood glucose levels during insulin tolerance test (A) and prior to insulin injection (basal; B). Insulin was given via i.p.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euglycemic clamp following 3 weeks of dexamethasone (n=14) or vehicle (n=11) treatment and 11 weeks of HFD. For clamp experiments, insulin was infused at 8 mU/kg/min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lastRenderedPageBreak/>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lipogenic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Weekly total body mass (A) and fat mass (B) measures via EchoMRI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5751AD52"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w:t>
      </w:r>
      <w:r>
        <w:lastRenderedPageBreak/>
        <w:t xml:space="preserve">basal (fed) and following stimulation (10mg/kg isoproterenol or 16hr fast; E) and qPCR of </w:t>
      </w:r>
      <w:ins w:id="61" w:author="Microsoft Office User" w:date="2018-03-18T17:59:00Z">
        <w:r w:rsidR="00E14486">
          <w:t>i</w:t>
        </w:r>
      </w:ins>
      <w:del w:id="62" w:author="Microsoft Office User" w:date="2018-03-18T17:59:00Z">
        <w:r w:rsidDel="00E14486">
          <w:delText>I</w:delText>
        </w:r>
      </w:del>
      <w:r>
        <w:t>WAT lipolytic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A3F7ACF"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hyperinsulinemic euglycemic clamp (B), qPCR of </w:t>
      </w:r>
      <w:r w:rsidRPr="003A5006">
        <w:rPr>
          <w:i/>
        </w:rPr>
        <w:t>Pnpla2</w:t>
      </w:r>
      <w:r>
        <w:t xml:space="preserve"> transcripts from </w:t>
      </w:r>
      <w:ins w:id="63" w:author="Microsoft Office User" w:date="2018-03-18T17:59:00Z">
        <w:r w:rsidR="00E14486">
          <w:t>i</w:t>
        </w:r>
      </w:ins>
      <w:del w:id="64" w:author="Microsoft Office User" w:date="2018-03-18T17:59:00Z">
        <w:r w:rsidDel="00E14486">
          <w:delText>I</w:delText>
        </w:r>
      </w:del>
      <w:r>
        <w:t xml:space="preserve">WAT (C), and western blot image (D) and quantification (E) of ATGL protein from </w:t>
      </w:r>
      <w:ins w:id="65" w:author="Microsoft Office User" w:date="2018-03-18T17:59:00Z">
        <w:r w:rsidR="00E14486">
          <w:t>i</w:t>
        </w:r>
      </w:ins>
      <w:del w:id="66" w:author="Microsoft Office User" w:date="2018-03-18T17:59:00Z">
        <w:r w:rsidDel="00E14486">
          <w:delText>I</w:delText>
        </w:r>
      </w:del>
      <w:r>
        <w:t>WAT. Mice from A, C, D and E were euthanized at 28 weeks of age following six weeks of dexamethasone (NCD n=8; HFD n=10) or vehicle (NCD n=8; HFD n=10) treatment. Mice from B were fasted for 5 hours prior to euglycemic clamp following 3 weeks of dexamethasone (n=14) or vehicle (n=11) treatment and 11 weeks of HFD. For clamp experiments, insulin was infused at 8 mU/kg/min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r w:rsidRPr="00C636C1">
              <w:rPr>
                <w:i/>
              </w:rPr>
              <w:t>Actb</w:t>
            </w:r>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r>
              <w:rPr>
                <w:i/>
              </w:rPr>
              <w:t>Fasn</w:t>
            </w:r>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6"/>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icrosoft Office User" w:date="2018-03-25T21:23:00Z" w:initials="Office">
    <w:p w14:paraId="1A5942EF" w14:textId="77777777" w:rsidR="00B44A19" w:rsidRDefault="00B44A19" w:rsidP="00B44A19">
      <w:pPr>
        <w:pStyle w:val="CommentText"/>
      </w:pPr>
      <w:r>
        <w:rPr>
          <w:rStyle w:val="CommentReference"/>
        </w:rPr>
        <w:annotationRef/>
      </w:r>
      <w:r>
        <w:t>Sent email asking for more detailed methods, waiting to hear back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942E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B036B" w14:textId="77777777" w:rsidR="0060466D" w:rsidRDefault="0060466D" w:rsidP="001975C6">
      <w:r>
        <w:separator/>
      </w:r>
    </w:p>
  </w:endnote>
  <w:endnote w:type="continuationSeparator" w:id="0">
    <w:p w14:paraId="68E16868" w14:textId="77777777" w:rsidR="0060466D" w:rsidRDefault="0060466D"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979AD">
      <w:rPr>
        <w:caps/>
        <w:noProof/>
        <w:color w:val="5B9BD5" w:themeColor="accent1"/>
      </w:rPr>
      <w:t>11</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7662B" w14:textId="77777777" w:rsidR="0060466D" w:rsidRDefault="0060466D" w:rsidP="001975C6">
      <w:r>
        <w:separator/>
      </w:r>
    </w:p>
  </w:footnote>
  <w:footnote w:type="continuationSeparator" w:id="0">
    <w:p w14:paraId="6EFB236F" w14:textId="77777777" w:rsidR="0060466D" w:rsidRDefault="0060466D"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466D"/>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D01D6-529C-D74E-A3AA-621784A38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30852</Words>
  <Characters>175859</Characters>
  <Application>Microsoft Macintosh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12</cp:revision>
  <cp:lastPrinted>2018-02-07T20:59:00Z</cp:lastPrinted>
  <dcterms:created xsi:type="dcterms:W3CDTF">2018-02-07T20:59:00Z</dcterms:created>
  <dcterms:modified xsi:type="dcterms:W3CDTF">2018-03-27T00:03:00Z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