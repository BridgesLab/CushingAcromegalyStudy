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 xml:space="preserve">week dexamethasone </w:t>
      </w:r>
      <w:r w:rsidR="00915C5C" w:rsidRPr="006902F6">
        <w:rPr>
          <w:rFonts w:eastAsia="Times New Roman" w:cs="Times New Roman"/>
          <w:color w:val="000000" w:themeColor="text1"/>
          <w:shd w:val="clear" w:color="auto" w:fill="FFFFFF"/>
        </w:rPr>
        <w:lastRenderedPageBreak/>
        <w:t>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lastRenderedPageBreak/>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w:t>
      </w:r>
      <w:r w:rsidR="00C86E77" w:rsidRPr="006902F6">
        <w:rPr>
          <w:rFonts w:ascii="Calibri" w:hAnsi="Calibri" w:cs="Arial"/>
          <w:color w:val="000000" w:themeColor="text1"/>
        </w:rPr>
        <w:lastRenderedPageBreak/>
        <w:t>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w:t>
      </w:r>
      <w:r w:rsidR="007A78D7">
        <w:rPr>
          <w:color w:val="000000" w:themeColor="text1"/>
        </w:rPr>
        <w:lastRenderedPageBreak/>
        <w:t xml:space="preserve">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w:t>
      </w:r>
      <w:r w:rsidR="001F7771">
        <w:rPr>
          <w:color w:val="000000" w:themeColor="text1"/>
        </w:rPr>
        <w:lastRenderedPageBreak/>
        <w:t xml:space="preserve">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lastRenderedPageBreak/>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68C868B"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t>
      </w:r>
      <w:r w:rsidR="003145E7" w:rsidRPr="006902F6">
        <w:rPr>
          <w:rFonts w:eastAsia="Times New Roman" w:cs="Times New Roman"/>
          <w:color w:val="000000" w:themeColor="text1"/>
          <w:shd w:val="clear" w:color="auto" w:fill="FFFFFF"/>
        </w:rPr>
        <w:lastRenderedPageBreak/>
        <w:t xml:space="preserve">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 xml:space="preserve">glucose </w:t>
      </w:r>
      <w:r w:rsidR="00222D60">
        <w:rPr>
          <w:color w:val="000000" w:themeColor="text1"/>
        </w:rPr>
        <w:lastRenderedPageBreak/>
        <w:t>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2D7CF24D"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ins w:id="0" w:author="Microsoft Office User" w:date="2018-03-18T17:42:00Z">
        <w:r w:rsidR="00AF60EA">
          <w:rPr>
            <w:color w:val="000000" w:themeColor="text1"/>
          </w:rPr>
          <w:t>I</w:t>
        </w:r>
      </w:ins>
      <w:del w:id="1" w:author="Microsoft Office User" w:date="2018-03-18T17:42: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ins w:id="2" w:author="Microsoft Office User" w:date="2018-03-18T17:42:00Z">
        <w:r w:rsidR="00AF60EA">
          <w:rPr>
            <w:color w:val="000000" w:themeColor="text1"/>
          </w:rPr>
          <w:t>E</w:t>
        </w:r>
      </w:ins>
      <w:del w:id="3" w:author="Microsoft Office User" w:date="2018-03-18T17:42:00Z">
        <w:r w:rsidR="001C4E38" w:rsidDel="00AF60EA">
          <w:rPr>
            <w:color w:val="000000" w:themeColor="text1"/>
          </w:rPr>
          <w:delText>e</w:delText>
        </w:r>
      </w:del>
      <w:r w:rsidR="001C4E38">
        <w:rPr>
          <w:color w:val="000000" w:themeColor="text1"/>
        </w:rPr>
        <w:t>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4" w:author="Microsoft Office User" w:date="2018-03-18T17:42:00Z">
        <w:r w:rsidR="00AF60EA">
          <w:rPr>
            <w:color w:val="000000" w:themeColor="text1"/>
          </w:rPr>
          <w:t>in</w:t>
        </w:r>
      </w:ins>
      <w:del w:id="5"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w:t>
      </w:r>
      <w:r w:rsidR="00D4046E" w:rsidRPr="006902F6">
        <w:rPr>
          <w:color w:val="000000" w:themeColor="text1"/>
        </w:rPr>
        <w:lastRenderedPageBreak/>
        <w:t xml:space="preserve">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ins w:id="6" w:author="Microsoft Office User" w:date="2018-03-18T17:43:00Z">
        <w:r w:rsidR="00AF60EA">
          <w:rPr>
            <w:color w:val="000000" w:themeColor="text1"/>
          </w:rPr>
          <w:t>I</w:t>
        </w:r>
      </w:ins>
      <w:del w:id="7" w:author="Microsoft Office User" w:date="2018-03-18T17:43:00Z">
        <w:r w:rsidR="001C4E38" w:rsidDel="00AF60EA">
          <w:rPr>
            <w:color w:val="000000" w:themeColor="text1"/>
          </w:rPr>
          <w:delText>i</w:delText>
        </w:r>
      </w:del>
      <w:r w:rsidR="001C4E38">
        <w:rPr>
          <w:color w:val="000000" w:themeColor="text1"/>
        </w:rPr>
        <w:t>WAT</w:t>
      </w:r>
      <w:r w:rsidR="001C4E38" w:rsidRPr="006902F6">
        <w:rPr>
          <w:color w:val="000000" w:themeColor="text1"/>
        </w:rPr>
        <w:t xml:space="preserve"> </w:t>
      </w:r>
      <w:r w:rsidR="00D4046E" w:rsidRPr="006902F6">
        <w:rPr>
          <w:color w:val="000000" w:themeColor="text1"/>
        </w:rPr>
        <w:t xml:space="preserve">or </w:t>
      </w:r>
      <w:ins w:id="8" w:author="Microsoft Office User" w:date="2018-03-18T17:43:00Z">
        <w:r w:rsidR="00AF60EA">
          <w:rPr>
            <w:color w:val="000000" w:themeColor="text1"/>
          </w:rPr>
          <w:t>E</w:t>
        </w:r>
      </w:ins>
      <w:del w:id="9" w:author="Microsoft Office User" w:date="2018-03-18T17:43:00Z">
        <w:r w:rsidR="001C4E38" w:rsidDel="00AF60EA">
          <w:rPr>
            <w:color w:val="000000" w:themeColor="text1"/>
          </w:rPr>
          <w:delText>e</w:delText>
        </w:r>
      </w:del>
      <w:r w:rsidR="001C4E38">
        <w:rPr>
          <w:color w:val="000000" w:themeColor="text1"/>
        </w:rPr>
        <w:t>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xml:space="preserve">) and </w:t>
      </w:r>
      <w:r w:rsidR="003A5F27" w:rsidRPr="006902F6">
        <w:rPr>
          <w:color w:val="000000" w:themeColor="text1"/>
        </w:rPr>
        <w:lastRenderedPageBreak/>
        <w:t>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xml:space="preserve">% reduction in </w:t>
      </w:r>
      <w:r w:rsidR="00914AF8">
        <w:rPr>
          <w:color w:val="000000" w:themeColor="text1"/>
        </w:rPr>
        <w:lastRenderedPageBreak/>
        <w:t>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w:t>
      </w:r>
      <w:r>
        <w:rPr>
          <w:color w:val="000000" w:themeColor="text1"/>
        </w:rPr>
        <w:lastRenderedPageBreak/>
        <w:t xml:space="preserve">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xml:space="preserve">, possibly as a way to promote </w:t>
      </w:r>
      <w:r w:rsidR="00FE35A0" w:rsidRPr="006902F6">
        <w:rPr>
          <w:color w:val="000000" w:themeColor="text1"/>
        </w:rPr>
        <w:lastRenderedPageBreak/>
        <w:t>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w:t>
      </w:r>
      <w:r w:rsidR="009C5B00" w:rsidRPr="006902F6">
        <w:rPr>
          <w:color w:val="000000" w:themeColor="text1"/>
        </w:rPr>
        <w:lastRenderedPageBreak/>
        <w:t>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w:t>
      </w:r>
      <w:r w:rsidRPr="00245EC7">
        <w:rPr>
          <w:rFonts w:ascii="Calibri" w:eastAsia="Times New Roman" w:hAnsi="Calibri" w:cs="Times New Roman"/>
          <w:noProof/>
        </w:rPr>
        <w:lastRenderedPageBreak/>
        <w:t>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w:t>
      </w:r>
      <w:r w:rsidRPr="00245EC7">
        <w:rPr>
          <w:rFonts w:ascii="Calibri" w:eastAsia="Times New Roman" w:hAnsi="Calibri" w:cs="Times New Roman"/>
          <w:noProof/>
        </w:rPr>
        <w:lastRenderedPageBreak/>
        <w:t xml:space="preserve">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w:t>
      </w:r>
      <w:r w:rsidRPr="00245EC7">
        <w:rPr>
          <w:rFonts w:ascii="Calibri" w:eastAsia="Times New Roman" w:hAnsi="Calibri" w:cs="Times New Roman"/>
          <w:noProof/>
        </w:rPr>
        <w:lastRenderedPageBreak/>
        <w:t xml:space="preserve">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w:t>
      </w:r>
      <w:r w:rsidRPr="00245EC7">
        <w:rPr>
          <w:rFonts w:ascii="Calibri" w:eastAsia="Times New Roman" w:hAnsi="Calibri" w:cs="Times New Roman"/>
          <w:noProof/>
        </w:rPr>
        <w:lastRenderedPageBreak/>
        <w:t>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lastRenderedPageBreak/>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23D6F2E8"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7777777" w:rsidR="006C7508" w:rsidRDefault="006C7508" w:rsidP="006C7508">
      <w:pPr>
        <w:pStyle w:val="ListParagraph"/>
        <w:spacing w:line="480" w:lineRule="auto"/>
      </w:pPr>
      <w:r>
        <w:lastRenderedPageBreak/>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bookmarkStart w:id="10" w:name="_GoBack"/>
      <w:r>
        <w:t>IWAT</w:t>
      </w:r>
      <w:bookmarkEnd w:id="10"/>
      <w:r>
        <w:t xml:space="preserve"> (C), and western blot image (D) and quantification (E) of ATGL protein from IWAT.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A402A" w14:textId="77777777" w:rsidR="00146CFA" w:rsidRDefault="00146CFA" w:rsidP="001975C6">
      <w:r>
        <w:separator/>
      </w:r>
    </w:p>
  </w:endnote>
  <w:endnote w:type="continuationSeparator" w:id="0">
    <w:p w14:paraId="10B408BE" w14:textId="77777777" w:rsidR="00146CFA" w:rsidRDefault="00146CFA"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23417">
      <w:rPr>
        <w:caps/>
        <w:noProof/>
        <w:color w:val="5B9BD5" w:themeColor="accent1"/>
      </w:rPr>
      <w:t>27</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1380E" w14:textId="77777777" w:rsidR="00146CFA" w:rsidRDefault="00146CFA" w:rsidP="001975C6">
      <w:r>
        <w:separator/>
      </w:r>
    </w:p>
  </w:footnote>
  <w:footnote w:type="continuationSeparator" w:id="0">
    <w:p w14:paraId="26F4C5A0" w14:textId="77777777" w:rsidR="00146CFA" w:rsidRDefault="00146CFA"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CFA"/>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3417"/>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30B0E-0C0B-B747-83B1-5DC9C585F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29944</Words>
  <Characters>170681</Characters>
  <Application>Microsoft Macintosh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6</cp:revision>
  <cp:lastPrinted>2018-02-07T20:59:00Z</cp:lastPrinted>
  <dcterms:created xsi:type="dcterms:W3CDTF">2018-02-07T20:59:00Z</dcterms:created>
  <dcterms:modified xsi:type="dcterms:W3CDTF">2018-03-18T21:48:00Z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