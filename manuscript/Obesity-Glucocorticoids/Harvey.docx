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JeAnna R. Redd</w:t>
      </w:r>
      <w:r>
        <w:rPr>
          <w:vertAlign w:val="superscript"/>
        </w:rPr>
        <w:t>1,2</w:t>
      </w:r>
      <w:r>
        <w:t>, Quynh T. Tran</w:t>
      </w:r>
      <w:r>
        <w:rPr>
          <w:vertAlign w:val="superscript"/>
        </w:rPr>
        <w:t>4</w:t>
      </w:r>
      <w:r>
        <w:t>, Irit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Rambam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7777777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lipolytic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 xml:space="preserve">polytic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0B639A68"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A9184D">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A9184D">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"(2\u20135)"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B1499EF"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A9184D">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"(6)"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A9184D">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"(7,8)"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E0640D9"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A9184D">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"(9\u201311)"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"(10,12,13)"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A9184D">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"(8)"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A9184D">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"(14\u201316)"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A9184D">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"(17\u201319)"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45747981" w:rsidR="00EB0A54" w:rsidRDefault="004B1467" w:rsidP="00FF21CB">
      <w:pPr>
        <w:spacing w:line="480" w:lineRule="auto"/>
        <w:rPr>
          <w:ins w:id="0" w:author="Microsoft Office User" w:date="2018-03-26T19:54:00Z"/>
          <w:rFonts w:eastAsia="Times New Roman" w:cs="Times New Roman"/>
          <w:color w:val="000000" w:themeColor="text1"/>
          <w:shd w:val="clear" w:color="auto" w:fill="FFFFFF"/>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A9184D">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5L0D LabDiet;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ins w:id="1" w:author="Microsoft Office User" w:date="2018-03-26T19:53:00Z">
        <w:r w:rsidR="00B44A19" w:rsidRPr="00B44A19">
          <w:rPr>
            <w:rFonts w:eastAsia="Times New Roman" w:cs="Arial"/>
            <w:color w:val="FF0000"/>
            <w:shd w:val="clear" w:color="auto" w:fill="FFFFFF"/>
            <w:rPrChange w:id="2" w:author="Microsoft Office User" w:date="2018-03-26T19:53:00Z">
              <w:rPr>
                <w:rFonts w:ascii="Arial" w:eastAsia="Times New Roman" w:hAnsi="Arial" w:cs="Arial"/>
                <w:b/>
                <w:color w:val="FF0000"/>
                <w:sz w:val="19"/>
                <w:szCs w:val="19"/>
                <w:shd w:val="clear" w:color="auto" w:fill="FFFFFF"/>
              </w:rPr>
            </w:rPrChange>
          </w:rPr>
          <w:t xml:space="preserve">Water intake was measured weekly to </w:t>
        </w:r>
        <w:r w:rsidR="00B44A19" w:rsidRPr="00B44A19">
          <w:rPr>
            <w:rFonts w:eastAsia="Times New Roman" w:cs="Arial"/>
            <w:color w:val="FF0000"/>
            <w:shd w:val="clear" w:color="auto" w:fill="FFFFFF"/>
            <w:rPrChange w:id="3" w:author="Microsoft Office User" w:date="2018-03-26T19:53:00Z">
              <w:rPr>
                <w:rFonts w:ascii="Arial" w:eastAsia="Times New Roman" w:hAnsi="Arial" w:cs="Arial"/>
                <w:b/>
                <w:color w:val="FF0000"/>
                <w:sz w:val="19"/>
                <w:szCs w:val="19"/>
                <w:shd w:val="clear" w:color="auto" w:fill="FFFFFF"/>
              </w:rPr>
            </w:rPrChange>
          </w:rPr>
          <w:lastRenderedPageBreak/>
          <w:t>determine the concentrations of dexamethasone consumed per cage. Average concentration per mouse was estimated by accounting for number of mice in the cage.</w:t>
        </w:r>
        <w:r w:rsidR="00B44A19">
          <w:rPr>
            <w:rFonts w:ascii="Arial" w:eastAsia="Times New Roman" w:hAnsi="Arial" w:cs="Arial"/>
            <w:b/>
            <w:color w:val="FF0000"/>
            <w:sz w:val="19"/>
            <w:szCs w:val="19"/>
            <w:shd w:val="clear" w:color="auto" w:fill="FFFFFF"/>
          </w:rPr>
          <w:t xml:space="preserve"> </w:t>
        </w:r>
      </w:ins>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 xml:space="preserve">choMRI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(iWAT)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r w:rsidR="00EB0A54" w:rsidRPr="006902F6">
        <w:rPr>
          <w:rFonts w:eastAsia="Times New Roman" w:cs="Times New Roman"/>
          <w:color w:val="000000" w:themeColor="text1"/>
          <w:shd w:val="clear" w:color="auto" w:fill="FFFFFF"/>
        </w:rPr>
        <w:t xml:space="preserve">epididymal </w:t>
      </w:r>
      <w:r w:rsidR="002854C2">
        <w:rPr>
          <w:rFonts w:eastAsia="Times New Roman" w:cs="Times New Roman"/>
          <w:color w:val="000000" w:themeColor="text1"/>
          <w:shd w:val="clear" w:color="auto" w:fill="FFFFFF"/>
        </w:rPr>
        <w:t>white adipose tissue (eWAT)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5AD1291B" w14:textId="77777777" w:rsidR="00375434" w:rsidRDefault="00375434" w:rsidP="00FF21CB">
      <w:pPr>
        <w:spacing w:line="480" w:lineRule="auto"/>
        <w:rPr>
          <w:ins w:id="4" w:author="Microsoft Office User" w:date="2018-03-26T19:48:00Z"/>
          <w:rFonts w:eastAsia="Times New Roman" w:cs="Times New Roman"/>
          <w:color w:val="000000" w:themeColor="text1"/>
          <w:shd w:val="clear" w:color="auto" w:fill="FFFFFF"/>
        </w:rPr>
      </w:pPr>
    </w:p>
    <w:p w14:paraId="548B486F" w14:textId="5F1162E1" w:rsidR="00B44A19" w:rsidRPr="00375434" w:rsidRDefault="00B44A19" w:rsidP="00FF21CB">
      <w:pPr>
        <w:spacing w:line="480" w:lineRule="auto"/>
        <w:rPr>
          <w:rFonts w:eastAsia="Times New Roman" w:cs="Times New Roman"/>
          <w:b/>
          <w:color w:val="000000" w:themeColor="text1"/>
          <w:shd w:val="clear" w:color="auto" w:fill="FFFFFF"/>
          <w:rPrChange w:id="5" w:author="Microsoft Office User" w:date="2018-03-26T19:54:00Z">
            <w:rPr>
              <w:rFonts w:eastAsia="Times New Roman" w:cs="Times New Roman"/>
              <w:color w:val="000000" w:themeColor="text1"/>
            </w:rPr>
          </w:rPrChange>
        </w:rPr>
      </w:pPr>
      <w:ins w:id="6" w:author="Microsoft Office User" w:date="2018-03-26T19:48:00Z">
        <w:r w:rsidRPr="00B44A19">
          <w:rPr>
            <w:rFonts w:eastAsia="Times New Roman" w:cs="Times New Roman"/>
            <w:b/>
            <w:color w:val="000000" w:themeColor="text1"/>
            <w:shd w:val="clear" w:color="auto" w:fill="FFFFFF"/>
            <w:rPrChange w:id="7" w:author="Microsoft Office User" w:date="2018-03-26T19:49:00Z">
              <w:rPr>
                <w:rFonts w:eastAsia="Times New Roman" w:cs="Times New Roman"/>
                <w:color w:val="000000" w:themeColor="text1"/>
                <w:shd w:val="clear" w:color="auto" w:fill="FFFFFF"/>
              </w:rPr>
            </w:rPrChange>
          </w:rPr>
          <w:t>Determination of Serum Dexamethasone</w:t>
        </w:r>
      </w:ins>
      <w:ins w:id="8" w:author="Microsoft Office User" w:date="2018-03-26T19:49:00Z">
        <w:r>
          <w:rPr>
            <w:rFonts w:eastAsia="Times New Roman" w:cs="Times New Roman"/>
            <w:b/>
            <w:color w:val="000000" w:themeColor="text1"/>
            <w:shd w:val="clear" w:color="auto" w:fill="FFFFFF"/>
          </w:rPr>
          <w:t xml:space="preserve">: </w:t>
        </w:r>
        <w:r w:rsidRPr="00B44A19">
          <w:rPr>
            <w:rFonts w:eastAsia="Times New Roman" w:cs="Arial"/>
            <w:color w:val="FF0000"/>
            <w:shd w:val="clear" w:color="auto" w:fill="FFFFFF"/>
          </w:rPr>
          <w:t>Serum from 16-</w:t>
        </w:r>
        <w:r w:rsidRPr="00B44A19">
          <w:rPr>
            <w:rFonts w:eastAsia="Times New Roman" w:cs="Arial"/>
            <w:color w:val="FF0000"/>
            <w:shd w:val="clear" w:color="auto" w:fill="FFFFFF"/>
            <w:rPrChange w:id="9" w:author="Microsoft Office User" w:date="2018-03-26T19:49:00Z">
              <w:rPr>
                <w:rFonts w:ascii="Arial" w:eastAsia="Times New Roman" w:hAnsi="Arial" w:cs="Arial"/>
                <w:b/>
                <w:color w:val="FF0000"/>
                <w:sz w:val="19"/>
                <w:szCs w:val="19"/>
                <w:shd w:val="clear" w:color="auto" w:fill="FFFFFF"/>
              </w:rPr>
            </w:rPrChange>
          </w:rPr>
          <w:t xml:space="preserve">hour fasted </w:t>
        </w:r>
      </w:ins>
      <w:ins w:id="10" w:author="Microsoft Office User" w:date="2018-03-26T19:50:00Z">
        <w:r>
          <w:rPr>
            <w:rFonts w:eastAsia="Times New Roman" w:cs="Arial"/>
            <w:color w:val="FF0000"/>
            <w:shd w:val="clear" w:color="auto" w:fill="FFFFFF"/>
          </w:rPr>
          <w:t xml:space="preserve">lean and obese </w:t>
        </w:r>
      </w:ins>
      <w:ins w:id="11" w:author="Microsoft Office User" w:date="2018-03-26T19:49:00Z">
        <w:r w:rsidRPr="00B44A19">
          <w:rPr>
            <w:rFonts w:eastAsia="Times New Roman" w:cs="Arial"/>
            <w:color w:val="FF0000"/>
            <w:shd w:val="clear" w:color="auto" w:fill="FFFFFF"/>
            <w:rPrChange w:id="12" w:author="Microsoft Office User" w:date="2018-03-26T19:49:00Z">
              <w:rPr>
                <w:rFonts w:ascii="Arial" w:eastAsia="Times New Roman" w:hAnsi="Arial" w:cs="Arial"/>
                <w:b/>
                <w:color w:val="FF0000"/>
                <w:sz w:val="19"/>
                <w:szCs w:val="19"/>
                <w:shd w:val="clear" w:color="auto" w:fill="FFFFFF"/>
              </w:rPr>
            </w:rPrChange>
          </w:rPr>
          <w:t>mice</w:t>
        </w:r>
      </w:ins>
      <w:ins w:id="13" w:author="Microsoft Office User" w:date="2018-03-26T19:50:00Z">
        <w:r>
          <w:rPr>
            <w:rFonts w:eastAsia="Times New Roman" w:cs="Arial"/>
            <w:color w:val="FF0000"/>
            <w:shd w:val="clear" w:color="auto" w:fill="FFFFFF"/>
          </w:rPr>
          <w:t xml:space="preserve"> following six weeks of dexamethasone treatment</w:t>
        </w:r>
      </w:ins>
      <w:ins w:id="14" w:author="Microsoft Office User" w:date="2018-03-26T19:49:00Z">
        <w:r w:rsidRPr="00B44A19">
          <w:rPr>
            <w:rFonts w:eastAsia="Times New Roman" w:cs="Arial"/>
            <w:color w:val="FF0000"/>
            <w:shd w:val="clear" w:color="auto" w:fill="FFFFFF"/>
            <w:rPrChange w:id="15" w:author="Microsoft Office User" w:date="2018-03-26T19:49:00Z">
              <w:rPr>
                <w:rFonts w:ascii="Arial" w:eastAsia="Times New Roman" w:hAnsi="Arial" w:cs="Arial"/>
                <w:b/>
                <w:color w:val="FF0000"/>
                <w:sz w:val="19"/>
                <w:szCs w:val="19"/>
                <w:shd w:val="clear" w:color="auto" w:fill="FFFFFF"/>
              </w:rPr>
            </w:rPrChange>
          </w:rPr>
          <w:t xml:space="preserve"> was acquired prior to euthanizing at the end of the study and sent to the </w:t>
        </w:r>
        <w:commentRangeStart w:id="16"/>
        <w:r w:rsidRPr="00B44A19">
          <w:rPr>
            <w:rFonts w:eastAsia="Times New Roman" w:cs="Arial"/>
            <w:color w:val="FF0000"/>
            <w:shd w:val="clear" w:color="auto" w:fill="FFFFFF"/>
            <w:rPrChange w:id="17" w:author="Microsoft Office User" w:date="2018-03-26T19:49:00Z">
              <w:rPr>
                <w:rFonts w:ascii="Arial" w:eastAsia="Times New Roman" w:hAnsi="Arial" w:cs="Arial"/>
                <w:b/>
                <w:color w:val="FF0000"/>
                <w:sz w:val="19"/>
                <w:szCs w:val="19"/>
                <w:shd w:val="clear" w:color="auto" w:fill="FFFFFF"/>
              </w:rPr>
            </w:rPrChange>
          </w:rPr>
          <w:t xml:space="preserve">University of Michigan Pharmacokinetics Core for LC-MS </w:t>
        </w:r>
        <w:commentRangeEnd w:id="16"/>
        <w:r w:rsidRPr="00B44A19">
          <w:rPr>
            <w:rStyle w:val="CommentReference"/>
            <w:sz w:val="24"/>
            <w:szCs w:val="24"/>
            <w:rPrChange w:id="18" w:author="Microsoft Office User" w:date="2018-03-26T19:49:00Z">
              <w:rPr>
                <w:rStyle w:val="CommentReference"/>
              </w:rPr>
            </w:rPrChange>
          </w:rPr>
          <w:commentReference w:id="16"/>
        </w:r>
        <w:r w:rsidRPr="00B44A19">
          <w:rPr>
            <w:rFonts w:eastAsia="Times New Roman" w:cs="Arial"/>
            <w:color w:val="FF0000"/>
            <w:shd w:val="clear" w:color="auto" w:fill="FFFFFF"/>
            <w:rPrChange w:id="19" w:author="Microsoft Office User" w:date="2018-03-26T19:49:00Z">
              <w:rPr>
                <w:rFonts w:ascii="Arial" w:eastAsia="Times New Roman" w:hAnsi="Arial" w:cs="Arial"/>
                <w:b/>
                <w:color w:val="FF0000"/>
                <w:sz w:val="19"/>
                <w:szCs w:val="19"/>
                <w:shd w:val="clear" w:color="auto" w:fill="FFFFFF"/>
              </w:rPr>
            </w:rPrChange>
          </w:rPr>
          <w:t xml:space="preserve">analysis of </w:t>
        </w:r>
        <w:r w:rsidRPr="00B44A19">
          <w:rPr>
            <w:rFonts w:eastAsia="Times New Roman" w:cs="Arial"/>
            <w:color w:val="FF0000"/>
            <w:shd w:val="clear" w:color="auto" w:fill="FFFFFF"/>
            <w:rPrChange w:id="20" w:author="Microsoft Office User" w:date="2018-03-26T19:49:00Z">
              <w:rPr>
                <w:rFonts w:ascii="Arial" w:eastAsia="Times New Roman" w:hAnsi="Arial" w:cs="Arial"/>
                <w:b/>
                <w:color w:val="FF0000"/>
                <w:sz w:val="19"/>
                <w:szCs w:val="19"/>
                <w:shd w:val="clear" w:color="auto" w:fill="FFFFFF"/>
              </w:rPr>
            </w:rPrChange>
          </w:rPr>
          <w:lastRenderedPageBreak/>
          <w:t xml:space="preserve">dexamethasone concentration. </w:t>
        </w:r>
        <w:r w:rsidRPr="00B44A19">
          <w:rPr>
            <w:rFonts w:cs="Arial"/>
            <w:rPrChange w:id="21" w:author="Microsoft Office User" w:date="2018-03-26T19:49:00Z">
              <w:rPr>
                <w:rFonts w:ascii="Arial" w:hAnsi="Arial" w:cs="Arial"/>
                <w:b/>
                <w:sz w:val="19"/>
                <w:szCs w:val="19"/>
              </w:rPr>
            </w:rPrChange>
          </w:rPr>
          <w:t>Dexamethasone standard was used to make a calibration curve from 2.5 to 100 ng/mL. A separate weighing of dexamethasone was used to make quality control standards at 3 and 30 ng/mL. Quality control standards were run in triplicate before and during sample analysis. For each calibration standard and quality control standard, 10 µL of blank plasma, 10 µL of calibration or QC standard, and 40 µL of internal standard were mixed in a 96-well plate. Each analytical sample was prepared by mixing 10 µL mouse plasma, 10 µL acetonitrile and 40 µL internal standard into a well of a 96-well plate. Some samples were below 10 µL in volume. In these cases, the volume collected was diluted to 10 µL and prepared in the same manner as the other samples. The plate was mixed at 1000 rpm for 5 min, then centrifuged at 3500 rpm for 10 min. Four microliters of supernantant were injected for analysis onto a Waters Xevo TQD triple quadrupole UPLC mass spectrometer for analysis.</w:t>
        </w:r>
      </w:ins>
    </w:p>
    <w:p w14:paraId="6F8B47F4" w14:textId="77777777" w:rsidR="004B1467" w:rsidRPr="006902F6" w:rsidRDefault="004B1467" w:rsidP="00FF21CB">
      <w:pPr>
        <w:spacing w:line="480" w:lineRule="auto"/>
        <w:rPr>
          <w:color w:val="000000" w:themeColor="text1"/>
        </w:rPr>
      </w:pPr>
    </w:p>
    <w:p w14:paraId="03E8D3E9" w14:textId="79FE619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r w:rsidR="004A26F2">
        <w:rPr>
          <w:b/>
          <w:color w:val="000000" w:themeColor="text1"/>
        </w:rPr>
        <w:t xml:space="preserve">Hyperinsulinemic </w:t>
      </w:r>
      <w:r w:rsidRPr="006902F6">
        <w:rPr>
          <w:b/>
          <w:color w:val="000000" w:themeColor="text1"/>
        </w:rPr>
        <w:t xml:space="preserve">Euglycemic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(Humulin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(Lifescan).</w:t>
      </w:r>
      <w:r w:rsidR="00BF4435" w:rsidRPr="006902F6">
        <w:rPr>
          <w:color w:val="000000" w:themeColor="text1"/>
        </w:rPr>
        <w:t xml:space="preserve"> For the </w:t>
      </w:r>
      <w:r w:rsidR="004A26F2">
        <w:rPr>
          <w:color w:val="000000" w:themeColor="text1"/>
        </w:rPr>
        <w:t>hyper</w:t>
      </w:r>
      <w:r w:rsidR="0011694F">
        <w:rPr>
          <w:color w:val="000000" w:themeColor="text1"/>
        </w:rPr>
        <w:t>insulinemic</w:t>
      </w:r>
      <w:r w:rsidR="00BF4435" w:rsidRPr="006902F6">
        <w:rPr>
          <w:color w:val="000000" w:themeColor="text1"/>
        </w:rPr>
        <w:t xml:space="preserve"> </w:t>
      </w:r>
      <w:r w:rsidR="00D72995">
        <w:rPr>
          <w:color w:val="000000" w:themeColor="text1"/>
        </w:rPr>
        <w:t>euglycemic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w:t>
      </w:r>
      <w:r w:rsidR="00C86E77" w:rsidRPr="006902F6">
        <w:rPr>
          <w:rFonts w:ascii="Calibri" w:hAnsi="Calibri" w:cs="Arial"/>
          <w:color w:val="000000" w:themeColor="text1"/>
          <w:szCs w:val="22"/>
        </w:rPr>
        <w:lastRenderedPageBreak/>
        <w:t>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"(24\u201326)"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mU/kg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mU/kg/min) of human insulin (Novo Nordisk). Euglycemia (120~130 mg/dL)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Blood glucose was measured using an Accu-Chek glucometer (Roche, Germany). Plasma insulin was measured using the Linco rat/mouse insulin ELISA kits.  For determination of plasma radioactivity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H]glucose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plasma samples were deproteinized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xml:space="preserve"> and counted using a Liquid Scintillation Counter (Beckman Coulter LS6500 Multi-purpose Scintillation Counter). Glucose </w:t>
      </w:r>
      <w:r w:rsidR="00C86E77" w:rsidRPr="006902F6">
        <w:rPr>
          <w:rFonts w:ascii="Calibri" w:hAnsi="Calibri" w:cs="Arial"/>
          <w:color w:val="000000" w:themeColor="text1"/>
        </w:rPr>
        <w:lastRenderedPageBreak/>
        <w:t>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"(25\u201327)"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(Thermo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NEFA-HR(2)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4F9C3B89"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A9184D">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"(28)"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 xml:space="preserve">For </w:t>
      </w:r>
      <w:r w:rsidR="00D77C59" w:rsidRPr="006902F6">
        <w:rPr>
          <w:rFonts w:cs="Helvetica"/>
          <w:color w:val="000000" w:themeColor="text1"/>
        </w:rPr>
        <w:lastRenderedPageBreak/>
        <w:t>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54E26304"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mM Tris pH 8, 5 mM EDTA, 30 mM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TissueLyser II (Qiagen)</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A9184D">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microscope and cellSense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7E3D7624"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TRIzol</w:t>
      </w:r>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r w:rsidR="005C636B" w:rsidRPr="006902F6">
        <w:rPr>
          <w:rFonts w:eastAsia="Times New Roman" w:cs="Times New Roman"/>
          <w:color w:val="000000" w:themeColor="text1"/>
          <w:szCs w:val="21"/>
          <w:shd w:val="clear" w:color="auto" w:fill="FFFFFF"/>
        </w:rPr>
        <w:t>TissueLyser II, as decribed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r w:rsidR="00877762" w:rsidRPr="006902F6">
        <w:rPr>
          <w:rFonts w:cs="Times New Roman"/>
          <w:color w:val="000000" w:themeColor="text1"/>
        </w:rPr>
        <w:t>PureLink RNA kit (Life Technologies</w:t>
      </w:r>
      <w:r w:rsidR="009E3F42">
        <w:rPr>
          <w:rFonts w:cs="Times New Roman"/>
          <w:color w:val="000000" w:themeColor="text1"/>
        </w:rPr>
        <w:t xml:space="preserve">; catalog </w:t>
      </w:r>
      <w:r w:rsidR="009E3F42">
        <w:rPr>
          <w:rFonts w:cs="Times New Roman"/>
          <w:color w:val="000000" w:themeColor="text1"/>
        </w:rPr>
        <w:lastRenderedPageBreak/>
        <w:t>#</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A9184D">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using the QuantStudio 5</w:t>
      </w:r>
      <w:r w:rsidR="00CD11DF">
        <w:rPr>
          <w:rFonts w:cs="Times New Roman"/>
          <w:color w:val="000000" w:themeColor="text1"/>
        </w:rPr>
        <w:t xml:space="preserve"> (Thermo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r w:rsidR="00D6022E" w:rsidRPr="006902F6">
        <w:rPr>
          <w:rFonts w:cs="Times New Roman"/>
          <w:i/>
          <w:color w:val="000000" w:themeColor="text1"/>
        </w:rPr>
        <w:t>Actb</w:t>
      </w:r>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(50 mM Tris, pH 7.4, 0.25% sodium deoxycholate, 1% NP40, 150 mM sodium chloride, 1 mM EDTA, 100 uM sodium orthovanadate, 5 mM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mM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CLx</w:t>
      </w:r>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(LiCOR)</w:t>
      </w:r>
      <w:r w:rsidR="00827CC4">
        <w:rPr>
          <w:rFonts w:eastAsia="Times New Roman" w:cs="Times New Roman"/>
          <w:color w:val="000000" w:themeColor="text1"/>
          <w:shd w:val="clear" w:color="auto" w:fill="FFFFFF"/>
        </w:rPr>
        <w:t xml:space="preserve"> and normalized to Revert Total Protein Stain (LiCOR</w:t>
      </w:r>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lastRenderedPageBreak/>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normality and equal variance were tested using Shapiro-Wilk and Levene’s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EE9D09C" w:rsidR="007E0200" w:rsidRPr="006979AD" w:rsidRDefault="002A443E" w:rsidP="00A81B12">
      <w:pPr>
        <w:spacing w:line="480" w:lineRule="auto"/>
        <w:rPr>
          <w:rFonts w:eastAsia="Times New Roman" w:cs="Arial"/>
          <w:b/>
          <w:color w:val="FF0000"/>
          <w:shd w:val="clear" w:color="auto" w:fill="FFFFFF"/>
          <w:rPrChange w:id="22" w:author="Microsoft Office User" w:date="2018-03-26T20:03:00Z">
            <w:rPr>
              <w:rFonts w:eastAsia="Times New Roman" w:cs="Times New Roman"/>
              <w:color w:val="000000" w:themeColor="text1"/>
            </w:rPr>
          </w:rPrChange>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sidRPr="006979AD">
        <w:rPr>
          <w:b/>
          <w:color w:val="000000" w:themeColor="text1"/>
          <w:rPrChange w:id="23" w:author="Microsoft Office User" w:date="2018-03-26T20:02:00Z">
            <w:rPr>
              <w:color w:val="000000" w:themeColor="text1"/>
            </w:rPr>
          </w:rPrChange>
        </w:rPr>
        <w:t>)</w:t>
      </w:r>
      <w:r w:rsidR="000D578C" w:rsidRPr="006979AD">
        <w:rPr>
          <w:b/>
          <w:color w:val="000000" w:themeColor="text1"/>
          <w:rPrChange w:id="24" w:author="Microsoft Office User" w:date="2018-03-26T20:02:00Z">
            <w:rPr>
              <w:color w:val="000000" w:themeColor="text1"/>
            </w:rPr>
          </w:rPrChange>
        </w:rPr>
        <w:t>.</w:t>
      </w:r>
      <w:r w:rsidR="007E0200" w:rsidRPr="006979AD">
        <w:rPr>
          <w:b/>
          <w:color w:val="000000" w:themeColor="text1"/>
          <w:rPrChange w:id="25" w:author="Microsoft Office User" w:date="2018-03-26T20:02:00Z">
            <w:rPr>
              <w:color w:val="000000" w:themeColor="text1"/>
            </w:rPr>
          </w:rPrChange>
        </w:rPr>
        <w:t xml:space="preserve">  </w:t>
      </w:r>
      <w:ins w:id="26" w:author="Microsoft Office User" w:date="2018-03-26T20:02:00Z">
        <w:r w:rsidR="006979AD" w:rsidRPr="006979AD">
          <w:rPr>
            <w:rFonts w:eastAsia="Times New Roman" w:cs="Arial"/>
            <w:color w:val="FF0000"/>
            <w:shd w:val="clear" w:color="auto" w:fill="FFFFFF"/>
            <w:rPrChange w:id="27" w:author="Microsoft Office User" w:date="2018-03-26T20:03:00Z">
              <w:rPr>
                <w:rFonts w:ascii="Arial" w:eastAsia="Times New Roman" w:hAnsi="Arial" w:cs="Arial"/>
                <w:b/>
                <w:color w:val="FF0000"/>
                <w:sz w:val="19"/>
                <w:szCs w:val="19"/>
                <w:shd w:val="clear" w:color="auto" w:fill="FFFFFF"/>
              </w:rPr>
            </w:rPrChange>
          </w:rPr>
          <w:t>When normalized to percent change from basal, dexamethasone treatment results in reduced glucose disposal when compared to water controls in lean and obese mice (Supplementary Figure 1A).</w:t>
        </w:r>
      </w:ins>
      <w:ins w:id="28" w:author="Microsoft Office User" w:date="2018-03-26T20:03:00Z">
        <w:r w:rsidR="006979AD">
          <w:rPr>
            <w:rFonts w:eastAsia="Times New Roman" w:cs="Arial"/>
            <w:b/>
            <w:color w:val="FF0000"/>
            <w:shd w:val="clear" w:color="auto" w:fill="FFFFFF"/>
          </w:rPr>
          <w:t xml:space="preserve"> </w:t>
        </w:r>
      </w:ins>
      <w:r w:rsidR="007E0200" w:rsidRPr="006902F6">
        <w:rPr>
          <w:color w:val="000000" w:themeColor="text1"/>
        </w:rPr>
        <w:t xml:space="preserve">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t>
      </w:r>
      <w:r w:rsidR="003145E7" w:rsidRPr="006902F6">
        <w:rPr>
          <w:rFonts w:eastAsia="Times New Roman" w:cs="Times New Roman"/>
          <w:color w:val="000000" w:themeColor="text1"/>
          <w:shd w:val="clear" w:color="auto" w:fill="FFFFFF"/>
        </w:rPr>
        <w:lastRenderedPageBreak/>
        <w:t xml:space="preserve">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we performed hyperinsulinemic</w:t>
      </w:r>
      <w:r w:rsidR="005A4E16">
        <w:rPr>
          <w:color w:val="000000" w:themeColor="text1"/>
        </w:rPr>
        <w:t>-</w:t>
      </w:r>
      <w:r w:rsidR="00B77F49" w:rsidRPr="006902F6">
        <w:rPr>
          <w:color w:val="000000" w:themeColor="text1"/>
        </w:rPr>
        <w:t>euglycemic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r w:rsidR="00501D0B">
        <w:rPr>
          <w:color w:val="000000" w:themeColor="text1"/>
        </w:rPr>
        <w:t>E,</w:t>
      </w:r>
      <w:r w:rsidR="00501D0B" w:rsidRPr="006902F6">
        <w:rPr>
          <w:color w:val="000000" w:themeColor="text1"/>
        </w:rPr>
        <w:t>F)</w:t>
      </w:r>
      <w:r w:rsidR="00DA3579" w:rsidRPr="006902F6">
        <w:rPr>
          <w:color w:val="000000" w:themeColor="text1"/>
        </w:rPr>
        <w:t xml:space="preserve">.  </w:t>
      </w:r>
      <w:r w:rsidR="0060769C" w:rsidRPr="006902F6">
        <w:rPr>
          <w:color w:val="000000" w:themeColor="text1"/>
        </w:rPr>
        <w:t xml:space="preserve">During the </w:t>
      </w:r>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euglycemia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lastRenderedPageBreak/>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54C2373F"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A9184D">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"(30,31)"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r w:rsidR="00B63F75" w:rsidRPr="006902F6">
        <w:rPr>
          <w:i/>
          <w:color w:val="000000" w:themeColor="text1"/>
        </w:rPr>
        <w:t>Fasn</w:t>
      </w:r>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4F75C8AE" w:rsidR="00733364" w:rsidRDefault="00222D60" w:rsidP="00E13216">
      <w:pPr>
        <w:spacing w:line="480" w:lineRule="auto"/>
        <w:rPr>
          <w:ins w:id="29" w:author="Microsoft Office User" w:date="2018-03-26T19:59:00Z"/>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ins w:id="30" w:author="Microsoft Office User" w:date="2018-03-18T17:42:00Z">
        <w:r w:rsidR="00E14486">
          <w:rPr>
            <w:color w:val="000000" w:themeColor="text1"/>
          </w:rPr>
          <w:t>i</w:t>
        </w:r>
      </w:ins>
      <w:del w:id="31" w:author="Microsoft Office User" w:date="2018-03-18T17:42:00Z">
        <w:r w:rsidR="001C4E38" w:rsidDel="00AF60EA">
          <w:rPr>
            <w:color w:val="000000" w:themeColor="text1"/>
          </w:rPr>
          <w:delText>i</w:delText>
        </w:r>
      </w:del>
      <w:r w:rsidR="001C4E38">
        <w:rPr>
          <w:color w:val="000000" w:themeColor="text1"/>
        </w:rPr>
        <w:t>WAT</w:t>
      </w:r>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ins w:id="32" w:author="Microsoft Office User" w:date="2018-03-18T17:42:00Z">
        <w:r w:rsidR="00E14486">
          <w:rPr>
            <w:color w:val="000000" w:themeColor="text1"/>
          </w:rPr>
          <w:t>e</w:t>
        </w:r>
      </w:ins>
      <w:del w:id="33" w:author="Microsoft Office User" w:date="2018-03-18T17:42:00Z">
        <w:r w:rsidR="001C4E38" w:rsidDel="00AF60EA">
          <w:rPr>
            <w:color w:val="000000" w:themeColor="text1"/>
          </w:rPr>
          <w:delText>e</w:delText>
        </w:r>
      </w:del>
      <w:r w:rsidR="001C4E38">
        <w:rPr>
          <w:color w:val="000000" w:themeColor="text1"/>
        </w:rPr>
        <w:t>WAT</w:t>
      </w:r>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ins w:id="34" w:author="Microsoft Office User" w:date="2018-03-18T17:42:00Z">
        <w:r w:rsidR="00AF60EA">
          <w:rPr>
            <w:color w:val="000000" w:themeColor="text1"/>
          </w:rPr>
          <w:t>in</w:t>
        </w:r>
      </w:ins>
      <w:del w:id="35" w:author="Microsoft Office User" w:date="2018-03-18T17:42:00Z">
        <w:r w:rsidR="00A87023" w:rsidDel="00AF60EA">
          <w:rPr>
            <w:color w:val="000000" w:themeColor="text1"/>
          </w:rPr>
          <w:delText>ub</w:delText>
        </w:r>
      </w:del>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ins w:id="36" w:author="Microsoft Office User" w:date="2018-03-18T17:43:00Z">
        <w:r w:rsidR="00E14486">
          <w:rPr>
            <w:color w:val="000000" w:themeColor="text1"/>
          </w:rPr>
          <w:t>i</w:t>
        </w:r>
      </w:ins>
      <w:del w:id="37" w:author="Microsoft Office User" w:date="2018-03-18T17:43:00Z">
        <w:r w:rsidR="001C4E38" w:rsidDel="00AF60EA">
          <w:rPr>
            <w:color w:val="000000" w:themeColor="text1"/>
          </w:rPr>
          <w:delText>i</w:delText>
        </w:r>
      </w:del>
      <w:r w:rsidR="001C4E38">
        <w:rPr>
          <w:color w:val="000000" w:themeColor="text1"/>
        </w:rPr>
        <w:t>WAT</w:t>
      </w:r>
      <w:r w:rsidR="001C4E38" w:rsidRPr="006902F6">
        <w:rPr>
          <w:color w:val="000000" w:themeColor="text1"/>
        </w:rPr>
        <w:t xml:space="preserve"> </w:t>
      </w:r>
      <w:r w:rsidR="00D4046E" w:rsidRPr="006902F6">
        <w:rPr>
          <w:color w:val="000000" w:themeColor="text1"/>
        </w:rPr>
        <w:t xml:space="preserve">or </w:t>
      </w:r>
      <w:ins w:id="38" w:author="Microsoft Office User" w:date="2018-03-18T17:43:00Z">
        <w:r w:rsidR="00E14486">
          <w:rPr>
            <w:color w:val="000000" w:themeColor="text1"/>
          </w:rPr>
          <w:t>e</w:t>
        </w:r>
      </w:ins>
      <w:del w:id="39" w:author="Microsoft Office User" w:date="2018-03-18T17:43:00Z">
        <w:r w:rsidR="001C4E38" w:rsidDel="00AF60EA">
          <w:rPr>
            <w:color w:val="000000" w:themeColor="text1"/>
          </w:rPr>
          <w:delText>e</w:delText>
        </w:r>
      </w:del>
      <w:r w:rsidR="001C4E38">
        <w:rPr>
          <w:color w:val="000000" w:themeColor="text1"/>
        </w:rPr>
        <w:t>WAT</w:t>
      </w:r>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lastRenderedPageBreak/>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A9184D">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"(32,33)"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0D0F170E" w14:textId="77777777" w:rsidR="0019520C" w:rsidRDefault="0019520C" w:rsidP="00E13216">
      <w:pPr>
        <w:spacing w:line="480" w:lineRule="auto"/>
        <w:rPr>
          <w:ins w:id="40" w:author="Microsoft Office User" w:date="2018-03-26T19:58:00Z"/>
          <w:color w:val="000000" w:themeColor="text1"/>
        </w:rPr>
      </w:pPr>
    </w:p>
    <w:p w14:paraId="63EEE21A" w14:textId="77777777" w:rsidR="0019520C" w:rsidRPr="0019520C" w:rsidRDefault="0019520C" w:rsidP="0019520C">
      <w:pPr>
        <w:spacing w:line="480" w:lineRule="auto"/>
        <w:rPr>
          <w:ins w:id="41" w:author="Microsoft Office User" w:date="2018-03-26T19:58:00Z"/>
          <w:rFonts w:eastAsia="Times New Roman" w:cs="Arial"/>
          <w:color w:val="FF0000"/>
          <w:shd w:val="clear" w:color="auto" w:fill="FFFFFF"/>
          <w:rPrChange w:id="42" w:author="Microsoft Office User" w:date="2018-03-26T19:58:00Z">
            <w:rPr>
              <w:ins w:id="43" w:author="Microsoft Office User" w:date="2018-03-26T19:58:00Z"/>
              <w:rFonts w:ascii="Arial" w:eastAsia="Times New Roman" w:hAnsi="Arial" w:cs="Arial"/>
              <w:b/>
              <w:color w:val="FF0000"/>
              <w:sz w:val="19"/>
              <w:szCs w:val="19"/>
              <w:shd w:val="clear" w:color="auto" w:fill="FFFFFF"/>
            </w:rPr>
          </w:rPrChange>
        </w:rPr>
        <w:pPrChange w:id="44" w:author="Microsoft Office User" w:date="2018-03-26T19:59:00Z">
          <w:pPr>
            <w:ind w:left="720"/>
          </w:pPr>
        </w:pPrChange>
      </w:pPr>
      <w:ins w:id="45" w:author="Microsoft Office User" w:date="2018-03-26T19:58:00Z">
        <w:r w:rsidRPr="0019520C">
          <w:rPr>
            <w:rFonts w:eastAsia="Times New Roman" w:cs="Arial"/>
            <w:color w:val="FF0000"/>
            <w:shd w:val="clear" w:color="auto" w:fill="FFFFFF"/>
            <w:rPrChange w:id="46" w:author="Microsoft Office User" w:date="2018-03-26T19:58:00Z">
              <w:rPr>
                <w:rFonts w:ascii="Arial" w:eastAsia="Times New Roman" w:hAnsi="Arial" w:cs="Arial"/>
                <w:b/>
                <w:color w:val="FF0000"/>
                <w:sz w:val="19"/>
                <w:szCs w:val="19"/>
                <w:shd w:val="clear" w:color="auto" w:fill="FFFFFF"/>
              </w:rPr>
            </w:rPrChange>
          </w:rPr>
          <w:t>Over the course of the experiment, obese dexamethasone-treated mice consumed more water, starting at a lower amount, which then increased over the duration of the experiment (Figure 3E).  Overall this corresponded to a 22% increase when normalized to the animal’s body weight.  By the end of the study, this increased intake resulted in a 7.6-fold increase in serum dexamethasone concentration in the obese dexamethasone-treated mice when compared to lean dexamethasone-treated mice (Figure 3F; p=0.031).</w:t>
        </w:r>
      </w:ins>
    </w:p>
    <w:p w14:paraId="11654F1A" w14:textId="77777777" w:rsidR="0019520C" w:rsidRPr="006902F6" w:rsidRDefault="0019520C" w:rsidP="00E13216">
      <w:pPr>
        <w:spacing w:line="480" w:lineRule="auto"/>
        <w:rPr>
          <w:color w:val="000000" w:themeColor="text1"/>
        </w:rPr>
      </w:pP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86CDF14"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"(17,34)"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"(10,14\u201316)"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w:t>
      </w:r>
      <w:r w:rsidR="00E00C8F" w:rsidRPr="006902F6">
        <w:rPr>
          <w:color w:val="000000" w:themeColor="text1"/>
        </w:rPr>
        <w:lastRenderedPageBreak/>
        <w:t>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In order to identify a potential GR-dependent lipolytic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r w:rsidR="006066A2" w:rsidRPr="006902F6">
        <w:rPr>
          <w:color w:val="000000" w:themeColor="text1"/>
        </w:rPr>
        <w:t xml:space="preserve">iWAT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hyperinsulinemic euglycemic clamp in the obese </w:t>
      </w:r>
      <w:r w:rsidR="000F63EF">
        <w:rPr>
          <w:color w:val="000000" w:themeColor="text1"/>
        </w:rPr>
        <w:lastRenderedPageBreak/>
        <w:t>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7BFB405B" w:rsidR="00210C84" w:rsidRPr="0019520C" w:rsidRDefault="00A87023" w:rsidP="00E13216">
      <w:pPr>
        <w:spacing w:line="480" w:lineRule="auto"/>
        <w:rPr>
          <w:rFonts w:eastAsia="Times New Roman" w:cs="Arial"/>
          <w:color w:val="FF0000"/>
          <w:shd w:val="clear" w:color="auto" w:fill="FFFFFF"/>
          <w:rPrChange w:id="47" w:author="Microsoft Office User" w:date="2018-03-26T20:01:00Z">
            <w:rPr>
              <w:color w:val="000000" w:themeColor="text1"/>
            </w:rPr>
          </w:rPrChange>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iWAT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w:t>
      </w:r>
      <w:del w:id="48" w:author="Microsoft Office User" w:date="2018-03-26T20:00:00Z">
        <w:r w:rsidR="00250376" w:rsidRPr="006902F6" w:rsidDel="0019520C">
          <w:rPr>
            <w:color w:val="000000" w:themeColor="text1"/>
          </w:rPr>
          <w:delText xml:space="preserve"> </w:delText>
        </w:r>
      </w:del>
      <w:ins w:id="49" w:author="Microsoft Office User" w:date="2018-03-26T20:00:00Z">
        <w:r w:rsidR="0019520C">
          <w:rPr>
            <w:color w:val="000000" w:themeColor="text1"/>
          </w:rPr>
          <w:t xml:space="preserve"> </w:t>
        </w:r>
        <w:r w:rsidR="0019520C" w:rsidRPr="0019520C">
          <w:rPr>
            <w:rFonts w:eastAsia="Times New Roman" w:cs="Arial"/>
            <w:color w:val="FF0000"/>
            <w:shd w:val="clear" w:color="auto" w:fill="FFFFFF"/>
            <w:rPrChange w:id="50" w:author="Microsoft Office User" w:date="2018-03-26T20:00:00Z">
              <w:rPr>
                <w:rFonts w:ascii="Arial" w:eastAsia="Times New Roman" w:hAnsi="Arial" w:cs="Arial"/>
                <w:b/>
                <w:color w:val="FF0000"/>
                <w:sz w:val="19"/>
                <w:szCs w:val="19"/>
                <w:shd w:val="clear" w:color="auto" w:fill="FFFFFF"/>
              </w:rPr>
            </w:rPrChange>
          </w:rPr>
          <w:t xml:space="preserve">There were no significant increases observed in HSL expression or activation (via phosphorylation) that might explain enhanced lipolysis in the obese, dexamethasone treated mice (Supplementary </w:t>
        </w:r>
        <w:r w:rsidR="006979AD" w:rsidRPr="006979AD">
          <w:rPr>
            <w:rFonts w:eastAsia="Times New Roman" w:cs="Arial"/>
            <w:color w:val="FF0000"/>
            <w:shd w:val="clear" w:color="auto" w:fill="FFFFFF"/>
          </w:rPr>
          <w:t>Figure 2A,</w:t>
        </w:r>
        <w:r w:rsidR="0019520C" w:rsidRPr="0019520C">
          <w:rPr>
            <w:rFonts w:eastAsia="Times New Roman" w:cs="Arial"/>
            <w:color w:val="FF0000"/>
            <w:shd w:val="clear" w:color="auto" w:fill="FFFFFF"/>
            <w:rPrChange w:id="51" w:author="Microsoft Office User" w:date="2018-03-26T20:00:00Z">
              <w:rPr>
                <w:rFonts w:ascii="Arial" w:eastAsia="Times New Roman" w:hAnsi="Arial" w:cs="Arial"/>
                <w:b/>
                <w:color w:val="FF0000"/>
                <w:sz w:val="19"/>
                <w:szCs w:val="19"/>
                <w:shd w:val="clear" w:color="auto" w:fill="FFFFFF"/>
              </w:rPr>
            </w:rPrChange>
          </w:rPr>
          <w:t xml:space="preserve">B). In fact, phosphorylation of PKA sites on HSL tended to be lower in obese mice when compared to lean, as has been reported previously </w:t>
        </w:r>
        <w:r w:rsidR="0019520C" w:rsidRPr="0019520C">
          <w:rPr>
            <w:rFonts w:eastAsia="Times New Roman" w:cs="Arial"/>
            <w:color w:val="FF0000"/>
            <w:shd w:val="clear" w:color="auto" w:fill="FFFFFF"/>
            <w:rPrChange w:id="52" w:author="Microsoft Office User" w:date="2018-03-26T20:00:00Z">
              <w:rPr>
                <w:rFonts w:ascii="Arial" w:eastAsia="Times New Roman" w:hAnsi="Arial" w:cs="Arial"/>
                <w:b/>
                <w:color w:val="FF0000"/>
                <w:sz w:val="19"/>
                <w:szCs w:val="19"/>
                <w:shd w:val="clear" w:color="auto" w:fill="FFFFFF"/>
              </w:rPr>
            </w:rPrChange>
          </w:rPr>
          <w:fldChar w:fldCharType="begin" w:fldLock="1"/>
        </w:r>
      </w:ins>
      <w:r w:rsidR="00A9184D">
        <w:rPr>
          <w:rFonts w:eastAsia="Times New Roman" w:cs="Arial"/>
          <w:color w:val="FF0000"/>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ins w:id="53" w:author="Microsoft Office User" w:date="2018-03-26T20:00:00Z">
        <w:r w:rsidR="0019520C" w:rsidRPr="0019520C">
          <w:rPr>
            <w:rFonts w:eastAsia="Times New Roman" w:cs="Arial"/>
            <w:color w:val="FF0000"/>
            <w:shd w:val="clear" w:color="auto" w:fill="FFFFFF"/>
            <w:rPrChange w:id="54" w:author="Microsoft Office User" w:date="2018-03-26T20:00:00Z">
              <w:rPr>
                <w:rFonts w:ascii="Arial" w:eastAsia="Times New Roman" w:hAnsi="Arial" w:cs="Arial"/>
                <w:b/>
                <w:color w:val="FF0000"/>
                <w:sz w:val="19"/>
                <w:szCs w:val="19"/>
                <w:shd w:val="clear" w:color="auto" w:fill="FFFFFF"/>
              </w:rPr>
            </w:rPrChange>
          </w:rPr>
          <w:fldChar w:fldCharType="separate"/>
        </w:r>
      </w:ins>
      <w:r w:rsidR="00A9184D" w:rsidRPr="00A9184D">
        <w:rPr>
          <w:rFonts w:eastAsia="Times New Roman" w:cs="Arial"/>
          <w:noProof/>
          <w:color w:val="FF0000"/>
          <w:shd w:val="clear" w:color="auto" w:fill="FFFFFF"/>
        </w:rPr>
        <w:t>(36)</w:t>
      </w:r>
      <w:ins w:id="55" w:author="Microsoft Office User" w:date="2018-03-26T20:00:00Z">
        <w:r w:rsidR="0019520C" w:rsidRPr="0019520C">
          <w:rPr>
            <w:rFonts w:eastAsia="Times New Roman" w:cs="Arial"/>
            <w:color w:val="FF0000"/>
            <w:shd w:val="clear" w:color="auto" w:fill="FFFFFF"/>
            <w:rPrChange w:id="56" w:author="Microsoft Office User" w:date="2018-03-26T20:00:00Z">
              <w:rPr>
                <w:rFonts w:ascii="Arial" w:eastAsia="Times New Roman" w:hAnsi="Arial" w:cs="Arial"/>
                <w:b/>
                <w:color w:val="FF0000"/>
                <w:sz w:val="19"/>
                <w:szCs w:val="19"/>
                <w:shd w:val="clear" w:color="auto" w:fill="FFFFFF"/>
              </w:rPr>
            </w:rPrChange>
          </w:rPr>
          <w:fldChar w:fldCharType="end"/>
        </w:r>
        <w:r w:rsidR="0019520C" w:rsidRPr="0019520C">
          <w:rPr>
            <w:rFonts w:eastAsia="Times New Roman" w:cs="Arial"/>
            <w:color w:val="FF0000"/>
            <w:shd w:val="clear" w:color="auto" w:fill="FFFFFF"/>
            <w:rPrChange w:id="57" w:author="Microsoft Office User" w:date="2018-03-26T20:00:00Z">
              <w:rPr>
                <w:rFonts w:ascii="Arial" w:eastAsia="Times New Roman" w:hAnsi="Arial" w:cs="Arial"/>
                <w:b/>
                <w:color w:val="FF0000"/>
                <w:sz w:val="19"/>
                <w:szCs w:val="19"/>
                <w:shd w:val="clear" w:color="auto" w:fill="FFFFFF"/>
              </w:rPr>
            </w:rPrChange>
          </w:rPr>
          <w:t>.</w:t>
        </w:r>
      </w:ins>
      <w:ins w:id="58" w:author="Microsoft Office User" w:date="2018-03-26T20:01:00Z">
        <w:r w:rsidR="0019520C">
          <w:rPr>
            <w:rFonts w:eastAsia="Times New Roman" w:cs="Arial"/>
            <w:color w:val="FF0000"/>
            <w:shd w:val="clear" w:color="auto" w:fill="FFFFFF"/>
          </w:rPr>
          <w:t xml:space="preserve"> </w:t>
        </w:r>
      </w:ins>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1B40BD2"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"(10,12,13)"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"(9\u201311)"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A9184D">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lastRenderedPageBreak/>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62B422BF" w14:textId="5E091292" w:rsidR="000F1913"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167D16DA"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A9184D">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"(37)", "plainTextFormattedCitation" : "(37)", "previouslyFormattedCitation" : "(37)" }, "properties" : {  }, "schema" : "https://github.com/citation-style-language/schema/raw/master/csl-citation.json" }</w:instrText>
      </w:r>
      <w:r w:rsidR="00065189" w:rsidRPr="006902F6">
        <w:rPr>
          <w:color w:val="000000" w:themeColor="text1"/>
        </w:rPr>
        <w:fldChar w:fldCharType="separate"/>
      </w:r>
      <w:r w:rsidR="00A9184D" w:rsidRPr="00A9184D">
        <w:rPr>
          <w:noProof/>
          <w:color w:val="000000" w:themeColor="text1"/>
        </w:rPr>
        <w:t>(37)</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a lipodystrophic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w:t>
      </w:r>
      <w:r w:rsidR="00FC121E" w:rsidRPr="006902F6">
        <w:rPr>
          <w:color w:val="000000" w:themeColor="text1"/>
        </w:rPr>
        <w:lastRenderedPageBreak/>
        <w:t xml:space="preserve">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A9184D">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"(7,8,38)", "plainTextFormattedCitation" : "(7,8,38)", "previouslyFormattedCitation" : "(7,8,38)" }, "properties" : {  }, "schema" : "https://github.com/citation-style-language/schema/raw/master/csl-citation.json" }</w:instrText>
      </w:r>
      <w:r w:rsidR="00FC121E" w:rsidRPr="006902F6">
        <w:rPr>
          <w:color w:val="000000" w:themeColor="text1"/>
        </w:rPr>
        <w:fldChar w:fldCharType="separate"/>
      </w:r>
      <w:r w:rsidR="00A9184D" w:rsidRPr="00A9184D">
        <w:rPr>
          <w:noProof/>
          <w:color w:val="000000" w:themeColor="text1"/>
        </w:rPr>
        <w:t>(7,8,38)</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4229DCF8"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A9184D">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"(39\u201343)", "plainTextFormattedCitation" : "(39\u201343)", "previouslyFormattedCitation" : "(39\u201343)" }, "properties" : {  }, "schema" : "https://github.com/citation-style-language/schema/raw/master/csl-citation.json" }</w:instrText>
      </w:r>
      <w:r w:rsidR="004B21DD" w:rsidRPr="006902F6">
        <w:rPr>
          <w:color w:val="000000" w:themeColor="text1"/>
        </w:rPr>
        <w:fldChar w:fldCharType="separate"/>
      </w:r>
      <w:r w:rsidR="00A9184D" w:rsidRPr="00A9184D">
        <w:rPr>
          <w:noProof/>
          <w:color w:val="000000" w:themeColor="text1"/>
        </w:rPr>
        <w:t>(39–43)</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"(10,14\u201316)"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"(17,34)"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091D735C" w:rsidR="00CD1457" w:rsidRPr="000F1913" w:rsidRDefault="0015242A" w:rsidP="00E13216">
      <w:pPr>
        <w:spacing w:line="480" w:lineRule="auto"/>
        <w:rPr>
          <w:ins w:id="59" w:author="Microsoft Office User" w:date="2018-03-26T20:07:00Z"/>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A9184D">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"(44)", "plainTextFormattedCitation" : "(44)", "previouslyFormattedCitation" : "(44)"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(44)</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A9184D">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"(45)", "plainTextFormattedCitation" : "(45)", "previouslyFormattedCitation" : "(45)"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(45)</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A9184D">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"(21,46,47)", "plainTextFormattedCitation" : "(21,46,47)", "previouslyFormattedCitation" : "(21,46,47)"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(21,46,47)</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commentRangeStart w:id="60"/>
      <w:ins w:id="61" w:author="Microsoft Office User" w:date="2018-03-26T20:10:00Z">
        <w:r w:rsidR="000F1913" w:rsidRPr="009D67E2">
          <w:rPr>
            <w:rFonts w:eastAsia="Times New Roman" w:cs="Arial"/>
            <w:color w:val="FF0000"/>
            <w:shd w:val="clear" w:color="auto" w:fill="FFFFFF"/>
          </w:rPr>
          <w:t xml:space="preserve">We did not find any significant differences in the effects of diet or treatment on HSL phosphorylation. Interestingly, obesity and dexamethasone treatment appeared to slightly decrease HSL </w:t>
        </w:r>
        <w:r w:rsidR="000F1913" w:rsidRPr="009D67E2">
          <w:rPr>
            <w:rFonts w:eastAsia="Times New Roman" w:cs="Arial"/>
            <w:color w:val="FF0000"/>
            <w:shd w:val="clear" w:color="auto" w:fill="FFFFFF"/>
          </w:rPr>
          <w:lastRenderedPageBreak/>
          <w:t xml:space="preserve">phosphorylation, consistent with previous reports </w:t>
        </w:r>
        <w:r w:rsidR="000F1913" w:rsidRPr="009D67E2">
          <w:rPr>
            <w:rFonts w:eastAsia="Times New Roman" w:cs="Arial"/>
            <w:color w:val="FF0000"/>
            <w:shd w:val="clear" w:color="auto" w:fill="FFFFFF"/>
          </w:rPr>
          <w:fldChar w:fldCharType="begin" w:fldLock="1"/>
        </w:r>
      </w:ins>
      <w:r w:rsidR="00A9184D">
        <w:rPr>
          <w:rFonts w:eastAsia="Times New Roman" w:cs="Arial"/>
          <w:color w:val="FF0000"/>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ins w:id="62" w:author="Microsoft Office User" w:date="2018-03-26T20:10:00Z">
        <w:r w:rsidR="000F1913" w:rsidRPr="009D67E2">
          <w:rPr>
            <w:rFonts w:eastAsia="Times New Roman" w:cs="Arial"/>
            <w:color w:val="FF0000"/>
            <w:shd w:val="clear" w:color="auto" w:fill="FFFFFF"/>
          </w:rPr>
          <w:fldChar w:fldCharType="separate"/>
        </w:r>
      </w:ins>
      <w:r w:rsidR="00A9184D" w:rsidRPr="00A9184D">
        <w:rPr>
          <w:rFonts w:eastAsia="Times New Roman" w:cs="Arial"/>
          <w:noProof/>
          <w:color w:val="FF0000"/>
          <w:shd w:val="clear" w:color="auto" w:fill="FFFFFF"/>
        </w:rPr>
        <w:t>(36)</w:t>
      </w:r>
      <w:ins w:id="63" w:author="Microsoft Office User" w:date="2018-03-26T20:10:00Z">
        <w:r w:rsidR="000F1913" w:rsidRPr="009D67E2">
          <w:rPr>
            <w:rFonts w:eastAsia="Times New Roman" w:cs="Arial"/>
            <w:color w:val="FF0000"/>
            <w:shd w:val="clear" w:color="auto" w:fill="FFFFFF"/>
          </w:rPr>
          <w:fldChar w:fldCharType="end"/>
        </w:r>
        <w:r w:rsidR="000F1913" w:rsidRPr="009D67E2">
          <w:rPr>
            <w:rFonts w:eastAsia="Times New Roman" w:cs="Arial"/>
            <w:color w:val="FF0000"/>
            <w:shd w:val="clear" w:color="auto" w:fill="FFFFFF"/>
          </w:rPr>
          <w:t>.  Given these results, we attribute enhanced lipolysis seen in obese dexamethasone-treated mice to upregulated ATGL.</w:t>
        </w:r>
        <w:commentRangeEnd w:id="60"/>
        <w:r w:rsidR="000F1913" w:rsidRPr="009D67E2">
          <w:rPr>
            <w:rStyle w:val="CommentReference"/>
            <w:sz w:val="24"/>
            <w:szCs w:val="24"/>
          </w:rPr>
          <w:commentReference w:id="60"/>
        </w:r>
      </w:ins>
      <w:ins w:id="64" w:author="Microsoft Office User" w:date="2018-03-26T20:09:00Z">
        <w:r w:rsidR="000F1913">
          <w:rPr>
            <w:color w:val="000000" w:themeColor="text1"/>
          </w:rPr>
          <w:t xml:space="preserve"> </w:t>
        </w:r>
      </w:ins>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ins w:id="65" w:author="Microsoft Office User" w:date="2018-03-26T20:09:00Z">
        <w:r w:rsidR="000F1913">
          <w:rPr>
            <w:color w:val="000000" w:themeColor="text1"/>
          </w:rPr>
          <w:t xml:space="preserve"> </w:t>
        </w:r>
      </w:ins>
    </w:p>
    <w:p w14:paraId="1E83106F" w14:textId="77777777" w:rsidR="000F1913" w:rsidRPr="006902F6" w:rsidRDefault="000F1913" w:rsidP="00E13216">
      <w:pPr>
        <w:spacing w:line="480" w:lineRule="auto"/>
        <w:rPr>
          <w:color w:val="000000" w:themeColor="text1"/>
        </w:rPr>
      </w:pPr>
    </w:p>
    <w:p w14:paraId="5FCCE281" w14:textId="2307C43C" w:rsidR="000F1913" w:rsidRPr="000F1913" w:rsidRDefault="000F1913" w:rsidP="000F1913">
      <w:pPr>
        <w:spacing w:line="480" w:lineRule="auto"/>
        <w:rPr>
          <w:ins w:id="66" w:author="Microsoft Office User" w:date="2018-03-26T20:07:00Z"/>
          <w:rFonts w:eastAsia="Times New Roman" w:cs="Arial"/>
          <w:color w:val="FF0000"/>
          <w:shd w:val="clear" w:color="auto" w:fill="FFFFFF"/>
          <w:rPrChange w:id="67" w:author="Microsoft Office User" w:date="2018-03-26T20:07:00Z">
            <w:rPr>
              <w:ins w:id="68" w:author="Microsoft Office User" w:date="2018-03-26T20:07:00Z"/>
              <w:rFonts w:ascii="Arial" w:eastAsia="Times New Roman" w:hAnsi="Arial" w:cs="Arial"/>
              <w:b/>
              <w:color w:val="FF0000"/>
              <w:sz w:val="19"/>
              <w:szCs w:val="19"/>
              <w:shd w:val="clear" w:color="auto" w:fill="FFFFFF"/>
            </w:rPr>
          </w:rPrChange>
        </w:rPr>
        <w:pPrChange w:id="69" w:author="Microsoft Office User" w:date="2018-03-26T20:07:00Z">
          <w:pPr>
            <w:ind w:left="720"/>
          </w:pPr>
        </w:pPrChange>
      </w:pPr>
      <w:ins w:id="70" w:author="Microsoft Office User" w:date="2018-03-26T20:07:00Z">
        <w:r w:rsidRPr="000F1913">
          <w:rPr>
            <w:rFonts w:eastAsia="Times New Roman" w:cs="Arial"/>
            <w:color w:val="FF0000"/>
            <w:shd w:val="clear" w:color="auto" w:fill="FFFFFF"/>
            <w:rPrChange w:id="71" w:author="Microsoft Office User" w:date="2018-03-26T20:07:00Z">
              <w:rPr>
                <w:rFonts w:ascii="Arial" w:eastAsia="Times New Roman" w:hAnsi="Arial" w:cs="Arial"/>
                <w:b/>
                <w:color w:val="FF0000"/>
                <w:sz w:val="19"/>
                <w:szCs w:val="19"/>
                <w:shd w:val="clear" w:color="auto" w:fill="FFFFFF"/>
              </w:rPr>
            </w:rPrChange>
          </w:rPr>
          <w:t xml:space="preserve">The obese, dexamethasone treated animals consumed dexamethasone as the study progressed (Figure 3E) resulting in increased serum dexamethasone at sacrifice (Figure 3F).  This was unexpected and may be due to the increased urination, and water requirement in severely diabetic animals, as has been documented previously </w:t>
        </w:r>
        <w:r w:rsidRPr="000F1913">
          <w:rPr>
            <w:rFonts w:eastAsia="Times New Roman" w:cs="Arial"/>
            <w:color w:val="FF0000"/>
            <w:shd w:val="clear" w:color="auto" w:fill="FFFFFF"/>
            <w:rPrChange w:id="72" w:author="Microsoft Office User" w:date="2018-03-26T20:07:00Z">
              <w:rPr>
                <w:rFonts w:ascii="Arial" w:eastAsia="Times New Roman" w:hAnsi="Arial" w:cs="Arial"/>
                <w:color w:val="FF0000"/>
                <w:sz w:val="19"/>
                <w:szCs w:val="19"/>
                <w:shd w:val="clear" w:color="auto" w:fill="FFFFFF"/>
              </w:rPr>
            </w:rPrChange>
          </w:rPr>
          <w:fldChar w:fldCharType="begin" w:fldLock="1"/>
        </w:r>
      </w:ins>
      <w:r w:rsidR="00A9184D">
        <w:rPr>
          <w:rFonts w:eastAsia="Times New Roman" w:cs="Arial"/>
          <w:color w:val="FF0000"/>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"(48)", "plainTextFormattedCitation" : "(48)", "previouslyFormattedCitation" : "(48)" }, "properties" : {  }, "schema" : "https://github.com/citation-style-language/schema/raw/master/csl-citation.json" }</w:instrText>
      </w:r>
      <w:ins w:id="73" w:author="Microsoft Office User" w:date="2018-03-26T20:07:00Z">
        <w:r w:rsidRPr="000F1913">
          <w:rPr>
            <w:rFonts w:eastAsia="Times New Roman" w:cs="Arial"/>
            <w:color w:val="FF0000"/>
            <w:shd w:val="clear" w:color="auto" w:fill="FFFFFF"/>
            <w:rPrChange w:id="74" w:author="Microsoft Office User" w:date="2018-03-26T20:07:00Z">
              <w:rPr>
                <w:rFonts w:ascii="Arial" w:eastAsia="Times New Roman" w:hAnsi="Arial" w:cs="Arial"/>
                <w:color w:val="FF0000"/>
                <w:sz w:val="19"/>
                <w:szCs w:val="19"/>
                <w:shd w:val="clear" w:color="auto" w:fill="FFFFFF"/>
              </w:rPr>
            </w:rPrChange>
          </w:rPr>
          <w:fldChar w:fldCharType="separate"/>
        </w:r>
      </w:ins>
      <w:r w:rsidR="00A9184D" w:rsidRPr="00A9184D">
        <w:rPr>
          <w:rFonts w:eastAsia="Times New Roman" w:cs="Arial"/>
          <w:noProof/>
          <w:color w:val="FF0000"/>
          <w:shd w:val="clear" w:color="auto" w:fill="FFFFFF"/>
        </w:rPr>
        <w:t>(48)</w:t>
      </w:r>
      <w:ins w:id="75" w:author="Microsoft Office User" w:date="2018-03-26T20:07:00Z">
        <w:r w:rsidRPr="000F1913">
          <w:rPr>
            <w:rFonts w:eastAsia="Times New Roman" w:cs="Arial"/>
            <w:color w:val="FF0000"/>
            <w:shd w:val="clear" w:color="auto" w:fill="FFFFFF"/>
            <w:rPrChange w:id="76" w:author="Microsoft Office User" w:date="2018-03-26T20:07:00Z">
              <w:rPr>
                <w:rFonts w:ascii="Arial" w:eastAsia="Times New Roman" w:hAnsi="Arial" w:cs="Arial"/>
                <w:color w:val="FF0000"/>
                <w:sz w:val="19"/>
                <w:szCs w:val="19"/>
                <w:shd w:val="clear" w:color="auto" w:fill="FFFFFF"/>
              </w:rPr>
            </w:rPrChange>
          </w:rPr>
          <w:fldChar w:fldCharType="end"/>
        </w:r>
        <w:r w:rsidRPr="000F1913">
          <w:rPr>
            <w:rFonts w:eastAsia="Times New Roman" w:cs="Arial"/>
            <w:color w:val="FF0000"/>
            <w:shd w:val="clear" w:color="auto" w:fill="FFFFFF"/>
            <w:rPrChange w:id="77" w:author="Microsoft Office User" w:date="2018-03-26T20:07:00Z">
              <w:rPr>
                <w:rFonts w:ascii="Arial" w:eastAsia="Times New Roman" w:hAnsi="Arial" w:cs="Arial"/>
                <w:color w:val="FF0000"/>
                <w:sz w:val="19"/>
                <w:szCs w:val="19"/>
                <w:shd w:val="clear" w:color="auto" w:fill="FFFFFF"/>
              </w:rPr>
            </w:rPrChange>
          </w:rPr>
          <w:t>. This is an important limitation to our study, although we note that several phenotypes including fasting glucose, liver triglycerides, hepatic lipogenic gene expression, and adipose tissue mass changed in different directions in lean and obese animals, and therefore is unlikely due to an increased dose of dexamethasone.</w:t>
        </w:r>
      </w:ins>
      <w:ins w:id="78" w:author="Microsoft Office User" w:date="2018-03-26T20:08:00Z">
        <w:r>
          <w:rPr>
            <w:rFonts w:eastAsia="Times New Roman" w:cs="Arial"/>
            <w:color w:val="FF0000"/>
            <w:shd w:val="clear" w:color="auto" w:fill="FFFFFF"/>
          </w:rPr>
          <w:t xml:space="preserve"> </w:t>
        </w:r>
        <w:r w:rsidRPr="000F1913">
          <w:rPr>
            <w:rFonts w:eastAsia="Times New Roman" w:cs="Arial"/>
            <w:color w:val="FF0000"/>
            <w:shd w:val="clear" w:color="auto" w:fill="FFFFFF"/>
            <w:rPrChange w:id="79" w:author="Microsoft Office User" w:date="2018-03-26T20:08:00Z">
              <w:rPr>
                <w:rFonts w:ascii="Arial" w:eastAsia="Times New Roman" w:hAnsi="Arial" w:cs="Arial"/>
                <w:b/>
                <w:color w:val="FF0000"/>
                <w:sz w:val="19"/>
                <w:szCs w:val="19"/>
                <w:shd w:val="clear" w:color="auto" w:fill="FFFFFF"/>
              </w:rPr>
            </w:rPrChange>
          </w:rPr>
          <w:t xml:space="preserve">The dose of dexamethasone received was within the clinical range administered to human patients </w:t>
        </w:r>
        <w:r w:rsidRPr="000F1913">
          <w:rPr>
            <w:rFonts w:eastAsia="Times New Roman" w:cs="Arial"/>
            <w:color w:val="FF0000"/>
            <w:shd w:val="clear" w:color="auto" w:fill="FFFFFF"/>
            <w:rPrChange w:id="80" w:author="Microsoft Office User" w:date="2018-03-26T20:08:00Z">
              <w:rPr>
                <w:rFonts w:ascii="Arial" w:eastAsia="Times New Roman" w:hAnsi="Arial" w:cs="Arial"/>
                <w:b/>
                <w:color w:val="FF0000"/>
                <w:sz w:val="19"/>
                <w:szCs w:val="19"/>
                <w:shd w:val="clear" w:color="auto" w:fill="FFFFFF"/>
              </w:rPr>
            </w:rPrChange>
          </w:rPr>
          <w:fldChar w:fldCharType="begin" w:fldLock="1"/>
        </w:r>
      </w:ins>
      <w:r w:rsidR="00A9184D">
        <w:rPr>
          <w:rFonts w:eastAsia="Times New Roman" w:cs="Arial"/>
          <w:color w:val="FF0000"/>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"id" : "ITEM-3", "itemData" : { "URL" : "https://reference.medscape.com/drug/decadron-dexamethasone-intensol-dexamethasone-342741", "accessed" : { "date-parts" : [ [ "2018", "3", "26" ] ] }, "author" : [ { "dropping-particle" : "", "family" : "Medscape", "given" : "", "non-dropping-particle" : "", "parse-names" : false, "suffix" : "" } ], "id" : "ITEM-3", "issued" : { "date-parts" : [ [ "0" ] ] }, "title" : "Decadron, Dexamethasone Intensol (dexamethasone) dosing, indications, interactions, adverse effects, and more", "type" : "webpage" }, "uris" : [ "http://www.mendeley.com/documents/?uuid=f99593be-ec68-33d3-acd4-2db4786655bc" ] } ], "mendeley" : { "formattedCitation" : "(49\u201351)", "plainTextFormattedCitation" : "(49\u201351)", "previouslyFormattedCitation" : "(49\u201351)" }, "properties" : {  }, "schema" : "https://github.com/citation-style-language/schema/raw/master/csl-citation.json" }</w:instrText>
      </w:r>
      <w:ins w:id="81" w:author="Microsoft Office User" w:date="2018-03-26T20:08:00Z">
        <w:r w:rsidRPr="000F1913">
          <w:rPr>
            <w:rFonts w:eastAsia="Times New Roman" w:cs="Arial"/>
            <w:color w:val="FF0000"/>
            <w:shd w:val="clear" w:color="auto" w:fill="FFFFFF"/>
            <w:rPrChange w:id="82" w:author="Microsoft Office User" w:date="2018-03-26T20:08:00Z">
              <w:rPr>
                <w:rFonts w:ascii="Arial" w:eastAsia="Times New Roman" w:hAnsi="Arial" w:cs="Arial"/>
                <w:b/>
                <w:color w:val="FF0000"/>
                <w:sz w:val="19"/>
                <w:szCs w:val="19"/>
                <w:shd w:val="clear" w:color="auto" w:fill="FFFFFF"/>
              </w:rPr>
            </w:rPrChange>
          </w:rPr>
          <w:fldChar w:fldCharType="separate"/>
        </w:r>
      </w:ins>
      <w:bookmarkStart w:id="83" w:name="_GoBack"/>
      <w:bookmarkEnd w:id="83"/>
      <w:r w:rsidR="00A9184D" w:rsidRPr="00A9184D">
        <w:rPr>
          <w:rFonts w:eastAsia="Times New Roman" w:cs="Arial"/>
          <w:noProof/>
          <w:color w:val="FF0000"/>
          <w:shd w:val="clear" w:color="auto" w:fill="FFFFFF"/>
        </w:rPr>
        <w:t>(49–51)</w:t>
      </w:r>
      <w:ins w:id="84" w:author="Microsoft Office User" w:date="2018-03-26T20:08:00Z">
        <w:r w:rsidRPr="000F1913">
          <w:rPr>
            <w:rFonts w:eastAsia="Times New Roman" w:cs="Arial"/>
            <w:color w:val="FF0000"/>
            <w:shd w:val="clear" w:color="auto" w:fill="FFFFFF"/>
            <w:rPrChange w:id="85" w:author="Microsoft Office User" w:date="2018-03-26T20:08:00Z">
              <w:rPr>
                <w:rFonts w:ascii="Arial" w:eastAsia="Times New Roman" w:hAnsi="Arial" w:cs="Arial"/>
                <w:b/>
                <w:color w:val="FF0000"/>
                <w:sz w:val="19"/>
                <w:szCs w:val="19"/>
                <w:shd w:val="clear" w:color="auto" w:fill="FFFFFF"/>
              </w:rPr>
            </w:rPrChange>
          </w:rPr>
          <w:fldChar w:fldCharType="end"/>
        </w:r>
        <w:r w:rsidRPr="000F1913">
          <w:rPr>
            <w:rFonts w:eastAsia="Times New Roman" w:cs="Arial"/>
            <w:color w:val="FF0000"/>
            <w:shd w:val="clear" w:color="auto" w:fill="FFFFFF"/>
            <w:rPrChange w:id="86" w:author="Microsoft Office User" w:date="2018-03-26T20:08:00Z">
              <w:rPr>
                <w:rFonts w:ascii="Arial" w:eastAsia="Times New Roman" w:hAnsi="Arial" w:cs="Arial"/>
                <w:b/>
                <w:color w:val="FF0000"/>
                <w:sz w:val="19"/>
                <w:szCs w:val="19"/>
                <w:shd w:val="clear" w:color="auto" w:fill="FFFFFF"/>
              </w:rPr>
            </w:rPrChange>
          </w:rPr>
          <w:t xml:space="preserve">, corresponding to approximately 5 mg/day in an averaged sized human. Circulating concentrations of dexamethasone were similar to those observed in Cushing’s Syndrome patients </w:t>
        </w:r>
        <w:r w:rsidRPr="000F1913">
          <w:rPr>
            <w:rFonts w:eastAsia="Times New Roman" w:cs="Arial"/>
            <w:color w:val="FF0000"/>
            <w:shd w:val="clear" w:color="auto" w:fill="FFFFFF"/>
            <w:rPrChange w:id="87" w:author="Microsoft Office User" w:date="2018-03-26T20:08:00Z">
              <w:rPr>
                <w:rFonts w:ascii="Arial" w:eastAsia="Times New Roman" w:hAnsi="Arial" w:cs="Arial"/>
                <w:b/>
                <w:color w:val="FF0000"/>
                <w:sz w:val="19"/>
                <w:szCs w:val="19"/>
                <w:shd w:val="clear" w:color="auto" w:fill="FFFFFF"/>
              </w:rPr>
            </w:rPrChange>
          </w:rPr>
          <w:fldChar w:fldCharType="begin" w:fldLock="1"/>
        </w:r>
      </w:ins>
      <w:r w:rsidR="00A9184D">
        <w:rPr>
          <w:rFonts w:eastAsia="Times New Roman" w:cs="Arial"/>
          <w:color w:val="FF0000"/>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"(52,53)", "plainTextFormattedCitation" : "(52,53)", "previouslyFormattedCitation" : "(52,53)" }, "properties" : {  }, "schema" : "https://github.com/citation-style-language/schema/raw/master/csl-citation.json" }</w:instrText>
      </w:r>
      <w:ins w:id="88" w:author="Microsoft Office User" w:date="2018-03-26T20:08:00Z">
        <w:r w:rsidRPr="000F1913">
          <w:rPr>
            <w:rFonts w:eastAsia="Times New Roman" w:cs="Arial"/>
            <w:color w:val="FF0000"/>
            <w:shd w:val="clear" w:color="auto" w:fill="FFFFFF"/>
            <w:rPrChange w:id="89" w:author="Microsoft Office User" w:date="2018-03-26T20:08:00Z">
              <w:rPr>
                <w:rFonts w:ascii="Arial" w:eastAsia="Times New Roman" w:hAnsi="Arial" w:cs="Arial"/>
                <w:b/>
                <w:color w:val="FF0000"/>
                <w:sz w:val="19"/>
                <w:szCs w:val="19"/>
                <w:shd w:val="clear" w:color="auto" w:fill="FFFFFF"/>
              </w:rPr>
            </w:rPrChange>
          </w:rPr>
          <w:fldChar w:fldCharType="separate"/>
        </w:r>
      </w:ins>
      <w:r w:rsidR="00A9184D" w:rsidRPr="00A9184D">
        <w:rPr>
          <w:rFonts w:eastAsia="Times New Roman" w:cs="Arial"/>
          <w:noProof/>
          <w:color w:val="FF0000"/>
          <w:shd w:val="clear" w:color="auto" w:fill="FFFFFF"/>
        </w:rPr>
        <w:t>(52,53)</w:t>
      </w:r>
      <w:ins w:id="90" w:author="Microsoft Office User" w:date="2018-03-26T20:08:00Z">
        <w:r w:rsidRPr="000F1913">
          <w:rPr>
            <w:rFonts w:eastAsia="Times New Roman" w:cs="Arial"/>
            <w:color w:val="FF0000"/>
            <w:shd w:val="clear" w:color="auto" w:fill="FFFFFF"/>
            <w:rPrChange w:id="91" w:author="Microsoft Office User" w:date="2018-03-26T20:08:00Z">
              <w:rPr>
                <w:rFonts w:ascii="Arial" w:eastAsia="Times New Roman" w:hAnsi="Arial" w:cs="Arial"/>
                <w:b/>
                <w:color w:val="FF0000"/>
                <w:sz w:val="19"/>
                <w:szCs w:val="19"/>
                <w:shd w:val="clear" w:color="auto" w:fill="FFFFFF"/>
              </w:rPr>
            </w:rPrChange>
          </w:rPr>
          <w:fldChar w:fldCharType="end"/>
        </w:r>
        <w:r w:rsidRPr="000F1913">
          <w:rPr>
            <w:rFonts w:eastAsia="Times New Roman" w:cs="Arial"/>
            <w:color w:val="FF0000"/>
            <w:shd w:val="clear" w:color="auto" w:fill="FFFFFF"/>
            <w:rPrChange w:id="92" w:author="Microsoft Office User" w:date="2018-03-26T20:08:00Z">
              <w:rPr>
                <w:rFonts w:ascii="Arial" w:eastAsia="Times New Roman" w:hAnsi="Arial" w:cs="Arial"/>
                <w:b/>
                <w:color w:val="FF0000"/>
                <w:sz w:val="19"/>
                <w:szCs w:val="19"/>
                <w:shd w:val="clear" w:color="auto" w:fill="FFFFFF"/>
              </w:rPr>
            </w:rPrChange>
          </w:rPr>
          <w:t xml:space="preserve"> even after accounting for dexamethasone’s higher potency. </w:t>
        </w:r>
      </w:ins>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diet-</w:t>
      </w:r>
      <w:r w:rsidR="00560BDD">
        <w:rPr>
          <w:color w:val="000000" w:themeColor="text1"/>
        </w:rPr>
        <w:lastRenderedPageBreak/>
        <w:t xml:space="preserve">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I.Ha. and I.Ho. were responsible for conceptualizing the study. D.B., I.Ha. and N.Q. designed the experiments. I.Ha. performed all cell experiments. I.Ha., E.S. and J.R. performed mouse experiments. D.B. and Q.T. performed statistical analyses. I.Ha. wrote the manuscript. I.Ha.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A00E26D" w:rsidR="00B022C2" w:rsidRDefault="00706726" w:rsidP="005821CD">
      <w:pPr>
        <w:spacing w:line="480" w:lineRule="auto"/>
        <w:rPr>
          <w:bCs/>
          <w:color w:val="000000" w:themeColor="text1"/>
        </w:rPr>
      </w:pPr>
      <w:r w:rsidRPr="0068384E">
        <w:rPr>
          <w:b/>
          <w:color w:val="000000" w:themeColor="text1"/>
        </w:rPr>
        <w:t xml:space="preserve">Acknowledgements: </w:t>
      </w:r>
      <w:del w:id="93" w:author="Microsoft Office User" w:date="2018-03-18T17:55:00Z">
        <w:r w:rsidR="00302276" w:rsidDel="0091643F">
          <w:rPr>
            <w:bCs/>
            <w:color w:val="000000" w:themeColor="text1"/>
          </w:rPr>
          <w:delText>We would like to thank</w:delText>
        </w:r>
        <w:r w:rsidR="0089314D" w:rsidDel="0091643F">
          <w:rPr>
            <w:bCs/>
            <w:color w:val="000000" w:themeColor="text1"/>
          </w:rPr>
          <w:delText xml:space="preserve"> the study participant for their willingness to be involved in this research. </w:delText>
        </w:r>
      </w:del>
      <w:r w:rsidR="0089314D">
        <w:rPr>
          <w:bCs/>
          <w:color w:val="000000" w:themeColor="text1"/>
        </w:rPr>
        <w:t>We would like to thank</w:t>
      </w:r>
      <w:r w:rsidR="00302276">
        <w:rPr>
          <w:bCs/>
          <w:color w:val="000000" w:themeColor="text1"/>
        </w:rPr>
        <w:t xml:space="preserve"> Jennifer DelProposto and Carey Lumeng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We would like to thank the other members of the Bridges laboratory, Thurl Harris (University of Virginia)</w:t>
      </w:r>
      <w:r w:rsidR="00F33C5C">
        <w:rPr>
          <w:bCs/>
          <w:color w:val="000000" w:themeColor="text1"/>
        </w:rPr>
        <w:t>, Christoph Buettner</w:t>
      </w:r>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1BC7AE9" w14:textId="2297B74F" w:rsidR="00A9184D" w:rsidRPr="00A9184D" w:rsidRDefault="00A43B68" w:rsidP="00A9184D">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A9184D" w:rsidRPr="00A9184D">
        <w:rPr>
          <w:rFonts w:ascii="Calibri" w:eastAsia="Times New Roman" w:hAnsi="Calibri" w:cs="Times New Roman"/>
          <w:noProof/>
        </w:rPr>
        <w:t xml:space="preserve">1. </w:t>
      </w:r>
      <w:r w:rsidR="00A9184D" w:rsidRPr="00A9184D">
        <w:rPr>
          <w:rFonts w:ascii="Calibri" w:eastAsia="Times New Roman" w:hAnsi="Calibri" w:cs="Times New Roman"/>
          <w:noProof/>
        </w:rPr>
        <w:tab/>
      </w:r>
      <w:r w:rsidR="00A9184D" w:rsidRPr="00A9184D">
        <w:rPr>
          <w:rFonts w:ascii="Calibri" w:eastAsia="Times New Roman" w:hAnsi="Calibri" w:cs="Times New Roman"/>
          <w:b/>
          <w:bCs/>
          <w:noProof/>
        </w:rPr>
        <w:t>Paredes S, Ribeiro L.</w:t>
      </w:r>
      <w:r w:rsidR="00A9184D" w:rsidRPr="00A9184D">
        <w:rPr>
          <w:rFonts w:ascii="Calibri" w:eastAsia="Times New Roman" w:hAnsi="Calibri" w:cs="Times New Roman"/>
          <w:noProof/>
        </w:rPr>
        <w:t xml:space="preserve"> Cortisol: the villain in Metabolic Syndrome? </w:t>
      </w:r>
      <w:r w:rsidR="00A9184D" w:rsidRPr="00A9184D">
        <w:rPr>
          <w:rFonts w:ascii="Calibri" w:eastAsia="Times New Roman" w:hAnsi="Calibri" w:cs="Times New Roman"/>
          <w:i/>
          <w:iCs/>
          <w:noProof/>
        </w:rPr>
        <w:t>Rev Assoc Med BRAs</w:t>
      </w:r>
      <w:r w:rsidR="00A9184D" w:rsidRPr="00A9184D">
        <w:rPr>
          <w:rFonts w:ascii="Calibri" w:eastAsia="Times New Roman" w:hAnsi="Calibri" w:cs="Times New Roman"/>
          <w:noProof/>
        </w:rPr>
        <w:t xml:space="preserve"> 2014;60(1):84–92.</w:t>
      </w:r>
    </w:p>
    <w:p w14:paraId="36C3F28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 </w:t>
      </w:r>
      <w:r w:rsidRPr="00A9184D">
        <w:rPr>
          <w:rFonts w:ascii="Calibri" w:eastAsia="Times New Roman" w:hAnsi="Calibri" w:cs="Times New Roman"/>
          <w:noProof/>
        </w:rPr>
        <w:tab/>
      </w:r>
      <w:r w:rsidRPr="00A9184D">
        <w:rPr>
          <w:rFonts w:ascii="Calibri" w:eastAsia="Times New Roman" w:hAnsi="Calibri" w:cs="Times New Roman"/>
          <w:b/>
          <w:bCs/>
          <w:noProof/>
        </w:rPr>
        <w:t>Overman R a., Yeh JY, Deal CL.</w:t>
      </w:r>
      <w:r w:rsidRPr="00A9184D">
        <w:rPr>
          <w:rFonts w:ascii="Calibri" w:eastAsia="Times New Roman" w:hAnsi="Calibri" w:cs="Times New Roman"/>
          <w:noProof/>
        </w:rPr>
        <w:t xml:space="preserve"> Prevalence of oral glucocorticoid usage in the United States: A general population perspective. </w:t>
      </w:r>
      <w:r w:rsidRPr="00A9184D">
        <w:rPr>
          <w:rFonts w:ascii="Calibri" w:eastAsia="Times New Roman" w:hAnsi="Calibri" w:cs="Times New Roman"/>
          <w:i/>
          <w:iCs/>
          <w:noProof/>
        </w:rPr>
        <w:t>Arthritis Care Res.</w:t>
      </w:r>
      <w:r w:rsidRPr="00A9184D">
        <w:rPr>
          <w:rFonts w:ascii="Calibri" w:eastAsia="Times New Roman" w:hAnsi="Calibri" w:cs="Times New Roman"/>
          <w:noProof/>
        </w:rPr>
        <w:t xml:space="preserve"> 2013;65(2):294–298.</w:t>
      </w:r>
    </w:p>
    <w:p w14:paraId="163BA2C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 </w:t>
      </w:r>
      <w:r w:rsidRPr="00A9184D">
        <w:rPr>
          <w:rFonts w:ascii="Calibri" w:eastAsia="Times New Roman" w:hAnsi="Calibri" w:cs="Times New Roman"/>
          <w:noProof/>
        </w:rPr>
        <w:tab/>
      </w:r>
      <w:r w:rsidRPr="00A9184D">
        <w:rPr>
          <w:rFonts w:ascii="Calibri" w:eastAsia="Times New Roman" w:hAnsi="Calibri" w:cs="Times New Roman"/>
          <w:b/>
          <w:bCs/>
          <w:noProof/>
        </w:rPr>
        <w:t>Fardet L, Petersen I, Nazareth I.</w:t>
      </w:r>
      <w:r w:rsidRPr="00A9184D">
        <w:rPr>
          <w:rFonts w:ascii="Calibri" w:eastAsia="Times New Roman" w:hAnsi="Calibri" w:cs="Times New Roman"/>
          <w:noProof/>
        </w:rPr>
        <w:t xml:space="preserve"> Original article Prevalence of long-term oral </w:t>
      </w:r>
      <w:r w:rsidRPr="00A9184D">
        <w:rPr>
          <w:rFonts w:ascii="Calibri" w:eastAsia="Times New Roman" w:hAnsi="Calibri" w:cs="Times New Roman"/>
          <w:noProof/>
        </w:rPr>
        <w:lastRenderedPageBreak/>
        <w:t>glucocorticoid prescriptions in the UK over the past 20 years. 2011;(March). doi:10.1093/rheumatology/ker017.</w:t>
      </w:r>
    </w:p>
    <w:p w14:paraId="08E14BB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 </w:t>
      </w:r>
      <w:r w:rsidRPr="00A9184D">
        <w:rPr>
          <w:rFonts w:ascii="Calibri" w:eastAsia="Times New Roman" w:hAnsi="Calibri" w:cs="Times New Roman"/>
          <w:noProof/>
        </w:rPr>
        <w:tab/>
      </w:r>
      <w:r w:rsidRPr="00A9184D">
        <w:rPr>
          <w:rFonts w:ascii="Calibri" w:eastAsia="Times New Roman" w:hAnsi="Calibri" w:cs="Times New Roman"/>
          <w:b/>
          <w:bCs/>
          <w:noProof/>
        </w:rPr>
        <w:t>Hsiao C, Ph D, Cherry DK, Beatty PC, Ph D, Rechtsteiner EA, Care H.</w:t>
      </w:r>
      <w:r w:rsidRPr="00A9184D">
        <w:rPr>
          <w:rFonts w:ascii="Calibri" w:eastAsia="Times New Roman" w:hAnsi="Calibri" w:cs="Times New Roman"/>
          <w:noProof/>
        </w:rPr>
        <w:t xml:space="preserve"> National Ambulatory Medical Care Survey : 2007 Summary. 2010;(27).</w:t>
      </w:r>
    </w:p>
    <w:p w14:paraId="4622A2F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 </w:t>
      </w:r>
      <w:r w:rsidRPr="00A9184D">
        <w:rPr>
          <w:rFonts w:ascii="Calibri" w:eastAsia="Times New Roman" w:hAnsi="Calibri" w:cs="Times New Roman"/>
          <w:noProof/>
        </w:rPr>
        <w:tab/>
      </w:r>
      <w:r w:rsidRPr="00A9184D">
        <w:rPr>
          <w:rFonts w:ascii="Calibri" w:eastAsia="Times New Roman" w:hAnsi="Calibri" w:cs="Times New Roman"/>
          <w:b/>
          <w:bCs/>
          <w:noProof/>
        </w:rPr>
        <w:t>Laugesen K, Otto J, Jørgensen L, Sørensen HT, Petersen I.</w:t>
      </w:r>
      <w:r w:rsidRPr="00A9184D">
        <w:rPr>
          <w:rFonts w:ascii="Calibri" w:eastAsia="Times New Roman" w:hAnsi="Calibri" w:cs="Times New Roman"/>
          <w:noProof/>
        </w:rPr>
        <w:t xml:space="preserve"> Systemic glucocorticoid use in Denmark : a population-based prevalence study. 2017;(January 1999):1–6.</w:t>
      </w:r>
    </w:p>
    <w:p w14:paraId="39D3B94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6. </w:t>
      </w:r>
      <w:r w:rsidRPr="00A9184D">
        <w:rPr>
          <w:rFonts w:ascii="Calibri" w:eastAsia="Times New Roman" w:hAnsi="Calibri" w:cs="Times New Roman"/>
          <w:noProof/>
        </w:rPr>
        <w:tab/>
      </w:r>
      <w:r w:rsidRPr="00A9184D">
        <w:rPr>
          <w:rFonts w:ascii="Calibri" w:eastAsia="Times New Roman" w:hAnsi="Calibri" w:cs="Times New Roman"/>
          <w:b/>
          <w:bCs/>
          <w:noProof/>
        </w:rPr>
        <w:t>The GBD 2015 Obesity Collaborators.</w:t>
      </w:r>
      <w:r w:rsidRPr="00A9184D">
        <w:rPr>
          <w:rFonts w:ascii="Calibri" w:eastAsia="Times New Roman" w:hAnsi="Calibri" w:cs="Times New Roman"/>
          <w:noProof/>
        </w:rPr>
        <w:t xml:space="preserve"> Health Effects of Overweight and Obesity in 195 Countries over 25 Years. </w:t>
      </w:r>
      <w:r w:rsidRPr="00A9184D">
        <w:rPr>
          <w:rFonts w:ascii="Calibri" w:eastAsia="Times New Roman" w:hAnsi="Calibri" w:cs="Times New Roman"/>
          <w:i/>
          <w:iCs/>
          <w:noProof/>
        </w:rPr>
        <w:t>N. Engl. J. Med.</w:t>
      </w:r>
      <w:r w:rsidRPr="00A9184D">
        <w:rPr>
          <w:rFonts w:ascii="Calibri" w:eastAsia="Times New Roman" w:hAnsi="Calibri" w:cs="Times New Roman"/>
          <w:noProof/>
        </w:rPr>
        <w:t xml:space="preserve"> 2017;377(1):13–27.</w:t>
      </w:r>
    </w:p>
    <w:p w14:paraId="0A7690F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7. </w:t>
      </w:r>
      <w:r w:rsidRPr="00A9184D">
        <w:rPr>
          <w:rFonts w:ascii="Calibri" w:eastAsia="Times New Roman" w:hAnsi="Calibri" w:cs="Times New Roman"/>
          <w:noProof/>
        </w:rPr>
        <w:tab/>
      </w:r>
      <w:r w:rsidRPr="00A9184D">
        <w:rPr>
          <w:rFonts w:ascii="Calibri" w:eastAsia="Times New Roman" w:hAnsi="Calibri" w:cs="Times New Roman"/>
          <w:b/>
          <w:bCs/>
          <w:noProof/>
        </w:rPr>
        <w:t>Beaudry JL, Anna MD, Teich T, Tsushima R, Riddell MC.</w:t>
      </w:r>
      <w:r w:rsidRPr="00A9184D">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1A3F68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8. </w:t>
      </w:r>
      <w:r w:rsidRPr="00A9184D">
        <w:rPr>
          <w:rFonts w:ascii="Calibri" w:eastAsia="Times New Roman" w:hAnsi="Calibri" w:cs="Times New Roman"/>
          <w:noProof/>
        </w:rPr>
        <w:tab/>
      </w:r>
      <w:r w:rsidRPr="00A9184D">
        <w:rPr>
          <w:rFonts w:ascii="Calibri" w:eastAsia="Times New Roman" w:hAnsi="Calibri" w:cs="Times New Roman"/>
          <w:b/>
          <w:bCs/>
          <w:noProof/>
        </w:rPr>
        <w:t>Shpilberg Y, Beaudry JL, Souza AD, Campbell JE, Peckett A, Riddell MC.</w:t>
      </w:r>
      <w:r w:rsidRPr="00A9184D">
        <w:rPr>
          <w:rFonts w:ascii="Calibri" w:eastAsia="Times New Roman" w:hAnsi="Calibri" w:cs="Times New Roman"/>
          <w:noProof/>
        </w:rPr>
        <w:t xml:space="preserve"> A rodent model of rapid-onset diabetes induced by glucocorticoids and high-fat feeding. 2012;680:671–680.</w:t>
      </w:r>
    </w:p>
    <w:p w14:paraId="0A344AC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9. </w:t>
      </w:r>
      <w:r w:rsidRPr="00A9184D">
        <w:rPr>
          <w:rFonts w:ascii="Calibri" w:eastAsia="Times New Roman" w:hAnsi="Calibri" w:cs="Times New Roman"/>
          <w:noProof/>
        </w:rPr>
        <w:tab/>
      </w:r>
      <w:r w:rsidRPr="00A9184D">
        <w:rPr>
          <w:rFonts w:ascii="Calibri" w:eastAsia="Times New Roman" w:hAnsi="Calibri" w:cs="Times New Roman"/>
          <w:b/>
          <w:bCs/>
          <w:noProof/>
        </w:rPr>
        <w:t>Dardevet D, Somet C, Taillandier D, Savary I, Attaix D, Grizard J.</w:t>
      </w:r>
      <w:r w:rsidRPr="00A9184D">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A9184D">
        <w:rPr>
          <w:rFonts w:ascii="Calibri" w:eastAsia="Times New Roman" w:hAnsi="Calibri" w:cs="Times New Roman"/>
          <w:i/>
          <w:iCs/>
          <w:noProof/>
        </w:rPr>
        <w:t>J. Clin. Invest.</w:t>
      </w:r>
      <w:r w:rsidRPr="00A9184D">
        <w:rPr>
          <w:rFonts w:ascii="Calibri" w:eastAsia="Times New Roman" w:hAnsi="Calibri" w:cs="Times New Roman"/>
          <w:noProof/>
        </w:rPr>
        <w:t xml:space="preserve"> 1995;96(31):2113–2119.</w:t>
      </w:r>
    </w:p>
    <w:p w14:paraId="132518E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10. </w:t>
      </w:r>
      <w:r w:rsidRPr="00A9184D">
        <w:rPr>
          <w:rFonts w:ascii="Calibri" w:eastAsia="Times New Roman" w:hAnsi="Calibri" w:cs="Times New Roman"/>
          <w:noProof/>
        </w:rPr>
        <w:tab/>
      </w:r>
      <w:r w:rsidRPr="00A9184D">
        <w:rPr>
          <w:rFonts w:ascii="Calibri" w:eastAsia="Times New Roman" w:hAnsi="Calibri" w:cs="Times New Roman"/>
          <w:b/>
          <w:bCs/>
          <w:noProof/>
        </w:rPr>
        <w:t>Hochberg I, Harvey I, Tran QT, Stephenson EJ, Barkan AL, Saltiel AR, Chandler WF, Bridges D.</w:t>
      </w:r>
      <w:r w:rsidRPr="00A9184D">
        <w:rPr>
          <w:rFonts w:ascii="Calibri" w:eastAsia="Times New Roman" w:hAnsi="Calibri" w:cs="Times New Roman"/>
          <w:noProof/>
        </w:rPr>
        <w:t xml:space="preserve"> Gene expression changes in subcutaneous adipose tissue due to Cushing’s disease. </w:t>
      </w:r>
      <w:r w:rsidRPr="00A9184D">
        <w:rPr>
          <w:rFonts w:ascii="Calibri" w:eastAsia="Times New Roman" w:hAnsi="Calibri" w:cs="Times New Roman"/>
          <w:i/>
          <w:iCs/>
          <w:noProof/>
        </w:rPr>
        <w:t>J. Mol. Endocrinol.</w:t>
      </w:r>
      <w:r w:rsidRPr="00A9184D">
        <w:rPr>
          <w:rFonts w:ascii="Calibri" w:eastAsia="Times New Roman" w:hAnsi="Calibri" w:cs="Times New Roman"/>
          <w:noProof/>
        </w:rPr>
        <w:t xml:space="preserve"> 2015;55(2):81–94.</w:t>
      </w:r>
    </w:p>
    <w:p w14:paraId="1137F5E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11. </w:t>
      </w:r>
      <w:r w:rsidRPr="00A9184D">
        <w:rPr>
          <w:rFonts w:ascii="Calibri" w:eastAsia="Times New Roman" w:hAnsi="Calibri" w:cs="Times New Roman"/>
          <w:noProof/>
        </w:rPr>
        <w:tab/>
      </w:r>
      <w:r w:rsidRPr="00A9184D">
        <w:rPr>
          <w:rFonts w:ascii="Calibri" w:eastAsia="Times New Roman" w:hAnsi="Calibri" w:cs="Times New Roman"/>
          <w:b/>
          <w:bCs/>
          <w:noProof/>
        </w:rPr>
        <w:t>Schakman O, Kalista S, Barbé C, Loumaye A, Thissen JP.</w:t>
      </w:r>
      <w:r w:rsidRPr="00A9184D">
        <w:rPr>
          <w:rFonts w:ascii="Calibri" w:eastAsia="Times New Roman" w:hAnsi="Calibri" w:cs="Times New Roman"/>
          <w:noProof/>
        </w:rPr>
        <w:t xml:space="preserve"> Glucocorticoid-induced skeletal </w:t>
      </w:r>
      <w:r w:rsidRPr="00A9184D">
        <w:rPr>
          <w:rFonts w:ascii="Calibri" w:eastAsia="Times New Roman" w:hAnsi="Calibri" w:cs="Times New Roman"/>
          <w:noProof/>
        </w:rPr>
        <w:lastRenderedPageBreak/>
        <w:t xml:space="preserve">muscle atrophy </w:t>
      </w:r>
      <w:r w:rsidRPr="00A9184D">
        <w:rPr>
          <w:rFonts w:ascii="Oriya Sangam MN" w:eastAsia="Oriya Sangam MN" w:hAnsi="Oriya Sangam MN" w:cs="Oriya Sangam MN"/>
          <w:noProof/>
        </w:rPr>
        <w:t>ଝ</w:t>
      </w:r>
      <w:r w:rsidRPr="00A9184D">
        <w:rPr>
          <w:rFonts w:ascii="Calibri" w:eastAsia="Times New Roman" w:hAnsi="Calibri" w:cs="Times New Roman"/>
          <w:noProof/>
        </w:rPr>
        <w:t xml:space="preserve">. </w:t>
      </w:r>
      <w:r w:rsidRPr="00A9184D">
        <w:rPr>
          <w:rFonts w:ascii="Calibri" w:eastAsia="Times New Roman" w:hAnsi="Calibri" w:cs="Times New Roman"/>
          <w:i/>
          <w:iCs/>
          <w:noProof/>
        </w:rPr>
        <w:t>Int. J. Biochem. Cell Biol.</w:t>
      </w:r>
      <w:r w:rsidRPr="00A9184D">
        <w:rPr>
          <w:rFonts w:ascii="Calibri" w:eastAsia="Times New Roman" w:hAnsi="Calibri" w:cs="Times New Roman"/>
          <w:noProof/>
        </w:rPr>
        <w:t xml:space="preserve"> 2013;45(10):2163–2172.</w:t>
      </w:r>
    </w:p>
    <w:p w14:paraId="2AE224D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12. </w:t>
      </w:r>
      <w:r w:rsidRPr="00A9184D">
        <w:rPr>
          <w:rFonts w:ascii="Calibri" w:eastAsia="Times New Roman" w:hAnsi="Calibri" w:cs="Times New Roman"/>
          <w:noProof/>
        </w:rPr>
        <w:tab/>
      </w:r>
      <w:r w:rsidRPr="00A9184D">
        <w:rPr>
          <w:rFonts w:ascii="Calibri" w:eastAsia="Times New Roman" w:hAnsi="Calibri" w:cs="Times New Roman"/>
          <w:b/>
          <w:bCs/>
          <w:noProof/>
        </w:rPr>
        <w:t>Abad V, Chrousos GP, Reynolds JC, Nieman LK, Hill SC, Weinstein RS, Leong GM.</w:t>
      </w:r>
      <w:r w:rsidRPr="00A9184D">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40ABC327"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13. </w:t>
      </w:r>
      <w:r w:rsidRPr="00A9184D">
        <w:rPr>
          <w:rFonts w:ascii="Calibri" w:eastAsia="Times New Roman" w:hAnsi="Calibri" w:cs="Times New Roman"/>
          <w:noProof/>
        </w:rPr>
        <w:tab/>
      </w:r>
      <w:r w:rsidRPr="00A9184D">
        <w:rPr>
          <w:rFonts w:ascii="Calibri" w:eastAsia="Times New Roman" w:hAnsi="Calibri" w:cs="Times New Roman"/>
          <w:b/>
          <w:bCs/>
          <w:noProof/>
        </w:rPr>
        <w:t>Geer EB, Shen W, Gallagher D, Punyanitya M, Looker HC, Post KD, Freda PU.</w:t>
      </w:r>
      <w:r w:rsidRPr="00A9184D">
        <w:rPr>
          <w:rFonts w:ascii="Calibri" w:eastAsia="Times New Roman" w:hAnsi="Calibri" w:cs="Times New Roman"/>
          <w:noProof/>
        </w:rPr>
        <w:t xml:space="preserve"> Female Patients with Cushing ’ s Disease. 2011;73(4):469–475.</w:t>
      </w:r>
    </w:p>
    <w:p w14:paraId="186A811B"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14. </w:t>
      </w:r>
      <w:r w:rsidRPr="00A9184D">
        <w:rPr>
          <w:rFonts w:ascii="Calibri" w:eastAsia="Times New Roman" w:hAnsi="Calibri" w:cs="Times New Roman"/>
          <w:noProof/>
        </w:rPr>
        <w:tab/>
      </w:r>
      <w:r w:rsidRPr="00A9184D">
        <w:rPr>
          <w:rFonts w:ascii="Calibri" w:eastAsia="Times New Roman" w:hAnsi="Calibri" w:cs="Times New Roman"/>
          <w:b/>
          <w:bCs/>
          <w:noProof/>
        </w:rPr>
        <w:t>Djurhuus CB, Gravholt CH, Nielsen S, Pedersen SB, Møller N, Schmitz O.</w:t>
      </w:r>
      <w:r w:rsidRPr="00A9184D">
        <w:rPr>
          <w:rFonts w:ascii="Calibri" w:eastAsia="Times New Roman" w:hAnsi="Calibri" w:cs="Times New Roman"/>
          <w:noProof/>
        </w:rPr>
        <w:t xml:space="preserve"> Additive effects of cortisol and growth hormone on regional and systemic lipolysis in humans. 2004:488–494.</w:t>
      </w:r>
    </w:p>
    <w:p w14:paraId="48E7A101"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15. </w:t>
      </w:r>
      <w:r w:rsidRPr="00A9184D">
        <w:rPr>
          <w:rFonts w:ascii="Calibri" w:eastAsia="Times New Roman" w:hAnsi="Calibri" w:cs="Times New Roman"/>
          <w:noProof/>
        </w:rPr>
        <w:tab/>
      </w:r>
      <w:r w:rsidRPr="00A9184D">
        <w:rPr>
          <w:rFonts w:ascii="Calibri" w:eastAsia="Times New Roman" w:hAnsi="Calibri" w:cs="Times New Roman"/>
          <w:b/>
          <w:bCs/>
          <w:noProof/>
        </w:rPr>
        <w:t>Kršek M, Rosická M, Nedvídková J, Ková HKČ, Hána V, Marek J, Haluzík M, Lai EW, Pacák K.</w:t>
      </w:r>
      <w:r w:rsidRPr="00A9184D">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918860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16. </w:t>
      </w:r>
      <w:r w:rsidRPr="00A9184D">
        <w:rPr>
          <w:rFonts w:ascii="Calibri" w:eastAsia="Times New Roman" w:hAnsi="Calibri" w:cs="Times New Roman"/>
          <w:noProof/>
        </w:rPr>
        <w:tab/>
      </w:r>
      <w:r w:rsidRPr="00A9184D">
        <w:rPr>
          <w:rFonts w:ascii="Calibri" w:eastAsia="Times New Roman" w:hAnsi="Calibri" w:cs="Times New Roman"/>
          <w:b/>
          <w:bCs/>
          <w:noProof/>
        </w:rPr>
        <w:t>Djurhuus CB, Gravholt CH, Nielsen S, Mengel  a, Christiansen JS, Schmitz OE, Møller N.</w:t>
      </w:r>
      <w:r w:rsidRPr="00A9184D">
        <w:rPr>
          <w:rFonts w:ascii="Calibri" w:eastAsia="Times New Roman" w:hAnsi="Calibri" w:cs="Times New Roman"/>
          <w:noProof/>
        </w:rPr>
        <w:t xml:space="preserve"> Effects of cortisol on lipolysis and regional interstitial glycerol levels in humans. </w:t>
      </w:r>
      <w:r w:rsidRPr="00A9184D">
        <w:rPr>
          <w:rFonts w:ascii="Calibri" w:eastAsia="Times New Roman" w:hAnsi="Calibri" w:cs="Times New Roman"/>
          <w:i/>
          <w:iCs/>
          <w:noProof/>
        </w:rPr>
        <w:t>Am. J. Physiol. Endocrinol. Metab.</w:t>
      </w:r>
      <w:r w:rsidRPr="00A9184D">
        <w:rPr>
          <w:rFonts w:ascii="Calibri" w:eastAsia="Times New Roman" w:hAnsi="Calibri" w:cs="Times New Roman"/>
          <w:noProof/>
        </w:rPr>
        <w:t xml:space="preserve"> 2002;283(1):E172–E177.</w:t>
      </w:r>
    </w:p>
    <w:p w14:paraId="3CDB364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17. </w:t>
      </w:r>
      <w:r w:rsidRPr="00A9184D">
        <w:rPr>
          <w:rFonts w:ascii="Calibri" w:eastAsia="Times New Roman" w:hAnsi="Calibri" w:cs="Times New Roman"/>
          <w:noProof/>
        </w:rPr>
        <w:tab/>
      </w:r>
      <w:r w:rsidRPr="00A9184D">
        <w:rPr>
          <w:rFonts w:ascii="Calibri" w:eastAsia="Times New Roman" w:hAnsi="Calibri" w:cs="Times New Roman"/>
          <w:b/>
          <w:bCs/>
          <w:noProof/>
        </w:rPr>
        <w:t>Rebrin K, Steil GM, Mittelman SD, Bergman RN.</w:t>
      </w:r>
      <w:r w:rsidRPr="00A9184D">
        <w:rPr>
          <w:rFonts w:ascii="Calibri" w:eastAsia="Times New Roman" w:hAnsi="Calibri" w:cs="Times New Roman"/>
          <w:noProof/>
        </w:rPr>
        <w:t xml:space="preserve"> Causal Linkage between Insulin Suppression of Lipolysis and Suppression of Liver Glucose Output in Dogs. 1996;98(3):741–749.</w:t>
      </w:r>
    </w:p>
    <w:p w14:paraId="40BF0DC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18. </w:t>
      </w:r>
      <w:r w:rsidRPr="00A9184D">
        <w:rPr>
          <w:rFonts w:ascii="Calibri" w:eastAsia="Times New Roman" w:hAnsi="Calibri" w:cs="Times New Roman"/>
          <w:noProof/>
        </w:rPr>
        <w:tab/>
      </w:r>
      <w:r w:rsidRPr="00A9184D">
        <w:rPr>
          <w:rFonts w:ascii="Calibri" w:eastAsia="Times New Roman" w:hAnsi="Calibri" w:cs="Times New Roman"/>
          <w:b/>
          <w:bCs/>
          <w:noProof/>
        </w:rPr>
        <w:t>Zhang M, Hu T, Zhang S, Zhou L.</w:t>
      </w:r>
      <w:r w:rsidRPr="00A9184D">
        <w:rPr>
          <w:rFonts w:ascii="Calibri" w:eastAsia="Times New Roman" w:hAnsi="Calibri" w:cs="Times New Roman"/>
          <w:noProof/>
        </w:rPr>
        <w:t xml:space="preserve"> Associations of Different Adipose Tissue Depots with Insulin Resistance : A Systematic Review and Meta-analysis of Observational Studies. </w:t>
      </w:r>
      <w:r w:rsidRPr="00A9184D">
        <w:rPr>
          <w:rFonts w:ascii="Calibri" w:eastAsia="Times New Roman" w:hAnsi="Calibri" w:cs="Times New Roman"/>
          <w:i/>
          <w:iCs/>
          <w:noProof/>
        </w:rPr>
        <w:t>Nat. Publ. Gr.</w:t>
      </w:r>
      <w:r w:rsidRPr="00A9184D">
        <w:rPr>
          <w:rFonts w:ascii="Calibri" w:eastAsia="Times New Roman" w:hAnsi="Calibri" w:cs="Times New Roman"/>
          <w:noProof/>
        </w:rPr>
        <w:t xml:space="preserve"> 2015;(December):1–6.</w:t>
      </w:r>
    </w:p>
    <w:p w14:paraId="7C81458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lastRenderedPageBreak/>
        <w:t xml:space="preserve">19. </w:t>
      </w:r>
      <w:r w:rsidRPr="00A9184D">
        <w:rPr>
          <w:rFonts w:ascii="Calibri" w:eastAsia="Times New Roman" w:hAnsi="Calibri" w:cs="Times New Roman"/>
          <w:noProof/>
        </w:rPr>
        <w:tab/>
      </w:r>
      <w:r w:rsidRPr="00A9184D">
        <w:rPr>
          <w:rFonts w:ascii="Calibri" w:eastAsia="Times New Roman" w:hAnsi="Calibri" w:cs="Times New Roman"/>
          <w:b/>
          <w:bCs/>
          <w:noProof/>
        </w:rPr>
        <w:t>Dirks ML, Wall BT, Valk B Van De, Holloway TM.</w:t>
      </w:r>
      <w:r w:rsidRPr="00A9184D">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0655B7B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20. </w:t>
      </w:r>
      <w:r w:rsidRPr="00A9184D">
        <w:rPr>
          <w:rFonts w:ascii="Calibri" w:eastAsia="Times New Roman" w:hAnsi="Calibri" w:cs="Times New Roman"/>
          <w:noProof/>
        </w:rPr>
        <w:tab/>
      </w:r>
      <w:r w:rsidRPr="00A9184D">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A9184D">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2174E52F"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21. </w:t>
      </w:r>
      <w:r w:rsidRPr="00A9184D">
        <w:rPr>
          <w:rFonts w:ascii="Calibri" w:eastAsia="Times New Roman" w:hAnsi="Calibri" w:cs="Times New Roman"/>
          <w:noProof/>
        </w:rPr>
        <w:tab/>
      </w:r>
      <w:r w:rsidRPr="00A9184D">
        <w:rPr>
          <w:rFonts w:ascii="Calibri" w:eastAsia="Times New Roman" w:hAnsi="Calibri" w:cs="Times New Roman"/>
          <w:b/>
          <w:bCs/>
          <w:noProof/>
        </w:rPr>
        <w:t>Shen Y, Roh HC, Kumari M, Rosen ED.</w:t>
      </w:r>
      <w:r w:rsidRPr="00A9184D">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A9184D">
        <w:rPr>
          <w:rFonts w:ascii="Calibri" w:eastAsia="Times New Roman" w:hAnsi="Calibri" w:cs="Times New Roman"/>
          <w:i/>
          <w:iCs/>
          <w:noProof/>
        </w:rPr>
        <w:t>Mol. Metab.</w:t>
      </w:r>
      <w:r w:rsidRPr="00A9184D">
        <w:rPr>
          <w:rFonts w:ascii="Calibri" w:eastAsia="Times New Roman" w:hAnsi="Calibri" w:cs="Times New Roman"/>
          <w:noProof/>
        </w:rPr>
        <w:t xml:space="preserve"> 2017. doi:10.1016/j.molmet.2017.06.013.</w:t>
      </w:r>
    </w:p>
    <w:p w14:paraId="1C88F46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22. </w:t>
      </w:r>
      <w:r w:rsidRPr="00A9184D">
        <w:rPr>
          <w:rFonts w:ascii="Calibri" w:eastAsia="Times New Roman" w:hAnsi="Calibri" w:cs="Times New Roman"/>
          <w:noProof/>
        </w:rPr>
        <w:tab/>
      </w:r>
      <w:r w:rsidRPr="00A9184D">
        <w:rPr>
          <w:rFonts w:ascii="Calibri" w:eastAsia="Times New Roman" w:hAnsi="Calibri" w:cs="Times New Roman"/>
          <w:b/>
          <w:bCs/>
          <w:noProof/>
        </w:rPr>
        <w:t>Morgan SA, McCabe EL, Gathercole LL, Hassan-Smith ZK, Larner DP, Bujalska IJ, Stewart PM, Tomlinson JW, Lavery GG.</w:t>
      </w:r>
      <w:r w:rsidRPr="00A9184D">
        <w:rPr>
          <w:rFonts w:ascii="Calibri" w:eastAsia="Times New Roman" w:hAnsi="Calibri" w:cs="Times New Roman"/>
          <w:noProof/>
        </w:rPr>
        <w:t xml:space="preserve"> 11β-HSD1 is the major regulator of the tissue-specific effects of circulating glucocorticoid excess. </w:t>
      </w:r>
      <w:r w:rsidRPr="00A9184D">
        <w:rPr>
          <w:rFonts w:ascii="Calibri" w:eastAsia="Times New Roman" w:hAnsi="Calibri" w:cs="Times New Roman"/>
          <w:i/>
          <w:iCs/>
          <w:noProof/>
        </w:rPr>
        <w:t>Proc. Natl. Acad. Sci. U. S. A.</w:t>
      </w:r>
      <w:r w:rsidRPr="00A9184D">
        <w:rPr>
          <w:rFonts w:ascii="Calibri" w:eastAsia="Times New Roman" w:hAnsi="Calibri" w:cs="Times New Roman"/>
          <w:noProof/>
        </w:rPr>
        <w:t xml:space="preserve"> 2014. doi:10.1073/pnas.1323681111.</w:t>
      </w:r>
    </w:p>
    <w:p w14:paraId="4D159D7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23. </w:t>
      </w:r>
      <w:r w:rsidRPr="00A9184D">
        <w:rPr>
          <w:rFonts w:ascii="Calibri" w:eastAsia="Times New Roman" w:hAnsi="Calibri" w:cs="Times New Roman"/>
          <w:noProof/>
        </w:rPr>
        <w:tab/>
      </w:r>
      <w:r w:rsidRPr="00A9184D">
        <w:rPr>
          <w:rFonts w:ascii="Calibri" w:eastAsia="Times New Roman" w:hAnsi="Calibri" w:cs="Times New Roman"/>
          <w:b/>
          <w:bCs/>
          <w:noProof/>
        </w:rPr>
        <w:t>Wang Y, Yan C, Liu L, Wang W, Du H, Fan W, Lutfy K, Jiang M, Friedman TC, Liu Y.</w:t>
      </w:r>
      <w:r w:rsidRPr="00A9184D">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A9184D">
        <w:rPr>
          <w:rFonts w:ascii="Calibri" w:eastAsia="Times New Roman" w:hAnsi="Calibri" w:cs="Times New Roman"/>
          <w:i/>
          <w:iCs/>
          <w:noProof/>
        </w:rPr>
        <w:t>AJP Endocrinol. Metab.</w:t>
      </w:r>
      <w:r w:rsidRPr="00A9184D">
        <w:rPr>
          <w:rFonts w:ascii="Calibri" w:eastAsia="Times New Roman" w:hAnsi="Calibri" w:cs="Times New Roman"/>
          <w:noProof/>
        </w:rPr>
        <w:t xml:space="preserve"> 2014;308(1):E84–E95.</w:t>
      </w:r>
    </w:p>
    <w:p w14:paraId="51479E7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24. </w:t>
      </w:r>
      <w:r w:rsidRPr="00A9184D">
        <w:rPr>
          <w:rFonts w:ascii="Calibri" w:eastAsia="Times New Roman" w:hAnsi="Calibri" w:cs="Times New Roman"/>
          <w:noProof/>
        </w:rPr>
        <w:tab/>
      </w:r>
      <w:r w:rsidRPr="00A9184D">
        <w:rPr>
          <w:rFonts w:ascii="Calibri" w:eastAsia="Times New Roman" w:hAnsi="Calibri" w:cs="Times New Roman"/>
          <w:b/>
          <w:bCs/>
          <w:noProof/>
        </w:rPr>
        <w:t>McGuinness OP, Ayala JE, Laughlin MR, Wasserman DH.</w:t>
      </w:r>
      <w:r w:rsidRPr="00A9184D">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A9184D">
        <w:rPr>
          <w:rFonts w:ascii="Calibri" w:eastAsia="Times New Roman" w:hAnsi="Calibri" w:cs="Times New Roman"/>
          <w:i/>
          <w:iCs/>
          <w:noProof/>
        </w:rPr>
        <w:t>Am. J. Physiol. - Endocrinol. Metab.</w:t>
      </w:r>
      <w:r w:rsidRPr="00A9184D">
        <w:rPr>
          <w:rFonts w:ascii="Calibri" w:eastAsia="Times New Roman" w:hAnsi="Calibri" w:cs="Times New Roman"/>
          <w:noProof/>
        </w:rPr>
        <w:t xml:space="preserve"> 2009;297(4).</w:t>
      </w:r>
    </w:p>
    <w:p w14:paraId="43976E8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lastRenderedPageBreak/>
        <w:t xml:space="preserve">25. </w:t>
      </w:r>
      <w:r w:rsidRPr="00A9184D">
        <w:rPr>
          <w:rFonts w:ascii="Calibri" w:eastAsia="Times New Roman" w:hAnsi="Calibri" w:cs="Times New Roman"/>
          <w:noProof/>
        </w:rPr>
        <w:tab/>
      </w:r>
      <w:r w:rsidRPr="00A9184D">
        <w:rPr>
          <w:rFonts w:ascii="Calibri" w:eastAsia="Times New Roman" w:hAnsi="Calibri" w:cs="Times New Roman"/>
          <w:b/>
          <w:bCs/>
          <w:noProof/>
        </w:rPr>
        <w:t>Ayala JE, Bracy DP, Mcguinness OP, Wasserman DH.</w:t>
      </w:r>
      <w:r w:rsidRPr="00A9184D">
        <w:rPr>
          <w:rFonts w:ascii="Calibri" w:eastAsia="Times New Roman" w:hAnsi="Calibri" w:cs="Times New Roman"/>
          <w:noProof/>
        </w:rPr>
        <w:t xml:space="preserve"> Considerations in the Design of Hyperinsulinemic- Euglycemic Clamps in the Conscious Mouse. 2006;(October 2005).</w:t>
      </w:r>
    </w:p>
    <w:p w14:paraId="23784AC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26. </w:t>
      </w:r>
      <w:r w:rsidRPr="00A9184D">
        <w:rPr>
          <w:rFonts w:ascii="Calibri" w:eastAsia="Times New Roman" w:hAnsi="Calibri" w:cs="Times New Roman"/>
          <w:noProof/>
        </w:rPr>
        <w:tab/>
      </w:r>
      <w:r w:rsidRPr="00A9184D">
        <w:rPr>
          <w:rFonts w:ascii="Calibri" w:eastAsia="Times New Roman" w:hAnsi="Calibri" w:cs="Times New Roman"/>
          <w:b/>
          <w:bCs/>
          <w:noProof/>
        </w:rPr>
        <w:t>Halseth AMYE, Bracy DP, Wasserman DH, Amy E, Bracy DP, David H.</w:t>
      </w:r>
      <w:r w:rsidRPr="00A9184D">
        <w:rPr>
          <w:rFonts w:ascii="Calibri" w:eastAsia="Times New Roman" w:hAnsi="Calibri" w:cs="Times New Roman"/>
          <w:noProof/>
        </w:rPr>
        <w:t xml:space="preserve"> Overexpression of hexokinase II increases insulin- and exercise-stimulated muscle glucose uptake in vivo. 1999.</w:t>
      </w:r>
    </w:p>
    <w:p w14:paraId="58DA437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27. </w:t>
      </w:r>
      <w:r w:rsidRPr="00A9184D">
        <w:rPr>
          <w:rFonts w:ascii="Calibri" w:eastAsia="Times New Roman" w:hAnsi="Calibri" w:cs="Times New Roman"/>
          <w:noProof/>
        </w:rPr>
        <w:tab/>
      </w:r>
      <w:r w:rsidRPr="00A9184D">
        <w:rPr>
          <w:rFonts w:ascii="Calibri" w:eastAsia="Times New Roman" w:hAnsi="Calibri" w:cs="Times New Roman"/>
          <w:b/>
          <w:bCs/>
          <w:noProof/>
        </w:rPr>
        <w:t>Kraegen E, James D, Jenkins A, Chisholm D.</w:t>
      </w:r>
      <w:r w:rsidRPr="00A9184D">
        <w:rPr>
          <w:rFonts w:ascii="Calibri" w:eastAsia="Times New Roman" w:hAnsi="Calibri" w:cs="Times New Roman"/>
          <w:noProof/>
        </w:rPr>
        <w:t xml:space="preserve"> Dose-response curves for in vivo insulin sensitivity in individual tissues in rats. </w:t>
      </w:r>
      <w:r w:rsidRPr="00A9184D">
        <w:rPr>
          <w:rFonts w:ascii="Calibri" w:eastAsia="Times New Roman" w:hAnsi="Calibri" w:cs="Times New Roman"/>
          <w:i/>
          <w:iCs/>
          <w:noProof/>
        </w:rPr>
        <w:t>Am. Physiol. Soc.</w:t>
      </w:r>
      <w:r w:rsidRPr="00A9184D">
        <w:rPr>
          <w:rFonts w:ascii="Calibri" w:eastAsia="Times New Roman" w:hAnsi="Calibri" w:cs="Times New Roman"/>
          <w:noProof/>
        </w:rPr>
        <w:t xml:space="preserve"> 1985;(248):E353–E362.</w:t>
      </w:r>
    </w:p>
    <w:p w14:paraId="485AC70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28. </w:t>
      </w:r>
      <w:r w:rsidRPr="00A9184D">
        <w:rPr>
          <w:rFonts w:ascii="Calibri" w:eastAsia="Times New Roman" w:hAnsi="Calibri" w:cs="Times New Roman"/>
          <w:noProof/>
        </w:rPr>
        <w:tab/>
      </w:r>
      <w:r w:rsidRPr="00A9184D">
        <w:rPr>
          <w:rFonts w:ascii="Calibri" w:eastAsia="Times New Roman" w:hAnsi="Calibri" w:cs="Times New Roman"/>
          <w:b/>
          <w:bCs/>
          <w:noProof/>
        </w:rPr>
        <w:t>Chiang S-H, Chang L SA.</w:t>
      </w:r>
      <w:r w:rsidRPr="00A9184D">
        <w:rPr>
          <w:rFonts w:ascii="Calibri" w:eastAsia="Times New Roman" w:hAnsi="Calibri" w:cs="Times New Roman"/>
          <w:noProof/>
        </w:rPr>
        <w:t xml:space="preserve"> TC10 and Insulin </w:t>
      </w:r>
      <w:r w:rsidRPr="00A9184D">
        <w:rPr>
          <w:rFonts w:ascii="Calibri" w:eastAsia="Calibri" w:hAnsi="Calibri" w:cs="Calibri"/>
          <w:noProof/>
        </w:rPr>
        <w:t>‐</w:t>
      </w:r>
      <w:r w:rsidRPr="00A9184D">
        <w:rPr>
          <w:rFonts w:ascii="Calibri" w:eastAsia="Times New Roman" w:hAnsi="Calibri" w:cs="Times New Roman"/>
          <w:noProof/>
        </w:rPr>
        <w:t xml:space="preserve"> Stimulated Glucose Transport. 2002;406(6):1257–1262.</w:t>
      </w:r>
    </w:p>
    <w:p w14:paraId="5D933EF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29. </w:t>
      </w:r>
      <w:r w:rsidRPr="00A9184D">
        <w:rPr>
          <w:rFonts w:ascii="Calibri" w:eastAsia="Times New Roman" w:hAnsi="Calibri" w:cs="Times New Roman"/>
          <w:noProof/>
        </w:rPr>
        <w:tab/>
      </w:r>
      <w:r w:rsidRPr="00A9184D">
        <w:rPr>
          <w:rFonts w:ascii="Calibri" w:eastAsia="Times New Roman" w:hAnsi="Calibri" w:cs="Times New Roman"/>
          <w:b/>
          <w:bCs/>
          <w:noProof/>
        </w:rPr>
        <w:t>Lu B, Bridges D, Yang Y, Fisher K, Cheng A, Chang L, Meng ZX, Lin JD, Downes M, Yu RT, Liddle C, Evans RM, Saltiel AR.</w:t>
      </w:r>
      <w:r w:rsidRPr="00A9184D">
        <w:rPr>
          <w:rFonts w:ascii="Calibri" w:eastAsia="Times New Roman" w:hAnsi="Calibri" w:cs="Times New Roman"/>
          <w:noProof/>
        </w:rPr>
        <w:t xml:space="preserve"> Metabolic crosstalk: Molecular links between glycogen and lipid metabolism in obesity. </w:t>
      </w:r>
      <w:r w:rsidRPr="00A9184D">
        <w:rPr>
          <w:rFonts w:ascii="Calibri" w:eastAsia="Times New Roman" w:hAnsi="Calibri" w:cs="Times New Roman"/>
          <w:i/>
          <w:iCs/>
          <w:noProof/>
        </w:rPr>
        <w:t>Diabetes</w:t>
      </w:r>
      <w:r w:rsidRPr="00A9184D">
        <w:rPr>
          <w:rFonts w:ascii="Calibri" w:eastAsia="Times New Roman" w:hAnsi="Calibri" w:cs="Times New Roman"/>
          <w:noProof/>
        </w:rPr>
        <w:t xml:space="preserve"> 2014;63(9):2935–2948.</w:t>
      </w:r>
    </w:p>
    <w:p w14:paraId="74E3BCF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30. </w:t>
      </w:r>
      <w:r w:rsidRPr="00A9184D">
        <w:rPr>
          <w:rFonts w:ascii="Calibri" w:eastAsia="Times New Roman" w:hAnsi="Calibri" w:cs="Times New Roman"/>
          <w:noProof/>
        </w:rPr>
        <w:tab/>
      </w:r>
      <w:r w:rsidRPr="00A9184D">
        <w:rPr>
          <w:rFonts w:ascii="Calibri" w:eastAsia="Times New Roman" w:hAnsi="Calibri" w:cs="Times New Roman"/>
          <w:b/>
          <w:bCs/>
          <w:noProof/>
        </w:rPr>
        <w:t>Rockall A, Sohaib S, Evans D, Kaltsas G, Isidori A, Monson J, Besser G, Grossman A, Reznek R.</w:t>
      </w:r>
      <w:r w:rsidRPr="00A9184D">
        <w:rPr>
          <w:rFonts w:ascii="Calibri" w:eastAsia="Times New Roman" w:hAnsi="Calibri" w:cs="Times New Roman"/>
          <w:noProof/>
        </w:rPr>
        <w:t xml:space="preserve"> Hepatic steatosis in Cushing’s syndrome: a radiological assessment using computed tomography. </w:t>
      </w:r>
      <w:r w:rsidRPr="00A9184D">
        <w:rPr>
          <w:rFonts w:ascii="Calibri" w:eastAsia="Times New Roman" w:hAnsi="Calibri" w:cs="Times New Roman"/>
          <w:i/>
          <w:iCs/>
          <w:noProof/>
        </w:rPr>
        <w:t>Eur. J. Endocrinol.</w:t>
      </w:r>
      <w:r w:rsidRPr="00A9184D">
        <w:rPr>
          <w:rFonts w:ascii="Calibri" w:eastAsia="Times New Roman" w:hAnsi="Calibri" w:cs="Times New Roman"/>
          <w:noProof/>
        </w:rPr>
        <w:t xml:space="preserve"> 2003;149:543–548.</w:t>
      </w:r>
    </w:p>
    <w:p w14:paraId="5FD4EF6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31. </w:t>
      </w:r>
      <w:r w:rsidRPr="00A9184D">
        <w:rPr>
          <w:rFonts w:ascii="Calibri" w:eastAsia="Times New Roman" w:hAnsi="Calibri" w:cs="Times New Roman"/>
          <w:noProof/>
        </w:rPr>
        <w:tab/>
      </w:r>
      <w:r w:rsidRPr="00A9184D">
        <w:rPr>
          <w:rFonts w:ascii="Calibri" w:eastAsia="Times New Roman" w:hAnsi="Calibri" w:cs="Times New Roman"/>
          <w:b/>
          <w:bCs/>
          <w:noProof/>
        </w:rPr>
        <w:t>Wanless I, Lentz J.</w:t>
      </w:r>
      <w:r w:rsidRPr="00A9184D">
        <w:rPr>
          <w:rFonts w:ascii="Calibri" w:eastAsia="Times New Roman" w:hAnsi="Calibri" w:cs="Times New Roman"/>
          <w:noProof/>
        </w:rPr>
        <w:t xml:space="preserve"> Fatty Liver Hepatitis ( Steatohepatitis ) and Obesity : An Autopsy Study with Analysis of Risk Factors. </w:t>
      </w:r>
      <w:r w:rsidRPr="00A9184D">
        <w:rPr>
          <w:rFonts w:ascii="Calibri" w:eastAsia="Times New Roman" w:hAnsi="Calibri" w:cs="Times New Roman"/>
          <w:i/>
          <w:iCs/>
          <w:noProof/>
        </w:rPr>
        <w:t>Hepatology</w:t>
      </w:r>
      <w:r w:rsidRPr="00A9184D">
        <w:rPr>
          <w:rFonts w:ascii="Calibri" w:eastAsia="Times New Roman" w:hAnsi="Calibri" w:cs="Times New Roman"/>
          <w:noProof/>
        </w:rPr>
        <w:t xml:space="preserve"> 1990;12(5):1106–1110.</w:t>
      </w:r>
    </w:p>
    <w:p w14:paraId="06F1FC2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32. </w:t>
      </w:r>
      <w:r w:rsidRPr="00A9184D">
        <w:rPr>
          <w:rFonts w:ascii="Calibri" w:eastAsia="Times New Roman" w:hAnsi="Calibri" w:cs="Times New Roman"/>
          <w:noProof/>
        </w:rPr>
        <w:tab/>
      </w:r>
      <w:r w:rsidRPr="00A9184D">
        <w:rPr>
          <w:rFonts w:ascii="Calibri" w:eastAsia="Times New Roman" w:hAnsi="Calibri" w:cs="Times New Roman"/>
          <w:b/>
          <w:bCs/>
          <w:noProof/>
        </w:rPr>
        <w:t>Haber RS, Weinstein SP.</w:t>
      </w:r>
      <w:r w:rsidRPr="00A9184D">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0C62DF3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33. </w:t>
      </w:r>
      <w:r w:rsidRPr="00A9184D">
        <w:rPr>
          <w:rFonts w:ascii="Calibri" w:eastAsia="Times New Roman" w:hAnsi="Calibri" w:cs="Times New Roman"/>
          <w:noProof/>
        </w:rPr>
        <w:tab/>
      </w:r>
      <w:r w:rsidRPr="00A9184D">
        <w:rPr>
          <w:rFonts w:ascii="Calibri" w:eastAsia="Times New Roman" w:hAnsi="Calibri" w:cs="Times New Roman"/>
          <w:b/>
          <w:bCs/>
          <w:noProof/>
        </w:rPr>
        <w:t>Roussel D, Dumas JF, Augeraud A, Douay O, Foussard F, Malthiéry Y, Simard G, Ritz P.</w:t>
      </w:r>
      <w:r w:rsidRPr="00A9184D">
        <w:rPr>
          <w:rFonts w:ascii="Calibri" w:eastAsia="Times New Roman" w:hAnsi="Calibri" w:cs="Times New Roman"/>
          <w:noProof/>
        </w:rPr>
        <w:t xml:space="preserve"> Dexamethasone treatment specifically increases the basal proton conductance of rat </w:t>
      </w:r>
      <w:r w:rsidRPr="00A9184D">
        <w:rPr>
          <w:rFonts w:ascii="Calibri" w:eastAsia="Times New Roman" w:hAnsi="Calibri" w:cs="Times New Roman"/>
          <w:noProof/>
        </w:rPr>
        <w:lastRenderedPageBreak/>
        <w:t xml:space="preserve">liver mitochondria. </w:t>
      </w:r>
      <w:r w:rsidRPr="00A9184D">
        <w:rPr>
          <w:rFonts w:ascii="Calibri" w:eastAsia="Times New Roman" w:hAnsi="Calibri" w:cs="Times New Roman"/>
          <w:i/>
          <w:iCs/>
          <w:noProof/>
        </w:rPr>
        <w:t>FEBS Lett.</w:t>
      </w:r>
      <w:r w:rsidRPr="00A9184D">
        <w:rPr>
          <w:rFonts w:ascii="Calibri" w:eastAsia="Times New Roman" w:hAnsi="Calibri" w:cs="Times New Roman"/>
          <w:noProof/>
        </w:rPr>
        <w:t xml:space="preserve"> 2003;541(1–3):75–79.</w:t>
      </w:r>
    </w:p>
    <w:p w14:paraId="481A67FF"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34. </w:t>
      </w:r>
      <w:r w:rsidRPr="00A9184D">
        <w:rPr>
          <w:rFonts w:ascii="Calibri" w:eastAsia="Times New Roman" w:hAnsi="Calibri" w:cs="Times New Roman"/>
          <w:noProof/>
        </w:rPr>
        <w:tab/>
      </w:r>
      <w:r w:rsidRPr="00A9184D">
        <w:rPr>
          <w:rFonts w:ascii="Calibri" w:eastAsia="Times New Roman" w:hAnsi="Calibri" w:cs="Times New Roman"/>
          <w:b/>
          <w:bCs/>
          <w:noProof/>
        </w:rPr>
        <w:t>Edgerton DS, Kraft G, Smith M, Farmer B, Williams PE, Coate KC, Printz RL, Brien RMO, Cherrington AD.</w:t>
      </w:r>
      <w:r w:rsidRPr="00A9184D">
        <w:rPr>
          <w:rFonts w:ascii="Calibri" w:eastAsia="Times New Roman" w:hAnsi="Calibri" w:cs="Times New Roman"/>
          <w:noProof/>
        </w:rPr>
        <w:t xml:space="preserve"> Insulin ’ s direct hepatic effect explains the inhibition of glucose production caused by insulin secretion. 2017;2(6):1–14.</w:t>
      </w:r>
    </w:p>
    <w:p w14:paraId="381476C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35. </w:t>
      </w:r>
      <w:r w:rsidRPr="00A9184D">
        <w:rPr>
          <w:rFonts w:ascii="Calibri" w:eastAsia="Times New Roman" w:hAnsi="Calibri" w:cs="Times New Roman"/>
          <w:noProof/>
        </w:rPr>
        <w:tab/>
      </w:r>
      <w:r w:rsidRPr="00A9184D">
        <w:rPr>
          <w:rFonts w:ascii="Calibri" w:eastAsia="Times New Roman" w:hAnsi="Calibri" w:cs="Times New Roman"/>
          <w:b/>
          <w:bCs/>
          <w:noProof/>
        </w:rPr>
        <w:t>Gastaldelli A, Harrison SA, Belfort-aguilar R, Hardies LJ, Balas B, Schenker S, Cusi K.</w:t>
      </w:r>
      <w:r w:rsidRPr="00A9184D">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041CB12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36. </w:t>
      </w:r>
      <w:r w:rsidRPr="00A9184D">
        <w:rPr>
          <w:rFonts w:ascii="Calibri" w:eastAsia="Times New Roman" w:hAnsi="Calibri" w:cs="Times New Roman"/>
          <w:noProof/>
        </w:rPr>
        <w:tab/>
      </w:r>
      <w:r w:rsidRPr="00A9184D">
        <w:rPr>
          <w:rFonts w:ascii="Calibri" w:eastAsia="Times New Roman" w:hAnsi="Calibri" w:cs="Times New Roman"/>
          <w:b/>
          <w:bCs/>
          <w:noProof/>
        </w:rPr>
        <w:t>Gaidhu MP, Anthony NM, Patel P, Hawke TJ, Ceddia RB.</w:t>
      </w:r>
      <w:r w:rsidRPr="00A9184D">
        <w:rPr>
          <w:rFonts w:ascii="Calibri" w:eastAsia="Times New Roman" w:hAnsi="Calibri" w:cs="Times New Roman"/>
          <w:noProof/>
        </w:rPr>
        <w:t xml:space="preserve"> Dysregulation of lipolysis and lipid metabolism in visceral and subcutaneous adipocytes by high-fat diet: role of ATGL, HSL, and AMPK. </w:t>
      </w:r>
      <w:r w:rsidRPr="00A9184D">
        <w:rPr>
          <w:rFonts w:ascii="Calibri" w:eastAsia="Times New Roman" w:hAnsi="Calibri" w:cs="Times New Roman"/>
          <w:i/>
          <w:iCs/>
          <w:noProof/>
        </w:rPr>
        <w:t>Am. J. Physiol. - Cell Physiol.</w:t>
      </w:r>
      <w:r w:rsidRPr="00A9184D">
        <w:rPr>
          <w:rFonts w:ascii="Calibri" w:eastAsia="Times New Roman" w:hAnsi="Calibri" w:cs="Times New Roman"/>
          <w:noProof/>
        </w:rPr>
        <w:t xml:space="preserve"> 2010;298(4):C961–C971.</w:t>
      </w:r>
    </w:p>
    <w:p w14:paraId="5BC4828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37. </w:t>
      </w:r>
      <w:r w:rsidRPr="00A9184D">
        <w:rPr>
          <w:rFonts w:ascii="Calibri" w:eastAsia="Times New Roman" w:hAnsi="Calibri" w:cs="Times New Roman"/>
          <w:noProof/>
        </w:rPr>
        <w:tab/>
      </w:r>
      <w:r w:rsidRPr="00A9184D">
        <w:rPr>
          <w:rFonts w:ascii="Calibri" w:eastAsia="Times New Roman" w:hAnsi="Calibri" w:cs="Times New Roman"/>
          <w:b/>
          <w:bCs/>
          <w:noProof/>
        </w:rPr>
        <w:t>Burke SJ, Batdorf HM, Eder AE, Karlstad MD, Burk DH, Noland RC, Floyd ZE, Collier JJ.</w:t>
      </w:r>
      <w:r w:rsidRPr="00A9184D">
        <w:rPr>
          <w:rFonts w:ascii="Calibri" w:eastAsia="Times New Roman" w:hAnsi="Calibri" w:cs="Times New Roman"/>
          <w:noProof/>
        </w:rPr>
        <w:t xml:space="preserve"> Oral Corticosterone Administration Reduces Insulitis but Promotes Insulin Resistance and Hyperglycemia in Male Nonobese Diabetic Mice. </w:t>
      </w:r>
      <w:r w:rsidRPr="00A9184D">
        <w:rPr>
          <w:rFonts w:ascii="Calibri" w:eastAsia="Times New Roman" w:hAnsi="Calibri" w:cs="Times New Roman"/>
          <w:i/>
          <w:iCs/>
          <w:noProof/>
        </w:rPr>
        <w:t>Am. J. Pathol.</w:t>
      </w:r>
      <w:r w:rsidRPr="00A9184D">
        <w:rPr>
          <w:rFonts w:ascii="Calibri" w:eastAsia="Times New Roman" w:hAnsi="Calibri" w:cs="Times New Roman"/>
          <w:noProof/>
        </w:rPr>
        <w:t xml:space="preserve"> 2017;187(3):614–626.</w:t>
      </w:r>
    </w:p>
    <w:p w14:paraId="1CD1383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38. </w:t>
      </w:r>
      <w:r w:rsidRPr="00A9184D">
        <w:rPr>
          <w:rFonts w:ascii="Calibri" w:eastAsia="Times New Roman" w:hAnsi="Calibri" w:cs="Times New Roman"/>
          <w:noProof/>
        </w:rPr>
        <w:tab/>
      </w:r>
      <w:r w:rsidRPr="00A9184D">
        <w:rPr>
          <w:rFonts w:ascii="Calibri" w:eastAsia="Times New Roman" w:hAnsi="Calibri" w:cs="Times New Roman"/>
          <w:b/>
          <w:bCs/>
          <w:noProof/>
        </w:rPr>
        <w:t>D’souza AM, Beaudry JL, Szigiato AA, Trumble SJ, Snook LA, Bonen A, Giacca A, Riddell MC.</w:t>
      </w:r>
      <w:r w:rsidRPr="00A9184D">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A9184D">
        <w:rPr>
          <w:rFonts w:ascii="Calibri" w:eastAsia="Times New Roman" w:hAnsi="Calibri" w:cs="Times New Roman"/>
          <w:i/>
          <w:iCs/>
          <w:noProof/>
        </w:rPr>
        <w:t>Am. J. Physiol. Gastrointest. Liver Physiol.</w:t>
      </w:r>
      <w:r w:rsidRPr="00A9184D">
        <w:rPr>
          <w:rFonts w:ascii="Calibri" w:eastAsia="Times New Roman" w:hAnsi="Calibri" w:cs="Times New Roman"/>
          <w:noProof/>
        </w:rPr>
        <w:t xml:space="preserve"> 2012;302:850–863.</w:t>
      </w:r>
    </w:p>
    <w:p w14:paraId="2166330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39. </w:t>
      </w:r>
      <w:r w:rsidRPr="00A9184D">
        <w:rPr>
          <w:rFonts w:ascii="Calibri" w:eastAsia="Times New Roman" w:hAnsi="Calibri" w:cs="Times New Roman"/>
          <w:noProof/>
        </w:rPr>
        <w:tab/>
      </w:r>
      <w:r w:rsidRPr="00A9184D">
        <w:rPr>
          <w:rFonts w:ascii="Calibri" w:eastAsia="Times New Roman" w:hAnsi="Calibri" w:cs="Times New Roman"/>
          <w:b/>
          <w:bCs/>
          <w:noProof/>
        </w:rPr>
        <w:t>Nurjhan N, Consoli A, Gerich J.</w:t>
      </w:r>
      <w:r w:rsidRPr="00A9184D">
        <w:rPr>
          <w:rFonts w:ascii="Calibri" w:eastAsia="Times New Roman" w:hAnsi="Calibri" w:cs="Times New Roman"/>
          <w:noProof/>
        </w:rPr>
        <w:t xml:space="preserve"> Increased Lipolysis and Its Consequences on Gluconeogenesis in Non-insulin-dependent Diabetes Mellitus. 1992;89(January):169–175.</w:t>
      </w:r>
    </w:p>
    <w:p w14:paraId="68C165D8"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40. </w:t>
      </w:r>
      <w:r w:rsidRPr="00A9184D">
        <w:rPr>
          <w:rFonts w:ascii="Calibri" w:eastAsia="Times New Roman" w:hAnsi="Calibri" w:cs="Times New Roman"/>
          <w:noProof/>
        </w:rPr>
        <w:tab/>
      </w:r>
      <w:r w:rsidRPr="00A9184D">
        <w:rPr>
          <w:rFonts w:ascii="Calibri" w:eastAsia="Times New Roman" w:hAnsi="Calibri" w:cs="Times New Roman"/>
          <w:b/>
          <w:bCs/>
          <w:noProof/>
        </w:rPr>
        <w:t>Nurjhan N, Campbell PJ, Kennedy FP, Miles JM, Gerich JE.</w:t>
      </w:r>
      <w:r w:rsidRPr="00A9184D">
        <w:rPr>
          <w:rFonts w:ascii="Calibri" w:eastAsia="Times New Roman" w:hAnsi="Calibri" w:cs="Times New Roman"/>
          <w:noProof/>
        </w:rPr>
        <w:t xml:space="preserve"> Insulin Dose-Response </w:t>
      </w:r>
      <w:r w:rsidRPr="00A9184D">
        <w:rPr>
          <w:rFonts w:ascii="Calibri" w:eastAsia="Times New Roman" w:hAnsi="Calibri" w:cs="Times New Roman"/>
          <w:noProof/>
        </w:rPr>
        <w:lastRenderedPageBreak/>
        <w:t>Characteristics for Suppression of Glycerol Release and Conversion to Glucose in Humans. 1986;35(December):1326–1331.</w:t>
      </w:r>
    </w:p>
    <w:p w14:paraId="5E6CED6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41. </w:t>
      </w:r>
      <w:r w:rsidRPr="00A9184D">
        <w:rPr>
          <w:rFonts w:ascii="Calibri" w:eastAsia="Times New Roman" w:hAnsi="Calibri" w:cs="Times New Roman"/>
          <w:noProof/>
        </w:rPr>
        <w:tab/>
      </w:r>
      <w:r w:rsidRPr="00A9184D">
        <w:rPr>
          <w:rFonts w:ascii="Calibri" w:eastAsia="Times New Roman" w:hAnsi="Calibri" w:cs="Times New Roman"/>
          <w:b/>
          <w:bCs/>
          <w:noProof/>
        </w:rPr>
        <w:t>Perry RJ, Peng L, Abulizi A, Kennedy L, Cline GW, Shulman GI.</w:t>
      </w:r>
      <w:r w:rsidRPr="00A9184D">
        <w:rPr>
          <w:rFonts w:ascii="Calibri" w:eastAsia="Times New Roman" w:hAnsi="Calibri" w:cs="Times New Roman"/>
          <w:noProof/>
        </w:rPr>
        <w:t xml:space="preserve"> Mechanism for leptin ’ s acute insulin-independent effect to reverse diabetic ketoacidosis. 2017;127(2):657–669.</w:t>
      </w:r>
    </w:p>
    <w:p w14:paraId="13DD6643"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42. </w:t>
      </w:r>
      <w:r w:rsidRPr="00A9184D">
        <w:rPr>
          <w:rFonts w:ascii="Calibri" w:eastAsia="Times New Roman" w:hAnsi="Calibri" w:cs="Times New Roman"/>
          <w:noProof/>
        </w:rPr>
        <w:tab/>
      </w:r>
      <w:r w:rsidRPr="00A9184D">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A9184D">
        <w:rPr>
          <w:rFonts w:ascii="Calibri" w:eastAsia="Times New Roman" w:hAnsi="Calibri" w:cs="Times New Roman"/>
          <w:noProof/>
        </w:rPr>
        <w:t xml:space="preserve"> Hepatic Acetyl CoA Links Adipose Tissue Inflammation to Hepatic Insulin Resistance and Type 2 Diabetes. </w:t>
      </w:r>
      <w:r w:rsidRPr="00A9184D">
        <w:rPr>
          <w:rFonts w:ascii="Calibri" w:eastAsia="Times New Roman" w:hAnsi="Calibri" w:cs="Times New Roman"/>
          <w:i/>
          <w:iCs/>
          <w:noProof/>
        </w:rPr>
        <w:t>Cell</w:t>
      </w:r>
      <w:r w:rsidRPr="00A9184D">
        <w:rPr>
          <w:rFonts w:ascii="Calibri" w:eastAsia="Times New Roman" w:hAnsi="Calibri" w:cs="Times New Roman"/>
          <w:noProof/>
        </w:rPr>
        <w:t xml:space="preserve"> 2015;160(4):745–758.</w:t>
      </w:r>
    </w:p>
    <w:p w14:paraId="2FA8CEE4"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43. </w:t>
      </w:r>
      <w:r w:rsidRPr="00A9184D">
        <w:rPr>
          <w:rFonts w:ascii="Calibri" w:eastAsia="Times New Roman" w:hAnsi="Calibri" w:cs="Times New Roman"/>
          <w:noProof/>
        </w:rPr>
        <w:tab/>
      </w:r>
      <w:r w:rsidRPr="00A9184D">
        <w:rPr>
          <w:rFonts w:ascii="Calibri" w:eastAsia="Times New Roman" w:hAnsi="Calibri" w:cs="Times New Roman"/>
          <w:b/>
          <w:bCs/>
          <w:noProof/>
        </w:rPr>
        <w:t>Williamson JR, Kreisberg RA, Felts PW.</w:t>
      </w:r>
      <w:r w:rsidRPr="00A9184D">
        <w:rPr>
          <w:rFonts w:ascii="Calibri" w:eastAsia="Times New Roman" w:hAnsi="Calibri" w:cs="Times New Roman"/>
          <w:noProof/>
        </w:rPr>
        <w:t xml:space="preserve"> Mechanism for the stimulation of gluconeogenesis by fatty acids in perfused rat liver. </w:t>
      </w:r>
      <w:r w:rsidRPr="00A9184D">
        <w:rPr>
          <w:rFonts w:ascii="Calibri" w:eastAsia="Times New Roman" w:hAnsi="Calibri" w:cs="Times New Roman"/>
          <w:i/>
          <w:iCs/>
          <w:noProof/>
        </w:rPr>
        <w:t>Proc. Natl. Acad. Sci. U. S. A.</w:t>
      </w:r>
      <w:r w:rsidRPr="00A9184D">
        <w:rPr>
          <w:rFonts w:ascii="Calibri" w:eastAsia="Times New Roman" w:hAnsi="Calibri" w:cs="Times New Roman"/>
          <w:noProof/>
        </w:rPr>
        <w:t xml:space="preserve"> 1966;56(1):247–54.</w:t>
      </w:r>
    </w:p>
    <w:p w14:paraId="7A15BD4B"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44. </w:t>
      </w:r>
      <w:r w:rsidRPr="00A9184D">
        <w:rPr>
          <w:rFonts w:ascii="Calibri" w:eastAsia="Times New Roman" w:hAnsi="Calibri" w:cs="Times New Roman"/>
          <w:noProof/>
        </w:rPr>
        <w:tab/>
      </w:r>
      <w:r w:rsidRPr="00A9184D">
        <w:rPr>
          <w:rFonts w:ascii="Calibri" w:eastAsia="Times New Roman" w:hAnsi="Calibri" w:cs="Times New Roman"/>
          <w:b/>
          <w:bCs/>
          <w:noProof/>
        </w:rPr>
        <w:t>Xu C, He J, Jiang H, Zu L, Zhai W, Pu S, Xu G.</w:t>
      </w:r>
      <w:r w:rsidRPr="00A9184D">
        <w:rPr>
          <w:rFonts w:ascii="Calibri" w:eastAsia="Times New Roman" w:hAnsi="Calibri" w:cs="Times New Roman"/>
          <w:noProof/>
        </w:rPr>
        <w:t xml:space="preserve"> Direct effect of glucocorticoids on lipolysis in adipocytes. </w:t>
      </w:r>
      <w:r w:rsidRPr="00A9184D">
        <w:rPr>
          <w:rFonts w:ascii="Calibri" w:eastAsia="Times New Roman" w:hAnsi="Calibri" w:cs="Times New Roman"/>
          <w:i/>
          <w:iCs/>
          <w:noProof/>
        </w:rPr>
        <w:t>Mol. Endocrinol.</w:t>
      </w:r>
      <w:r w:rsidRPr="00A9184D">
        <w:rPr>
          <w:rFonts w:ascii="Calibri" w:eastAsia="Times New Roman" w:hAnsi="Calibri" w:cs="Times New Roman"/>
          <w:noProof/>
        </w:rPr>
        <w:t xml:space="preserve"> 2009;23(8):1161–70.</w:t>
      </w:r>
    </w:p>
    <w:p w14:paraId="2F0BD67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45. </w:t>
      </w:r>
      <w:r w:rsidRPr="00A9184D">
        <w:rPr>
          <w:rFonts w:ascii="Calibri" w:eastAsia="Times New Roman" w:hAnsi="Calibri" w:cs="Times New Roman"/>
          <w:noProof/>
        </w:rPr>
        <w:tab/>
      </w:r>
      <w:r w:rsidRPr="00A9184D">
        <w:rPr>
          <w:rFonts w:ascii="Calibri" w:eastAsia="Times New Roman" w:hAnsi="Calibri" w:cs="Times New Roman"/>
          <w:b/>
          <w:bCs/>
          <w:noProof/>
        </w:rPr>
        <w:t>Lacasa D, Agli B, Giudicelli Y.</w:t>
      </w:r>
      <w:r w:rsidRPr="00A9184D">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A9184D">
        <w:rPr>
          <w:rFonts w:ascii="Calibri" w:eastAsia="Times New Roman" w:hAnsi="Calibri" w:cs="Times New Roman"/>
          <w:i/>
          <w:iCs/>
          <w:noProof/>
        </w:rPr>
        <w:t>Biochem. Biophys. Res. Commun.</w:t>
      </w:r>
      <w:r w:rsidRPr="00A9184D">
        <w:rPr>
          <w:rFonts w:ascii="Calibri" w:eastAsia="Times New Roman" w:hAnsi="Calibri" w:cs="Times New Roman"/>
          <w:noProof/>
        </w:rPr>
        <w:t xml:space="preserve"> 1988;153(2):489–497.</w:t>
      </w:r>
    </w:p>
    <w:p w14:paraId="7430572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46. </w:t>
      </w:r>
      <w:r w:rsidRPr="00A9184D">
        <w:rPr>
          <w:rFonts w:ascii="Calibri" w:eastAsia="Times New Roman" w:hAnsi="Calibri" w:cs="Times New Roman"/>
          <w:noProof/>
        </w:rPr>
        <w:tab/>
      </w:r>
      <w:r w:rsidRPr="00A9184D">
        <w:rPr>
          <w:rFonts w:ascii="Calibri" w:eastAsia="Times New Roman" w:hAnsi="Calibri" w:cs="Times New Roman"/>
          <w:b/>
          <w:bCs/>
          <w:noProof/>
        </w:rPr>
        <w:t>Campbell JE, Peckett AJ, D’souza AM, Hawke TJ, Riddell MC.</w:t>
      </w:r>
      <w:r w:rsidRPr="00A9184D">
        <w:rPr>
          <w:rFonts w:ascii="Calibri" w:eastAsia="Times New Roman" w:hAnsi="Calibri" w:cs="Times New Roman"/>
          <w:noProof/>
        </w:rPr>
        <w:t xml:space="preserve"> Adipogenic and lipolytic effects of chronic glucocorticoid exposure. </w:t>
      </w:r>
      <w:r w:rsidRPr="00A9184D">
        <w:rPr>
          <w:rFonts w:ascii="Calibri" w:eastAsia="Times New Roman" w:hAnsi="Calibri" w:cs="Times New Roman"/>
          <w:i/>
          <w:iCs/>
          <w:noProof/>
        </w:rPr>
        <w:t>Am. J. Physiol. Cell Physiol.</w:t>
      </w:r>
      <w:r w:rsidRPr="00A9184D">
        <w:rPr>
          <w:rFonts w:ascii="Calibri" w:eastAsia="Times New Roman" w:hAnsi="Calibri" w:cs="Times New Roman"/>
          <w:noProof/>
        </w:rPr>
        <w:t xml:space="preserve"> 2011;300(1):C198-209.</w:t>
      </w:r>
    </w:p>
    <w:p w14:paraId="7D8C093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47. </w:t>
      </w:r>
      <w:r w:rsidRPr="00A9184D">
        <w:rPr>
          <w:rFonts w:ascii="Calibri" w:eastAsia="Times New Roman" w:hAnsi="Calibri" w:cs="Times New Roman"/>
          <w:noProof/>
        </w:rPr>
        <w:tab/>
      </w:r>
      <w:r w:rsidRPr="00A9184D">
        <w:rPr>
          <w:rFonts w:ascii="Calibri" w:eastAsia="Times New Roman" w:hAnsi="Calibri" w:cs="Times New Roman"/>
          <w:b/>
          <w:bCs/>
          <w:noProof/>
        </w:rPr>
        <w:t>Serr J, Suh Y, Lee K.</w:t>
      </w:r>
      <w:r w:rsidRPr="00A9184D">
        <w:rPr>
          <w:rFonts w:ascii="Calibri" w:eastAsia="Times New Roman" w:hAnsi="Calibri" w:cs="Times New Roman"/>
          <w:noProof/>
        </w:rPr>
        <w:t xml:space="preserve"> Acute Up-Regulation of Adipose Triglyceride Lipase and Release of </w:t>
      </w:r>
      <w:r w:rsidRPr="00A9184D">
        <w:rPr>
          <w:rFonts w:ascii="Calibri" w:eastAsia="Times New Roman" w:hAnsi="Calibri" w:cs="Times New Roman"/>
          <w:noProof/>
        </w:rPr>
        <w:lastRenderedPageBreak/>
        <w:t>Non-Esterified Fatty Acids by Dexamethasone in Chicken Adipose Tissue. 2011:813–820.</w:t>
      </w:r>
    </w:p>
    <w:p w14:paraId="0049AC98"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48. </w:t>
      </w:r>
      <w:r w:rsidRPr="00A9184D">
        <w:rPr>
          <w:rFonts w:ascii="Calibri" w:eastAsia="Times New Roman" w:hAnsi="Calibri" w:cs="Times New Roman"/>
          <w:noProof/>
        </w:rPr>
        <w:tab/>
      </w:r>
      <w:r w:rsidRPr="00A9184D">
        <w:rPr>
          <w:rFonts w:ascii="Calibri" w:eastAsia="Times New Roman" w:hAnsi="Calibri" w:cs="Times New Roman"/>
          <w:b/>
          <w:bCs/>
          <w:noProof/>
        </w:rPr>
        <w:t>Lee SM, Bressler R.</w:t>
      </w:r>
      <w:r w:rsidRPr="00A9184D">
        <w:rPr>
          <w:rFonts w:ascii="Calibri" w:eastAsia="Times New Roman" w:hAnsi="Calibri" w:cs="Times New Roman"/>
          <w:noProof/>
        </w:rPr>
        <w:t xml:space="preserve"> Prevention of diabetic nephropathy by diet control in the db/db mouse. </w:t>
      </w:r>
      <w:r w:rsidRPr="00A9184D">
        <w:rPr>
          <w:rFonts w:ascii="Calibri" w:eastAsia="Times New Roman" w:hAnsi="Calibri" w:cs="Times New Roman"/>
          <w:i/>
          <w:iCs/>
          <w:noProof/>
        </w:rPr>
        <w:t>Diabetes</w:t>
      </w:r>
      <w:r w:rsidRPr="00A9184D">
        <w:rPr>
          <w:rFonts w:ascii="Calibri" w:eastAsia="Times New Roman" w:hAnsi="Calibri" w:cs="Times New Roman"/>
          <w:noProof/>
        </w:rPr>
        <w:t xml:space="preserve"> 1981;30(2):106–111.</w:t>
      </w:r>
    </w:p>
    <w:p w14:paraId="256EE63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49. </w:t>
      </w:r>
      <w:r w:rsidRPr="00A9184D">
        <w:rPr>
          <w:rFonts w:ascii="Calibri" w:eastAsia="Times New Roman" w:hAnsi="Calibri" w:cs="Times New Roman"/>
          <w:noProof/>
        </w:rPr>
        <w:tab/>
      </w:r>
      <w:r w:rsidRPr="00A9184D">
        <w:rPr>
          <w:rFonts w:ascii="Calibri" w:eastAsia="Times New Roman" w:hAnsi="Calibri" w:cs="Times New Roman"/>
          <w:b/>
          <w:bCs/>
          <w:noProof/>
        </w:rPr>
        <w:t>Tyrrell JB, Findling JW, Aron DC, Fitzgerald PA, Forsham PH.</w:t>
      </w:r>
      <w:r w:rsidRPr="00A9184D">
        <w:rPr>
          <w:rFonts w:ascii="Calibri" w:eastAsia="Times New Roman" w:hAnsi="Calibri" w:cs="Times New Roman"/>
          <w:noProof/>
        </w:rPr>
        <w:t xml:space="preserve"> An overnight high-dose dexamethasone suppression test for rapid differential diagnosis of Cushing’s syndrome. </w:t>
      </w:r>
      <w:r w:rsidRPr="00A9184D">
        <w:rPr>
          <w:rFonts w:ascii="Calibri" w:eastAsia="Times New Roman" w:hAnsi="Calibri" w:cs="Times New Roman"/>
          <w:i/>
          <w:iCs/>
          <w:noProof/>
        </w:rPr>
        <w:t>Ann.Intern.Med.</w:t>
      </w:r>
      <w:r w:rsidRPr="00A9184D">
        <w:rPr>
          <w:rFonts w:ascii="Calibri" w:eastAsia="Times New Roman" w:hAnsi="Calibri" w:cs="Times New Roman"/>
          <w:noProof/>
        </w:rPr>
        <w:t xml:space="preserve"> 1986;104:180–186.</w:t>
      </w:r>
    </w:p>
    <w:p w14:paraId="2A8278C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50. </w:t>
      </w:r>
      <w:r w:rsidRPr="00A9184D">
        <w:rPr>
          <w:rFonts w:ascii="Calibri" w:eastAsia="Times New Roman" w:hAnsi="Calibri" w:cs="Times New Roman"/>
          <w:noProof/>
        </w:rPr>
        <w:tab/>
      </w:r>
      <w:r w:rsidRPr="00A9184D">
        <w:rPr>
          <w:rFonts w:ascii="Calibri" w:eastAsia="Times New Roman" w:hAnsi="Calibri" w:cs="Times New Roman"/>
          <w:b/>
          <w:bCs/>
          <w:noProof/>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A9184D">
        <w:rPr>
          <w:rFonts w:ascii="Calibri" w:eastAsia="Times New Roman" w:hAnsi="Calibri" w:cs="Times New Roman"/>
          <w:noProof/>
        </w:rPr>
        <w:t xml:space="preserve"> Mifepristone, a Glucocorticoid Receptor Antagonist, Produces Clinical and Metabolic Benefits in Patients with Cushing’s Syndrome. </w:t>
      </w:r>
      <w:r w:rsidRPr="00A9184D">
        <w:rPr>
          <w:rFonts w:ascii="Calibri" w:eastAsia="Times New Roman" w:hAnsi="Calibri" w:cs="Times New Roman"/>
          <w:i/>
          <w:iCs/>
          <w:noProof/>
        </w:rPr>
        <w:t>J. Clin. Endocrinol. Metab.</w:t>
      </w:r>
      <w:r w:rsidRPr="00A9184D">
        <w:rPr>
          <w:rFonts w:ascii="Calibri" w:eastAsia="Times New Roman" w:hAnsi="Calibri" w:cs="Times New Roman"/>
          <w:noProof/>
        </w:rPr>
        <w:t xml:space="preserve"> 2012;97(6):2039–2049.</w:t>
      </w:r>
    </w:p>
    <w:p w14:paraId="6A60B71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51. </w:t>
      </w:r>
      <w:r w:rsidRPr="00A9184D">
        <w:rPr>
          <w:rFonts w:ascii="Calibri" w:eastAsia="Times New Roman" w:hAnsi="Calibri" w:cs="Times New Roman"/>
          <w:noProof/>
        </w:rPr>
        <w:tab/>
      </w:r>
      <w:r w:rsidRPr="00A9184D">
        <w:rPr>
          <w:rFonts w:ascii="Calibri" w:eastAsia="Times New Roman" w:hAnsi="Calibri" w:cs="Times New Roman"/>
          <w:b/>
          <w:bCs/>
          <w:noProof/>
        </w:rPr>
        <w:t>Medscape.</w:t>
      </w:r>
      <w:r w:rsidRPr="00A9184D">
        <w:rPr>
          <w:rFonts w:ascii="Calibri" w:eastAsia="Times New Roman" w:hAnsi="Calibri" w:cs="Times New Roman"/>
          <w:noProof/>
        </w:rPr>
        <w:t xml:space="preserve"> Decadron, Dexamethasone Intensol (dexamethasone) dosing, indications, interactions, adverse effects, and more. Available at: https://reference.medscape.com/drug/decadron-dexamethasone-intensol-dexamethasone-342741. Accessed March 26, 2018.</w:t>
      </w:r>
    </w:p>
    <w:p w14:paraId="1B5C17A4"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52. </w:t>
      </w:r>
      <w:r w:rsidRPr="00A9184D">
        <w:rPr>
          <w:rFonts w:ascii="Calibri" w:eastAsia="Times New Roman" w:hAnsi="Calibri" w:cs="Times New Roman"/>
          <w:noProof/>
        </w:rPr>
        <w:tab/>
      </w:r>
      <w:r w:rsidRPr="00A9184D">
        <w:rPr>
          <w:rFonts w:ascii="Calibri" w:eastAsia="Times New Roman" w:hAnsi="Calibri" w:cs="Times New Roman"/>
          <w:b/>
          <w:bCs/>
          <w:noProof/>
        </w:rPr>
        <w:t>Martin NM, Dhillo WS, Banerjee A, Abdulali A, Jayasena CN, Donaldson M, Todd JF, Meeran K.</w:t>
      </w:r>
      <w:r w:rsidRPr="00A9184D">
        <w:rPr>
          <w:rFonts w:ascii="Calibri" w:eastAsia="Times New Roman" w:hAnsi="Calibri" w:cs="Times New Roman"/>
          <w:noProof/>
        </w:rPr>
        <w:t xml:space="preserve"> Comparison of the dexamethasone-suppressed corticotropin-releasing hormone test and low-dose dexamethasone suppression test in the diagnosis of cushing’s syndrome. </w:t>
      </w:r>
      <w:r w:rsidRPr="00A9184D">
        <w:rPr>
          <w:rFonts w:ascii="Calibri" w:eastAsia="Times New Roman" w:hAnsi="Calibri" w:cs="Times New Roman"/>
          <w:i/>
          <w:iCs/>
          <w:noProof/>
        </w:rPr>
        <w:t>J. Clin. Endocrinol. Metab.</w:t>
      </w:r>
      <w:r w:rsidRPr="00A9184D">
        <w:rPr>
          <w:rFonts w:ascii="Calibri" w:eastAsia="Times New Roman" w:hAnsi="Calibri" w:cs="Times New Roman"/>
          <w:noProof/>
        </w:rPr>
        <w:t xml:space="preserve"> 2006;91(7):2582–2586.</w:t>
      </w:r>
    </w:p>
    <w:p w14:paraId="3703A9D9" w14:textId="77777777" w:rsidR="00A9184D" w:rsidRPr="00A9184D" w:rsidRDefault="00A9184D" w:rsidP="00A9184D">
      <w:pPr>
        <w:widowControl w:val="0"/>
        <w:autoSpaceDE w:val="0"/>
        <w:autoSpaceDN w:val="0"/>
        <w:adjustRightInd w:val="0"/>
        <w:spacing w:line="480" w:lineRule="auto"/>
        <w:ind w:left="640" w:hanging="640"/>
        <w:rPr>
          <w:rFonts w:ascii="Calibri" w:hAnsi="Calibri"/>
          <w:noProof/>
        </w:rPr>
      </w:pPr>
      <w:r w:rsidRPr="00A9184D">
        <w:rPr>
          <w:rFonts w:ascii="Calibri" w:eastAsia="Times New Roman" w:hAnsi="Calibri" w:cs="Times New Roman"/>
          <w:noProof/>
        </w:rPr>
        <w:t xml:space="preserve">53. </w:t>
      </w:r>
      <w:r w:rsidRPr="00A9184D">
        <w:rPr>
          <w:rFonts w:ascii="Calibri" w:eastAsia="Times New Roman" w:hAnsi="Calibri" w:cs="Times New Roman"/>
          <w:noProof/>
        </w:rPr>
        <w:tab/>
      </w:r>
      <w:r w:rsidRPr="00A9184D">
        <w:rPr>
          <w:rFonts w:ascii="Calibri" w:eastAsia="Times New Roman" w:hAnsi="Calibri" w:cs="Times New Roman"/>
          <w:b/>
          <w:bCs/>
          <w:noProof/>
        </w:rPr>
        <w:t>Papanicolaou DA, Yanovski JA, Cutler GB, Chrousos GP, Nieman LK.</w:t>
      </w:r>
      <w:r w:rsidRPr="00A9184D">
        <w:rPr>
          <w:rFonts w:ascii="Calibri" w:eastAsia="Times New Roman" w:hAnsi="Calibri" w:cs="Times New Roman"/>
          <w:noProof/>
        </w:rPr>
        <w:t xml:space="preserve"> Distinguishes Cushing ’ s Syndrome from Pseudo-Cushing. </w:t>
      </w:r>
      <w:r w:rsidRPr="00A9184D">
        <w:rPr>
          <w:rFonts w:ascii="Calibri" w:eastAsia="Times New Roman" w:hAnsi="Calibri" w:cs="Times New Roman"/>
          <w:i/>
          <w:iCs/>
          <w:noProof/>
        </w:rPr>
        <w:t>Endocrinol. Metab.</w:t>
      </w:r>
      <w:r w:rsidRPr="00A9184D">
        <w:rPr>
          <w:rFonts w:ascii="Calibri" w:eastAsia="Times New Roman" w:hAnsi="Calibri" w:cs="Times New Roman"/>
          <w:noProof/>
        </w:rPr>
        <w:t xml:space="preserve"> 2009;83(4):1163–1167.</w:t>
      </w:r>
    </w:p>
    <w:p w14:paraId="00AC6C9B" w14:textId="7BFFF5FA" w:rsidR="000A4359" w:rsidRDefault="00A43B68" w:rsidP="00A9184D">
      <w:pPr>
        <w:widowControl w:val="0"/>
        <w:autoSpaceDE w:val="0"/>
        <w:autoSpaceDN w:val="0"/>
        <w:adjustRightInd w:val="0"/>
        <w:spacing w:line="480" w:lineRule="auto"/>
        <w:ind w:left="640" w:hanging="640"/>
        <w:rPr>
          <w:color w:val="000000" w:themeColor="text1"/>
        </w:rPr>
      </w:pPr>
      <w:r>
        <w:rPr>
          <w:color w:val="000000" w:themeColor="text1"/>
        </w:rPr>
        <w:lastRenderedPageBreak/>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t>Mouse blood glucose levels during insulin tolerance test (A) and prior to insulin injection (basal; B). Insulin was given via i.p. injection at a concentration of 2.5 U/kg following five weeks of dexamethasone (NCD n=12; HFD n=12) or vehicle (NCD n=12; HFD n=12) treatment and 17 weeks of diet. Mouse glucose infusion rate (GIR; C) endogenous glucose production (EGP; D), suppression of glucose production (E) and glucose turnover rate (F) during euglycemic clamp following 3 weeks of dexamethasone (n=14) or vehicle (n=11) treatment and 11 weeks of HFD. For clamp experiments, insulin was infused at 8 mU/kg/min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lipogenic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t>Weekly total body mass (A) and fat mass (B) measures via EchoMRI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5751AD52"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w:t>
      </w:r>
      <w:ins w:id="94" w:author="Microsoft Office User" w:date="2018-03-18T17:59:00Z">
        <w:r w:rsidR="00E14486">
          <w:t>i</w:t>
        </w:r>
      </w:ins>
      <w:del w:id="95" w:author="Microsoft Office User" w:date="2018-03-18T17:59:00Z">
        <w:r w:rsidDel="00E14486">
          <w:delText>I</w:delText>
        </w:r>
      </w:del>
      <w:r>
        <w:t>WAT lipolytic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lastRenderedPageBreak/>
        <w:t>Figure 5.</w:t>
      </w:r>
      <w:r>
        <w:rPr>
          <w:b/>
        </w:rPr>
        <w:t xml:space="preserve"> Obesity exacerbates dexamethasone-induced lipolysis.</w:t>
      </w:r>
      <w:r w:rsidRPr="003B419F">
        <w:rPr>
          <w:b/>
        </w:rPr>
        <w:t xml:space="preserve"> </w:t>
      </w:r>
    </w:p>
    <w:p w14:paraId="2C04C000" w14:textId="7A3F7ACF" w:rsidR="006C7508" w:rsidRDefault="006C7508" w:rsidP="006C7508">
      <w:pPr>
        <w:pStyle w:val="ListParagraph"/>
        <w:spacing w:line="480" w:lineRule="auto"/>
      </w:pPr>
      <w:r>
        <w:t xml:space="preserve">Serum glycerol (A) following 16 hour fast, serum NEFA in obese dexamethasone treated (n=14) or control (n=11) mice following a 5 hour fast, before and after insulin during hyperinsulinemic euglycemic clamp (B), qPCR of </w:t>
      </w:r>
      <w:r w:rsidRPr="003A5006">
        <w:rPr>
          <w:i/>
        </w:rPr>
        <w:t>Pnpla2</w:t>
      </w:r>
      <w:r>
        <w:t xml:space="preserve"> transcripts from </w:t>
      </w:r>
      <w:ins w:id="96" w:author="Microsoft Office User" w:date="2018-03-18T17:59:00Z">
        <w:r w:rsidR="00E14486">
          <w:t>i</w:t>
        </w:r>
      </w:ins>
      <w:del w:id="97" w:author="Microsoft Office User" w:date="2018-03-18T17:59:00Z">
        <w:r w:rsidDel="00E14486">
          <w:delText>I</w:delText>
        </w:r>
      </w:del>
      <w:r>
        <w:t xml:space="preserve">WAT (C), and western blot image (D) and quantification (E) of ATGL protein from </w:t>
      </w:r>
      <w:ins w:id="98" w:author="Microsoft Office User" w:date="2018-03-18T17:59:00Z">
        <w:r w:rsidR="00E14486">
          <w:t>i</w:t>
        </w:r>
      </w:ins>
      <w:del w:id="99" w:author="Microsoft Office User" w:date="2018-03-18T17:59:00Z">
        <w:r w:rsidDel="00E14486">
          <w:delText>I</w:delText>
        </w:r>
      </w:del>
      <w:r>
        <w:t>WAT. Mice from A, C, D and E were euthanized at 28 weeks of age following six weeks of dexamethasone (NCD n=8; HFD n=10) or vehicle (NCD n=8; HFD n=10) treatment. Mice from B were fasted for 5 hours prior to euglycemic clamp following 3 weeks of dexamethasone (n=14) or vehicle (n=11) treatment and 11 weeks of HFD. For clamp experiments, insulin was infused at 8 mU/kg/min following a prime continuous infusion of 40mU/kg bolus. 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r w:rsidRPr="00C636C1">
              <w:rPr>
                <w:i/>
              </w:rPr>
              <w:t>Actb</w:t>
            </w:r>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r>
              <w:rPr>
                <w:i/>
              </w:rPr>
              <w:t>Fasn</w:t>
            </w:r>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07826449" w:rsidR="00D73F5F" w:rsidRDefault="00D73F5F" w:rsidP="00F9736C">
      <w:pPr>
        <w:pStyle w:val="ListParagraph"/>
        <w:spacing w:line="480" w:lineRule="auto"/>
      </w:pPr>
      <w:r>
        <w:rPr>
          <w:noProof/>
        </w:rPr>
        <w:drawing>
          <wp:inline distT="0" distB="0" distL="0" distR="0" wp14:anchorId="7FCA078F" wp14:editId="31839C14">
            <wp:extent cx="2799893" cy="6950676"/>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3074" cy="6958574"/>
                    </a:xfrm>
                    <a:prstGeom prst="rect">
                      <a:avLst/>
                    </a:prstGeom>
                    <a:noFill/>
                    <a:ln>
                      <a:noFill/>
                    </a:ln>
                  </pic:spPr>
                </pic:pic>
              </a:graphicData>
            </a:graphic>
          </wp:inline>
        </w:drawing>
      </w:r>
    </w:p>
    <w:p w14:paraId="304E027D" w14:textId="77777777" w:rsidR="00D73F5F" w:rsidRDefault="00D73F5F">
      <w:r>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6"/>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Microsoft Office User" w:date="2018-03-25T21:23:00Z" w:initials="Office">
    <w:p w14:paraId="1A5942EF" w14:textId="77777777" w:rsidR="00B44A19" w:rsidRDefault="00B44A19" w:rsidP="00B44A19">
      <w:pPr>
        <w:pStyle w:val="CommentText"/>
      </w:pPr>
      <w:r>
        <w:rPr>
          <w:rStyle w:val="CommentReference"/>
        </w:rPr>
        <w:annotationRef/>
      </w:r>
      <w:r>
        <w:t>Sent email asking for more detailed methods, waiting to hear back</w:t>
      </w:r>
    </w:p>
  </w:comment>
  <w:comment w:id="60" w:author="Microsoft Office User" w:date="2018-03-25T16:25:00Z" w:initials="Office">
    <w:p w14:paraId="3AF4BE32" w14:textId="77777777" w:rsidR="000F1913" w:rsidRDefault="000F1913" w:rsidP="000F1913">
      <w:pPr>
        <w:pStyle w:val="CommentText"/>
      </w:pPr>
      <w:r>
        <w:rPr>
          <w:rStyle w:val="CommentReference"/>
        </w:rPr>
        <w:annotationRef/>
      </w:r>
      <w:r>
        <w:t>Insert at line 386, after atgl info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942EF" w15:done="0"/>
  <w15:commentEx w15:paraId="3AF4BE3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42C59D" w14:textId="77777777" w:rsidR="00C337B8" w:rsidRDefault="00C337B8" w:rsidP="001975C6">
      <w:r>
        <w:separator/>
      </w:r>
    </w:p>
  </w:endnote>
  <w:endnote w:type="continuationSeparator" w:id="0">
    <w:p w14:paraId="416EFC76" w14:textId="77777777" w:rsidR="00C337B8" w:rsidRDefault="00C337B8"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9184D">
      <w:rPr>
        <w:caps/>
        <w:noProof/>
        <w:color w:val="5B9BD5" w:themeColor="accent1"/>
      </w:rPr>
      <w:t>27</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FE067" w14:textId="77777777" w:rsidR="00C337B8" w:rsidRDefault="00C337B8" w:rsidP="001975C6">
      <w:r>
        <w:separator/>
      </w:r>
    </w:p>
  </w:footnote>
  <w:footnote w:type="continuationSeparator" w:id="0">
    <w:p w14:paraId="418AA795" w14:textId="77777777" w:rsidR="00C337B8" w:rsidRDefault="00C337B8"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191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5859"/>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520C"/>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A22"/>
    <w:rsid w:val="00204D48"/>
    <w:rsid w:val="0020558A"/>
    <w:rsid w:val="002057B8"/>
    <w:rsid w:val="002061D0"/>
    <w:rsid w:val="002063A6"/>
    <w:rsid w:val="00210C84"/>
    <w:rsid w:val="00213463"/>
    <w:rsid w:val="00213883"/>
    <w:rsid w:val="00215849"/>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75434"/>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6AD8"/>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9AD"/>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43F"/>
    <w:rsid w:val="00916A30"/>
    <w:rsid w:val="009221C4"/>
    <w:rsid w:val="00922267"/>
    <w:rsid w:val="00922899"/>
    <w:rsid w:val="00923417"/>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184D"/>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4A19"/>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37B8"/>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48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1.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comments" Target="comments.xml"/><Relationship Id="rId1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BEF61-9A82-3F4B-8539-C2B886F43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36</Pages>
  <Words>33837</Words>
  <Characters>192872</Characters>
  <Application>Microsoft Macintosh Word</Application>
  <DocSecurity>0</DocSecurity>
  <Lines>1607</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16</cp:revision>
  <cp:lastPrinted>2018-02-07T20:59:00Z</cp:lastPrinted>
  <dcterms:created xsi:type="dcterms:W3CDTF">2018-02-07T20:59:00Z</dcterms:created>
  <dcterms:modified xsi:type="dcterms:W3CDTF">2018-03-27T00:13:00Z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