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5E6433" w14:textId="77777777" w:rsidR="00310383" w:rsidRPr="00F81B7E" w:rsidRDefault="00310383" w:rsidP="00310383">
      <w:pPr>
        <w:rPr>
          <w:color w:val="000000" w:themeColor="text1"/>
        </w:rPr>
      </w:pPr>
      <w:r w:rsidRPr="00F81B7E">
        <w:rPr>
          <w:b/>
          <w:color w:val="000000" w:themeColor="text1"/>
        </w:rPr>
        <w:t xml:space="preserve">Title: </w:t>
      </w:r>
      <w:r w:rsidRPr="00F81B7E">
        <w:rPr>
          <w:color w:val="000000" w:themeColor="text1"/>
        </w:rPr>
        <w:t>Glucocorticoid-Induced Metabolic Disturbances are Exacerbated in Obesity</w:t>
      </w:r>
    </w:p>
    <w:p w14:paraId="6F3700BF" w14:textId="77777777" w:rsidR="00310383" w:rsidRPr="00F81B7E" w:rsidRDefault="00310383" w:rsidP="00310383"/>
    <w:p w14:paraId="2C248D4F" w14:textId="77777777" w:rsidR="00310383" w:rsidRPr="009324FB" w:rsidRDefault="00310383" w:rsidP="00310383">
      <w:pPr>
        <w:rPr>
          <w:vertAlign w:val="superscript"/>
        </w:rPr>
      </w:pPr>
      <w:r w:rsidRPr="00E50061">
        <w:rPr>
          <w:b/>
        </w:rPr>
        <w:t>Authors:</w:t>
      </w:r>
      <w:r>
        <w:t xml:space="preserve"> Innocence Harvey</w:t>
      </w:r>
      <w:r>
        <w:rPr>
          <w:vertAlign w:val="superscript"/>
        </w:rPr>
        <w:t>1,2</w:t>
      </w:r>
      <w:r>
        <w:t>, Erin J. Stephenson</w:t>
      </w:r>
      <w:r>
        <w:rPr>
          <w:vertAlign w:val="superscript"/>
        </w:rPr>
        <w:t>2,3</w:t>
      </w:r>
      <w:r>
        <w:t>, JeAnna R. Redd</w:t>
      </w:r>
      <w:r>
        <w:rPr>
          <w:vertAlign w:val="superscript"/>
        </w:rPr>
        <w:t>1,2</w:t>
      </w:r>
      <w:r>
        <w:t>, Quynh T. Tran</w:t>
      </w:r>
      <w:r>
        <w:rPr>
          <w:vertAlign w:val="superscript"/>
        </w:rPr>
        <w:t>4</w:t>
      </w:r>
      <w:r>
        <w:t>, Irit Hochberg</w:t>
      </w:r>
      <w:r>
        <w:rPr>
          <w:vertAlign w:val="superscript"/>
        </w:rPr>
        <w:t>5</w:t>
      </w:r>
      <w:r>
        <w:t>, Nathan Qi</w:t>
      </w:r>
      <w:r>
        <w:rPr>
          <w:vertAlign w:val="superscript"/>
        </w:rPr>
        <w:t>6</w:t>
      </w:r>
      <w:r>
        <w:t xml:space="preserve"> and Dave Bridges</w:t>
      </w:r>
      <w:r>
        <w:rPr>
          <w:vertAlign w:val="superscript"/>
        </w:rPr>
        <w:t>1,2,3</w:t>
      </w:r>
    </w:p>
    <w:p w14:paraId="114DD529" w14:textId="77777777" w:rsidR="00310383" w:rsidRDefault="00310383" w:rsidP="00310383"/>
    <w:p w14:paraId="71F747FB" w14:textId="77777777" w:rsidR="00310383" w:rsidRDefault="00310383" w:rsidP="00310383">
      <w:r w:rsidRPr="00E50061">
        <w:rPr>
          <w:b/>
        </w:rPr>
        <w:t>Affiliations:</w:t>
      </w:r>
      <w:r>
        <w:t xml:space="preserve"> </w:t>
      </w:r>
      <w:r w:rsidRPr="00D01CE5">
        <w:rPr>
          <w:vertAlign w:val="superscript"/>
        </w:rPr>
        <w:t>1</w:t>
      </w:r>
      <w:r>
        <w:t xml:space="preserve"> Department of Nutritional Sciences, </w:t>
      </w:r>
      <w:r w:rsidRPr="00716B06">
        <w:t>University</w:t>
      </w:r>
      <w:r>
        <w:t xml:space="preserve"> of Michigan School of Public Health, Ann Arbor, MI; </w:t>
      </w:r>
      <w:r>
        <w:rPr>
          <w:vertAlign w:val="superscript"/>
        </w:rPr>
        <w:t xml:space="preserve">2 </w:t>
      </w:r>
      <w:r>
        <w:t xml:space="preserve">Department of Physiology, University of Tennessee Health Science Center, Memphis, TN; </w:t>
      </w:r>
      <w:r>
        <w:rPr>
          <w:vertAlign w:val="superscript"/>
        </w:rPr>
        <w:t>3</w:t>
      </w:r>
      <w:r>
        <w:t xml:space="preserve"> Department of Pediatrics, University of Tennessee Health Science Center, Memphis, TN; </w:t>
      </w:r>
      <w:r>
        <w:rPr>
          <w:vertAlign w:val="superscript"/>
        </w:rPr>
        <w:t>4</w:t>
      </w:r>
      <w:r>
        <w:t xml:space="preserve"> Department of Preventive Medicine, University of Tennessee Health Science Center, Memphis, TN; </w:t>
      </w:r>
      <w:r>
        <w:rPr>
          <w:vertAlign w:val="superscript"/>
        </w:rPr>
        <w:t xml:space="preserve">5 </w:t>
      </w:r>
      <w:r>
        <w:t xml:space="preserve">Institute of Endocrinology, Diabetes and Metabolism, Rambam Health Care Campus, Haifa, Israel; </w:t>
      </w:r>
      <w:r>
        <w:rPr>
          <w:vertAlign w:val="superscript"/>
        </w:rPr>
        <w:t>6</w:t>
      </w:r>
      <w:r>
        <w:t xml:space="preserve"> Metabolism, Endocrinology &amp; Diabetes, University of Michigan Medical School, Ann Arbor, MI</w:t>
      </w:r>
    </w:p>
    <w:p w14:paraId="369149F7" w14:textId="77777777" w:rsidR="00310383" w:rsidRDefault="00310383" w:rsidP="00310383"/>
    <w:p w14:paraId="7ECF6437" w14:textId="77777777" w:rsidR="00310383" w:rsidRPr="00E50061" w:rsidRDefault="00310383" w:rsidP="00310383">
      <w:pPr>
        <w:rPr>
          <w:b/>
        </w:rPr>
      </w:pPr>
      <w:r w:rsidRPr="00E50061">
        <w:rPr>
          <w:b/>
        </w:rPr>
        <w:t xml:space="preserve">Contact information for corresponding author, Dave Bridges: </w:t>
      </w:r>
    </w:p>
    <w:p w14:paraId="754489DD" w14:textId="77777777" w:rsidR="00310383" w:rsidRDefault="00310383" w:rsidP="00310383">
      <w:r>
        <w:t xml:space="preserve">Email: </w:t>
      </w:r>
      <w:hyperlink r:id="rId8" w:history="1">
        <w:r w:rsidRPr="003F25E8">
          <w:rPr>
            <w:rStyle w:val="Hyperlink"/>
          </w:rPr>
          <w:t>davebrid@umich.edu</w:t>
        </w:r>
      </w:hyperlink>
      <w:r>
        <w:t xml:space="preserve"> </w:t>
      </w:r>
    </w:p>
    <w:p w14:paraId="6169D519" w14:textId="77777777" w:rsidR="00310383" w:rsidRDefault="00310383" w:rsidP="00310383">
      <w:r>
        <w:t xml:space="preserve">Mailing address: </w:t>
      </w:r>
    </w:p>
    <w:p w14:paraId="34211CFD" w14:textId="77777777" w:rsidR="00310383" w:rsidRDefault="00310383" w:rsidP="00310383">
      <w:r>
        <w:t>University of Michigan School of Public Health</w:t>
      </w:r>
    </w:p>
    <w:p w14:paraId="7561E7E1" w14:textId="77777777" w:rsidR="00310383" w:rsidRDefault="00310383" w:rsidP="00310383">
      <w:r>
        <w:t xml:space="preserve"> Nutritional Sciences Department</w:t>
      </w:r>
    </w:p>
    <w:p w14:paraId="48099800" w14:textId="77777777" w:rsidR="00310383" w:rsidRDefault="00310383" w:rsidP="00310383">
      <w:r>
        <w:t>1415 Washington Heights</w:t>
      </w:r>
    </w:p>
    <w:p w14:paraId="33191C2E" w14:textId="77777777" w:rsidR="00310383" w:rsidRDefault="00310383" w:rsidP="00310383">
      <w:r>
        <w:t>Ann Arbor, Michigan 48109</w:t>
      </w:r>
    </w:p>
    <w:p w14:paraId="655AE4EE" w14:textId="77777777" w:rsidR="00310383" w:rsidRDefault="00310383" w:rsidP="00310383"/>
    <w:p w14:paraId="6B0D5E97" w14:textId="77777777" w:rsidR="00310383" w:rsidRDefault="00310383" w:rsidP="00310383">
      <w:r>
        <w:rPr>
          <w:b/>
        </w:rPr>
        <w:t>Short</w:t>
      </w:r>
      <w:r w:rsidRPr="00E50061">
        <w:rPr>
          <w:b/>
        </w:rPr>
        <w:t xml:space="preserve"> title:</w:t>
      </w:r>
      <w:r>
        <w:t xml:space="preserve"> Glucocorticoids and Obesity </w:t>
      </w:r>
    </w:p>
    <w:p w14:paraId="7AF2C8C7" w14:textId="77777777" w:rsidR="00310383" w:rsidRDefault="00310383" w:rsidP="00310383"/>
    <w:p w14:paraId="4F0D794C" w14:textId="77777777" w:rsidR="00310383" w:rsidRDefault="00310383" w:rsidP="00310383">
      <w:r w:rsidRPr="00E50061">
        <w:rPr>
          <w:b/>
        </w:rPr>
        <w:t>Keywords:</w:t>
      </w:r>
      <w:r>
        <w:t xml:space="preserve"> Adiposity, Cushing’s syndrome, Lipolysis, Diabetes, NAFLD, Insulin resistance</w:t>
      </w:r>
    </w:p>
    <w:p w14:paraId="52F32DF4" w14:textId="77777777" w:rsidR="00310383" w:rsidRDefault="00310383" w:rsidP="00310383"/>
    <w:p w14:paraId="5636BF35" w14:textId="77777777" w:rsidR="00310383" w:rsidRDefault="00310383" w:rsidP="00310383">
      <w:r>
        <w:rPr>
          <w:b/>
        </w:rPr>
        <w:t>Word Count:</w:t>
      </w:r>
      <w:r>
        <w:t xml:space="preserve"> 4512 (includes title page and up to references)</w:t>
      </w:r>
    </w:p>
    <w:p w14:paraId="0D523EBB" w14:textId="77777777" w:rsidR="00310383" w:rsidRPr="00BC77B6" w:rsidRDefault="00310383" w:rsidP="00310383"/>
    <w:p w14:paraId="46C06F15" w14:textId="77777777" w:rsidR="00310383" w:rsidRDefault="00310383" w:rsidP="00310383">
      <w:pPr>
        <w:rPr>
          <w:b/>
        </w:rPr>
      </w:pPr>
    </w:p>
    <w:p w14:paraId="5F725C5B" w14:textId="77777777" w:rsidR="00310383" w:rsidRDefault="00310383" w:rsidP="00310383">
      <w:pPr>
        <w:rPr>
          <w:b/>
        </w:rPr>
      </w:pPr>
    </w:p>
    <w:p w14:paraId="414E0632" w14:textId="77777777" w:rsidR="00310383" w:rsidRDefault="00310383" w:rsidP="00310383">
      <w:pPr>
        <w:rPr>
          <w:b/>
        </w:rPr>
      </w:pPr>
    </w:p>
    <w:p w14:paraId="69507EA8" w14:textId="77777777" w:rsidR="00310383" w:rsidRDefault="00310383" w:rsidP="00310383">
      <w:pPr>
        <w:rPr>
          <w:b/>
        </w:rPr>
      </w:pPr>
    </w:p>
    <w:p w14:paraId="5017F2B5" w14:textId="77777777" w:rsidR="00310383" w:rsidRDefault="00310383" w:rsidP="00310383">
      <w:pPr>
        <w:rPr>
          <w:b/>
        </w:rPr>
      </w:pPr>
    </w:p>
    <w:p w14:paraId="41C6F760" w14:textId="77777777" w:rsidR="00310383" w:rsidRDefault="00310383" w:rsidP="00310383">
      <w:pPr>
        <w:rPr>
          <w:b/>
        </w:rPr>
      </w:pPr>
    </w:p>
    <w:p w14:paraId="090CEDC1" w14:textId="77777777" w:rsidR="00310383" w:rsidRDefault="00310383" w:rsidP="00310383">
      <w:pPr>
        <w:rPr>
          <w:b/>
        </w:rPr>
      </w:pPr>
    </w:p>
    <w:p w14:paraId="5009AA5A" w14:textId="77777777" w:rsidR="00310383" w:rsidRDefault="00310383" w:rsidP="00310383">
      <w:pPr>
        <w:rPr>
          <w:b/>
        </w:rPr>
      </w:pPr>
    </w:p>
    <w:p w14:paraId="1DD9231A" w14:textId="77777777" w:rsidR="00310383" w:rsidRDefault="00310383" w:rsidP="00310383">
      <w:pPr>
        <w:rPr>
          <w:b/>
        </w:rPr>
      </w:pPr>
    </w:p>
    <w:p w14:paraId="2E245F35" w14:textId="77777777" w:rsidR="00310383" w:rsidRDefault="00310383" w:rsidP="00310383">
      <w:pPr>
        <w:rPr>
          <w:b/>
        </w:rPr>
      </w:pPr>
    </w:p>
    <w:p w14:paraId="44654806" w14:textId="77777777" w:rsidR="00310383" w:rsidRDefault="00310383" w:rsidP="00310383">
      <w:pPr>
        <w:rPr>
          <w:b/>
        </w:rPr>
      </w:pPr>
    </w:p>
    <w:p w14:paraId="7C88EADD" w14:textId="77777777" w:rsidR="00310383" w:rsidRDefault="00310383" w:rsidP="00310383">
      <w:pPr>
        <w:rPr>
          <w:b/>
        </w:rPr>
      </w:pPr>
    </w:p>
    <w:p w14:paraId="2BA71493" w14:textId="77777777" w:rsidR="00310383" w:rsidRDefault="00310383" w:rsidP="00310383"/>
    <w:p w14:paraId="43CD21A5" w14:textId="77777777" w:rsidR="00310383" w:rsidRDefault="00310383" w:rsidP="00310383">
      <w:pPr>
        <w:rPr>
          <w:bCs/>
          <w:color w:val="000000" w:themeColor="text1"/>
        </w:rPr>
      </w:pPr>
    </w:p>
    <w:p w14:paraId="2F909367" w14:textId="77777777" w:rsidR="00310383" w:rsidRDefault="00310383" w:rsidP="00310383"/>
    <w:p w14:paraId="5E687007" w14:textId="77777777" w:rsidR="00310383" w:rsidRDefault="00310383">
      <w:pPr>
        <w:rPr>
          <w:b/>
          <w:color w:val="000000" w:themeColor="text1"/>
          <w:sz w:val="36"/>
          <w:u w:val="single"/>
        </w:rPr>
      </w:pPr>
      <w:r>
        <w:rPr>
          <w:b/>
          <w:color w:val="000000" w:themeColor="text1"/>
          <w:sz w:val="36"/>
          <w:u w:val="single"/>
        </w:rPr>
        <w:br w:type="page"/>
      </w:r>
    </w:p>
    <w:p w14:paraId="1C33E3D8" w14:textId="0210ED33" w:rsidR="007A789E" w:rsidRPr="006902F6" w:rsidRDefault="00AB0CC0" w:rsidP="00EE4830">
      <w:pPr>
        <w:outlineLvl w:val="0"/>
        <w:rPr>
          <w:b/>
          <w:color w:val="000000" w:themeColor="text1"/>
          <w:sz w:val="36"/>
          <w:u w:val="single"/>
        </w:rPr>
      </w:pPr>
      <w:r w:rsidRPr="006902F6">
        <w:rPr>
          <w:b/>
          <w:color w:val="000000" w:themeColor="text1"/>
          <w:sz w:val="36"/>
          <w:u w:val="single"/>
        </w:rPr>
        <w:lastRenderedPageBreak/>
        <w:t>Abstract</w:t>
      </w:r>
    </w:p>
    <w:p w14:paraId="375B09EF" w14:textId="05CCC52A" w:rsidR="000C0722" w:rsidRDefault="00A72041" w:rsidP="00FF21CB">
      <w:pPr>
        <w:spacing w:line="480" w:lineRule="auto"/>
        <w:rPr>
          <w:color w:val="000000" w:themeColor="text1"/>
        </w:rPr>
      </w:pPr>
      <w:r>
        <w:rPr>
          <w:b/>
          <w:color w:val="000000" w:themeColor="text1"/>
        </w:rPr>
        <w:t xml:space="preserve">Objective: </w:t>
      </w:r>
      <w:r w:rsidR="000C0722">
        <w:rPr>
          <w:color w:val="000000" w:themeColor="text1"/>
        </w:rPr>
        <w:t xml:space="preserve">To determine </w:t>
      </w:r>
      <w:r w:rsidR="005806D6">
        <w:rPr>
          <w:color w:val="000000" w:themeColor="text1"/>
        </w:rPr>
        <w:t xml:space="preserve">the effects of </w:t>
      </w:r>
      <w:r w:rsidR="000C0722">
        <w:rPr>
          <w:color w:val="000000" w:themeColor="text1"/>
        </w:rPr>
        <w:t xml:space="preserve">glucocorticoid-induced metabolic dysfunction in the presence of </w:t>
      </w:r>
      <w:r w:rsidR="005806D6">
        <w:rPr>
          <w:color w:val="000000" w:themeColor="text1"/>
        </w:rPr>
        <w:t xml:space="preserve">diet-induced </w:t>
      </w:r>
      <w:r w:rsidR="000C0722">
        <w:rPr>
          <w:color w:val="000000" w:themeColor="text1"/>
        </w:rPr>
        <w:t>obesity.</w:t>
      </w:r>
    </w:p>
    <w:p w14:paraId="19880EEA" w14:textId="5D78A008" w:rsidR="000C0722" w:rsidRDefault="000C0722" w:rsidP="00FF21CB">
      <w:pPr>
        <w:spacing w:line="480" w:lineRule="auto"/>
        <w:rPr>
          <w:color w:val="000000" w:themeColor="text1"/>
        </w:rPr>
      </w:pPr>
      <w:r w:rsidRPr="000C0722">
        <w:rPr>
          <w:b/>
          <w:color w:val="000000" w:themeColor="text1"/>
        </w:rPr>
        <w:t>Methods:</w:t>
      </w:r>
      <w:r>
        <w:rPr>
          <w:b/>
          <w:color w:val="000000" w:themeColor="text1"/>
        </w:rPr>
        <w:t xml:space="preserve"> </w:t>
      </w:r>
      <w:r w:rsidR="00842C7A">
        <w:rPr>
          <w:color w:val="000000" w:themeColor="text1"/>
        </w:rPr>
        <w:t>C57BL/6J adult male lean</w:t>
      </w:r>
      <w:r w:rsidR="0064737D">
        <w:rPr>
          <w:color w:val="000000" w:themeColor="text1"/>
        </w:rPr>
        <w:t xml:space="preserve"> </w:t>
      </w:r>
      <w:r w:rsidR="00842C7A">
        <w:rPr>
          <w:color w:val="000000" w:themeColor="text1"/>
        </w:rPr>
        <w:t xml:space="preserve">and </w:t>
      </w:r>
      <w:r w:rsidR="0064737D">
        <w:rPr>
          <w:color w:val="000000" w:themeColor="text1"/>
        </w:rPr>
        <w:t xml:space="preserve">diet-induced </w:t>
      </w:r>
      <w:r w:rsidR="00842C7A">
        <w:rPr>
          <w:color w:val="000000" w:themeColor="text1"/>
        </w:rPr>
        <w:t xml:space="preserve">obese mice were given dexamethasone for different durations and </w:t>
      </w:r>
      <w:r w:rsidR="00E3204E">
        <w:rPr>
          <w:color w:val="000000" w:themeColor="text1"/>
        </w:rPr>
        <w:t>levels</w:t>
      </w:r>
      <w:r w:rsidR="00842C7A">
        <w:rPr>
          <w:color w:val="000000" w:themeColor="text1"/>
        </w:rPr>
        <w:t xml:space="preserve"> of </w:t>
      </w:r>
      <w:r w:rsidR="00BA0F2F">
        <w:rPr>
          <w:color w:val="000000" w:themeColor="text1"/>
        </w:rPr>
        <w:t>hepatic steatosis</w:t>
      </w:r>
      <w:r w:rsidR="00DE6446">
        <w:rPr>
          <w:color w:val="000000" w:themeColor="text1"/>
        </w:rPr>
        <w:t>,</w:t>
      </w:r>
      <w:r w:rsidR="00842C7A">
        <w:rPr>
          <w:color w:val="000000" w:themeColor="text1"/>
        </w:rPr>
        <w:t xml:space="preserve"> insulin resistance</w:t>
      </w:r>
      <w:r w:rsidR="00DE6446">
        <w:rPr>
          <w:color w:val="000000" w:themeColor="text1"/>
        </w:rPr>
        <w:t xml:space="preserve"> and lipolysis</w:t>
      </w:r>
      <w:r w:rsidR="00842C7A">
        <w:rPr>
          <w:color w:val="000000" w:themeColor="text1"/>
        </w:rPr>
        <w:t xml:space="preserve"> were determined.</w:t>
      </w:r>
    </w:p>
    <w:p w14:paraId="65F386E7" w14:textId="0E2C874B" w:rsidR="00842C7A" w:rsidRDefault="00842C7A" w:rsidP="00FF21CB">
      <w:pPr>
        <w:spacing w:line="480" w:lineRule="auto"/>
        <w:rPr>
          <w:color w:val="000000" w:themeColor="text1"/>
        </w:rPr>
      </w:pPr>
      <w:r w:rsidRPr="00842C7A">
        <w:rPr>
          <w:b/>
          <w:color w:val="000000" w:themeColor="text1"/>
        </w:rPr>
        <w:t>Results:</w:t>
      </w:r>
      <w:r>
        <w:rPr>
          <w:color w:val="000000" w:themeColor="text1"/>
        </w:rPr>
        <w:t xml:space="preserve"> </w:t>
      </w:r>
      <w:r w:rsidR="00BA0F2F">
        <w:rPr>
          <w:color w:val="000000" w:themeColor="text1"/>
        </w:rPr>
        <w:t>O</w:t>
      </w:r>
      <w:r w:rsidR="00545D50">
        <w:rPr>
          <w:color w:val="000000" w:themeColor="text1"/>
        </w:rPr>
        <w:t>bese mice given dexamethasone</w:t>
      </w:r>
      <w:r w:rsidR="00BA0F2F">
        <w:rPr>
          <w:color w:val="000000" w:themeColor="text1"/>
        </w:rPr>
        <w:t xml:space="preserve"> had </w:t>
      </w:r>
      <w:r w:rsidR="00545D50">
        <w:rPr>
          <w:color w:val="000000" w:themeColor="text1"/>
        </w:rPr>
        <w:t>significant</w:t>
      </w:r>
      <w:r w:rsidR="00E3204E">
        <w:rPr>
          <w:color w:val="000000" w:themeColor="text1"/>
        </w:rPr>
        <w:t>,</w:t>
      </w:r>
      <w:r w:rsidR="00545D50">
        <w:rPr>
          <w:color w:val="000000" w:themeColor="text1"/>
        </w:rPr>
        <w:t xml:space="preserve"> synergistic </w:t>
      </w:r>
      <w:r w:rsidR="00E3204E">
        <w:rPr>
          <w:color w:val="000000" w:themeColor="text1"/>
        </w:rPr>
        <w:t xml:space="preserve">effects on </w:t>
      </w:r>
      <w:r w:rsidR="00545D50">
        <w:rPr>
          <w:color w:val="000000" w:themeColor="text1"/>
        </w:rPr>
        <w:t>insulin</w:t>
      </w:r>
      <w:r w:rsidR="00E3204E">
        <w:rPr>
          <w:color w:val="000000" w:themeColor="text1"/>
        </w:rPr>
        <w:t xml:space="preserve"> resistance</w:t>
      </w:r>
      <w:r w:rsidR="00F939EC">
        <w:rPr>
          <w:color w:val="000000" w:themeColor="text1"/>
        </w:rPr>
        <w:t xml:space="preserve"> and</w:t>
      </w:r>
      <w:r w:rsidR="00545D50">
        <w:rPr>
          <w:color w:val="000000" w:themeColor="text1"/>
        </w:rPr>
        <w:t xml:space="preserve"> markers of lipolysis</w:t>
      </w:r>
      <w:r w:rsidR="00F939EC">
        <w:rPr>
          <w:color w:val="000000" w:themeColor="text1"/>
        </w:rPr>
        <w:t>,</w:t>
      </w:r>
      <w:r w:rsidR="000E7F56">
        <w:rPr>
          <w:color w:val="000000" w:themeColor="text1"/>
        </w:rPr>
        <w:t xml:space="preserve"> as well as hepatic steatosis</w:t>
      </w:r>
      <w:r w:rsidR="00545D50">
        <w:rPr>
          <w:color w:val="000000" w:themeColor="text1"/>
        </w:rPr>
        <w:t xml:space="preserve">. </w:t>
      </w:r>
      <w:r w:rsidR="00E3204E">
        <w:rPr>
          <w:color w:val="000000" w:themeColor="text1"/>
        </w:rPr>
        <w:t xml:space="preserve"> This was associated with synergistic transactivation of the lipolytic enzyme ATGL.</w:t>
      </w:r>
    </w:p>
    <w:p w14:paraId="4992E59A" w14:textId="10891E39" w:rsidR="00545D50" w:rsidRDefault="00545D50" w:rsidP="00FF21CB">
      <w:pPr>
        <w:spacing w:line="480" w:lineRule="auto"/>
        <w:rPr>
          <w:color w:val="000000" w:themeColor="text1"/>
        </w:rPr>
      </w:pPr>
      <w:r w:rsidRPr="00545D50">
        <w:rPr>
          <w:b/>
          <w:color w:val="000000" w:themeColor="text1"/>
        </w:rPr>
        <w:t>Conclusions</w:t>
      </w:r>
      <w:r>
        <w:rPr>
          <w:b/>
          <w:color w:val="000000" w:themeColor="text1"/>
        </w:rPr>
        <w:t>:</w:t>
      </w:r>
      <w:r>
        <w:rPr>
          <w:color w:val="000000" w:themeColor="text1"/>
        </w:rPr>
        <w:t xml:space="preserve"> </w:t>
      </w:r>
      <w:r w:rsidR="00481223">
        <w:rPr>
          <w:color w:val="000000" w:themeColor="text1"/>
        </w:rPr>
        <w:t>The combination of chronically elevated glucocorticoids and obesity leads to exacerbations in metabolic dysfunction</w:t>
      </w:r>
      <w:r w:rsidR="00712861">
        <w:rPr>
          <w:color w:val="000000" w:themeColor="text1"/>
        </w:rPr>
        <w:t>. Our findings suggest</w:t>
      </w:r>
      <w:r w:rsidR="00712861" w:rsidRPr="00712861">
        <w:rPr>
          <w:color w:val="000000" w:themeColor="text1"/>
        </w:rPr>
        <w:t xml:space="preserve"> </w:t>
      </w:r>
      <w:r w:rsidR="00712861" w:rsidRPr="006902F6">
        <w:rPr>
          <w:color w:val="000000" w:themeColor="text1"/>
        </w:rPr>
        <w:t>lipolysis may be a key player in glucocorticoid-induced insulin resistance and fatty liver</w:t>
      </w:r>
      <w:r w:rsidR="00712861">
        <w:rPr>
          <w:color w:val="000000" w:themeColor="text1"/>
        </w:rPr>
        <w:t xml:space="preserve"> in </w:t>
      </w:r>
      <w:r w:rsidR="0064737D">
        <w:rPr>
          <w:color w:val="000000" w:themeColor="text1"/>
        </w:rPr>
        <w:t>individuals</w:t>
      </w:r>
      <w:r w:rsidR="00712861">
        <w:rPr>
          <w:color w:val="000000" w:themeColor="text1"/>
        </w:rPr>
        <w:t xml:space="preserve"> with obesity. </w:t>
      </w:r>
    </w:p>
    <w:p w14:paraId="36EEE8BD" w14:textId="77777777" w:rsidR="001C4C9B" w:rsidRPr="006902F6" w:rsidRDefault="001C4C9B">
      <w:pPr>
        <w:rPr>
          <w:b/>
          <w:color w:val="000000" w:themeColor="text1"/>
          <w:sz w:val="36"/>
          <w:u w:val="single"/>
        </w:rPr>
      </w:pPr>
    </w:p>
    <w:p w14:paraId="2E9F1483" w14:textId="002A432A" w:rsidR="00AE79F4" w:rsidRPr="006902F6" w:rsidRDefault="00A73F99" w:rsidP="00EE4830">
      <w:pPr>
        <w:outlineLvl w:val="0"/>
        <w:rPr>
          <w:color w:val="000000" w:themeColor="text1"/>
        </w:rPr>
      </w:pPr>
      <w:r w:rsidRPr="006902F6">
        <w:rPr>
          <w:b/>
          <w:color w:val="000000" w:themeColor="text1"/>
          <w:sz w:val="36"/>
          <w:u w:val="single"/>
        </w:rPr>
        <w:t xml:space="preserve">Introduction </w:t>
      </w:r>
    </w:p>
    <w:p w14:paraId="3FBC40A2" w14:textId="77777777" w:rsidR="00FD36B7" w:rsidRPr="006902F6" w:rsidRDefault="00FD36B7" w:rsidP="00FD36B7">
      <w:pPr>
        <w:rPr>
          <w:color w:val="000000" w:themeColor="text1"/>
        </w:rPr>
      </w:pPr>
    </w:p>
    <w:p w14:paraId="3CC8E2AE" w14:textId="42AC8DB8" w:rsidR="002B0844" w:rsidRDefault="00F71865" w:rsidP="00FF21CB">
      <w:pPr>
        <w:spacing w:line="480" w:lineRule="auto"/>
        <w:rPr>
          <w:color w:val="000000" w:themeColor="text1"/>
        </w:rPr>
      </w:pPr>
      <w:ins w:id="0" w:author="Microsoft Office User" w:date="2018-02-07T13:11:00Z">
        <w:r>
          <w:t xml:space="preserve">Glucocorticoids are a class of steroid hormones that are important for proper </w:t>
        </w:r>
      </w:ins>
      <w:ins w:id="1" w:author="Microsoft Office User" w:date="2018-02-07T13:12:00Z">
        <w:r>
          <w:t>glucose homeostasis during stress or fasting, but can lead to symp</w:t>
        </w:r>
        <w:r w:rsidR="005208F0">
          <w:t xml:space="preserve">toms similar to those seen in metabolic </w:t>
        </w:r>
      </w:ins>
      <w:ins w:id="2" w:author="Microsoft Office User" w:date="2018-02-07T13:19:00Z">
        <w:r w:rsidR="005208F0">
          <w:t>syndrome</w:t>
        </w:r>
      </w:ins>
      <w:ins w:id="3" w:author="Microsoft Office User" w:date="2018-02-07T13:41:00Z">
        <w:r w:rsidR="00AE1A18">
          <w:t xml:space="preserve"> </w:t>
        </w:r>
        <w:r w:rsidR="00C2516C">
          <w:t>if elevated</w:t>
        </w:r>
      </w:ins>
      <w:ins w:id="4" w:author="Microsoft Office User" w:date="2018-02-07T13:42:00Z">
        <w:r w:rsidR="00C2516C">
          <w:t xml:space="preserve"> for prolonged durations</w:t>
        </w:r>
      </w:ins>
      <w:ins w:id="5" w:author="Microsoft Office User" w:date="2018-02-07T13:12:00Z">
        <w:r w:rsidR="005208F0">
          <w:t>.</w:t>
        </w:r>
      </w:ins>
      <w:ins w:id="6" w:author="Microsoft Office User" w:date="2018-02-07T13:19:00Z">
        <w:r w:rsidR="005208F0">
          <w:t xml:space="preserve"> </w:t>
        </w:r>
      </w:ins>
      <w:r w:rsidR="00A3343F">
        <w:t>Cushing’s syndrome</w:t>
      </w:r>
      <w:ins w:id="7" w:author="Microsoft Office User" w:date="2018-02-07T13:45:00Z">
        <w:r w:rsidR="00C2516C">
          <w:t xml:space="preserve"> encompasses a </w:t>
        </w:r>
      </w:ins>
      <w:ins w:id="8" w:author="Microsoft Office User" w:date="2018-02-07T13:47:00Z">
        <w:r w:rsidR="001F20E1">
          <w:t>variety</w:t>
        </w:r>
      </w:ins>
      <w:ins w:id="9" w:author="Microsoft Office User" w:date="2018-02-07T13:45:00Z">
        <w:r w:rsidR="00C2516C">
          <w:t xml:space="preserve"> of </w:t>
        </w:r>
      </w:ins>
      <w:ins w:id="10" w:author="Microsoft Office User" w:date="2018-02-07T13:47:00Z">
        <w:r w:rsidR="001F20E1">
          <w:t xml:space="preserve">conditions which </w:t>
        </w:r>
      </w:ins>
      <w:del w:id="11" w:author="Microsoft Office User" w:date="2018-02-07T13:47:00Z">
        <w:r w:rsidR="00A3343F" w:rsidDel="001F20E1">
          <w:delText xml:space="preserve"> </w:delText>
        </w:r>
      </w:del>
      <w:r w:rsidR="00A3343F">
        <w:t>manifest</w:t>
      </w:r>
      <w:del w:id="12" w:author="Microsoft Office User" w:date="2018-02-07T13:47:00Z">
        <w:r w:rsidR="00A3343F" w:rsidDel="001F20E1">
          <w:delText>s</w:delText>
        </w:r>
      </w:del>
      <w:r w:rsidR="00A3343F">
        <w:t xml:space="preserve"> in response to chronically elevated levels of glucocorticoids</w:t>
      </w:r>
      <w:ins w:id="13" w:author="Microsoft Office User" w:date="2018-02-07T13:49:00Z">
        <w:r w:rsidR="001F20E1">
          <w:t>, including exogenous corticosteroid treatment</w:t>
        </w:r>
      </w:ins>
      <w:ins w:id="14" w:author="Microsoft Office User" w:date="2018-02-07T13:52:00Z">
        <w:r w:rsidR="00575977">
          <w:t xml:space="preserve"> as well as endogenous overproduction of cortisol</w:t>
        </w:r>
      </w:ins>
      <w:ins w:id="15" w:author="Microsoft Office User" w:date="2018-02-07T13:49:00Z">
        <w:r w:rsidR="001F20E1">
          <w:t>,</w:t>
        </w:r>
      </w:ins>
      <w:r w:rsidR="00A3343F">
        <w:t xml:space="preserve"> and is often associated with changes in adipose mass and distribution, </w:t>
      </w:r>
      <w:r w:rsidR="00F31BBD">
        <w:t xml:space="preserve">non-alcoholic </w:t>
      </w:r>
      <w:r w:rsidR="00A3343F">
        <w:t>fatty liver</w:t>
      </w:r>
      <w:r w:rsidR="00F31BBD">
        <w:t xml:space="preserve"> disease (NAFLD)</w:t>
      </w:r>
      <w:r w:rsidR="00A30887">
        <w:t xml:space="preserve"> and</w:t>
      </w:r>
      <w:r w:rsidR="00A3343F">
        <w:t xml:space="preserve"> impaired glucose tolerance</w:t>
      </w:r>
      <w:r w:rsidR="00A30887">
        <w:t xml:space="preserve"> </w:t>
      </w:r>
      <w:r w:rsidR="00A30887">
        <w:fldChar w:fldCharType="begin" w:fldLock="1"/>
      </w:r>
      <w:r w:rsidR="00245EC7">
        <w:instrText>ADDIN CSL_CITATION { "citationItems" : [ { "id" : "ITEM-1", "itemData" : { "DOI" : "10.1590/1806-9282.60.01.017", "ISSN" : "0104-4230", "PMID" : "24918858", "abstract" : "Objective: This article reviews the state of the art regarding the association between glucocorticoid actions and both obesity and insulin resistance, two main features of the metabolic syndrome. Methods: A methodological assessment of the literature on PubMed and SciE-LO databases was conducted by using the following terms: stress, metabolic syn-drome, glucocorticoids, obesity, insulin resistance, hypothalamic-pituitary-adre-nal-axis and 11\u03b2-hydroxysteroid dehydrogenase. Results: Chronic stress, mainly through hypothalamic-pituitary-adrenal axis dysregulation, promotes the accumulation of visceral fat. Reciprocally, obesity promotes a systemic low-grade inflammation state, mediated by increased adi-pokine secretion, which can chronically stimulate and disturb stress system. This vicious cycle, probably initiated by visceral adipose tissue dysfunction, might be the trigger for the development of metabolic syndrome. Conclusion: Given the strong evidences linking glucocorticoid release, obe-sity and type 2 diabetes, better understanding of the mechanisms underlying this connection might be useful for prevention and treatment of the meta-bolic syndrome.", "author" : [ { "dropping-particle" : "", "family" : "Paredes", "given" : "S\u00edlvia", "non-dropping-particle" : "", "parse-names" : false, "suffix" : "" }, { "dropping-particle" : "", "family" : "Ribeiro", "given" : "Laura", "non-dropping-particle" : "", "parse-names" : false, "suffix" : "" } ], "container-title" : "Rev Assoc Med BRAs", "id" : "ITEM-1", "issue" : "1", "issued" : { "date-parts" : [ [ "2014" ] ] }, "page" : "84-92", "title" : "Cortisol: the villain in Metabolic Syndrome?", "type" : "article-journal", "volume" : "60" }, "uris" : [ "http://www.mendeley.com/documents/?uuid=87515ce1-1e21-4ef0-9df3-789a3d8a5476" ] } ], "mendeley" : { "formattedCitation" : "(1)", "plainTextFormattedCitation" : "(1)", "previouslyFormattedCitation" : "(Paredes &amp; Ribeiro 2014)" }, "properties" : {  }, "schema" : "https://github.com/citation-style-language/schema/raw/master/csl-citation.json" }</w:instrText>
      </w:r>
      <w:r w:rsidR="00A30887">
        <w:fldChar w:fldCharType="separate"/>
      </w:r>
      <w:r w:rsidR="00245EC7" w:rsidRPr="00245EC7">
        <w:rPr>
          <w:noProof/>
        </w:rPr>
        <w:t>(1)</w:t>
      </w:r>
      <w:r w:rsidR="00A30887">
        <w:fldChar w:fldCharType="end"/>
      </w:r>
      <w:r w:rsidR="00A3343F">
        <w:t xml:space="preserve">. </w:t>
      </w:r>
      <w:del w:id="16" w:author="Microsoft Office User" w:date="2018-02-07T13:23:00Z">
        <w:r w:rsidR="00B36EF4" w:rsidDel="005208F0">
          <w:delText>While</w:delText>
        </w:r>
        <w:r w:rsidR="00A3343F" w:rsidDel="005208F0">
          <w:delText xml:space="preserve"> </w:delText>
        </w:r>
      </w:del>
      <w:del w:id="17" w:author="Microsoft Office User" w:date="2018-02-07T13:50:00Z">
        <w:r w:rsidR="00A3343F" w:rsidDel="001F20E1">
          <w:delText xml:space="preserve">Cushing’s </w:delText>
        </w:r>
        <w:r w:rsidR="00B36EF4" w:rsidDel="001F20E1">
          <w:delText>disease</w:delText>
        </w:r>
      </w:del>
      <w:ins w:id="18" w:author="Microsoft Office User" w:date="2018-02-07T13:21:00Z">
        <w:r w:rsidR="001F20E1">
          <w:t xml:space="preserve"> While endogenous </w:t>
        </w:r>
      </w:ins>
      <w:ins w:id="19" w:author="Microsoft Office User" w:date="2018-02-07T13:52:00Z">
        <w:r w:rsidR="00575977">
          <w:t>forms of Cushing’s syndrome</w:t>
        </w:r>
      </w:ins>
      <w:ins w:id="20" w:author="Microsoft Office User" w:date="2018-02-07T13:48:00Z">
        <w:r w:rsidR="001E10D3">
          <w:t xml:space="preserve"> are</w:t>
        </w:r>
        <w:bookmarkStart w:id="21" w:name="_GoBack"/>
        <w:bookmarkEnd w:id="21"/>
        <w:r w:rsidR="001F20E1">
          <w:t xml:space="preserve"> rare,</w:t>
        </w:r>
      </w:ins>
      <w:del w:id="22" w:author="Microsoft Office User" w:date="2018-02-07T13:48:00Z">
        <w:r w:rsidR="00B36EF4" w:rsidDel="001F20E1">
          <w:delText xml:space="preserve"> </w:delText>
        </w:r>
        <w:r w:rsidR="00A3343F" w:rsidDel="001F20E1">
          <w:delText>is rar</w:delText>
        </w:r>
      </w:del>
      <w:del w:id="23" w:author="Microsoft Office User" w:date="2018-02-07T13:22:00Z">
        <w:r w:rsidR="00A3343F" w:rsidDel="005208F0">
          <w:delText>e,</w:delText>
        </w:r>
      </w:del>
      <w:r w:rsidR="00A3343F">
        <w:t xml:space="preserve"> it is estimated that at any given time 1-3% </w:t>
      </w:r>
      <w:r w:rsidR="00A3343F">
        <w:lastRenderedPageBreak/>
        <w:t>of the US, UK and Danish populations are prescribed exogenous corticosteroids, which may increase their risk for developing the metabolic complications</w:t>
      </w:r>
      <w:r w:rsidR="00EE73D6">
        <w:t xml:space="preserve"> </w:t>
      </w:r>
      <w:r w:rsidR="00A621EB" w:rsidRPr="006902F6">
        <w:rPr>
          <w:color w:val="000000" w:themeColor="text1"/>
        </w:rPr>
        <w:fldChar w:fldCharType="begin" w:fldLock="1"/>
      </w:r>
      <w:r w:rsidR="00245EC7">
        <w:rPr>
          <w:color w:val="000000" w:themeColor="text1"/>
        </w:rPr>
        <w:instrText>ADDIN CSL_CITATION { "citationItems" : [ { "id" : "ITEM-1", "itemData" : { "DOI" : "10.1002/acr.21796", "ISSN" : "2151464X", "PMID" : "22807233", "abstract" : "OBJECTIVE: There is little information on oral glucocorticoid use in the general US population. Previously, there have been published estimates of glucocorticoid use in countries outside of the US. This study aimed to estimate the prevalence of glucocorticoid use, duration of use, and concomitant use of antiosteoporosis pharmaceuticals in the US population age \u226520 years.  METHODS: Data from 5 cycles (1999-2008) of the National Health and Nutrition Examination Survey (NHANES) were used to provide nationally representative weighted estimates. Oral glucocorticoids and concomitant use of antiosteoporosis pharmaceuticals (bisphosphonates, calcitonin, calcium, hormone replacement therapies, teriparatide, and vitamin D) were analyzed.  RESULTS: There were 356 NHANES respondents ages \u226520 years who reported use of an oral glucocorticoid in the combined cycles between 1999 and 2008. The weighted prevalence of oral glucocorticoid use was 1.2% (95% confidence interval [95% CI] 1.1-1.4) from 1999-2008, corresponding to 2,513,259 persons in the US. The mean duration of oral glucocorticoid use was 1,605.7 days (95% CI 1,261.2-1,950.1), and 28.8% (95% CI 22.2-35.4) of oral glucocorticoid users reported use for \u22655 years. Concomitant use of a bisphosphonate was reported by 8.6% (95% CI 5.1-11.7) of oral glucocorticoid users, and 37.9% (95% CI 31.7-44.0) reported usage of any antiosteoporosis pharmaceutical.  CONCLUSION: Based on NHANES data from 1999-2008, it is estimated that the prevalence of glucocorticoid use in the US is 1.2%, with a long duration of use and infrequent use of antiosteoporotic medications compared to other estimates.", "author" : [ { "dropping-particle" : "", "family" : "Overman", "given" : "Robert a.", "non-dropping-particle" : "", "parse-names" : false, "suffix" : "" }, { "dropping-particle" : "", "family" : "Yeh", "given" : "Jun Yen", "non-dropping-particle" : "", "parse-names" : false, "suffix" : "" }, { "dropping-particle" : "", "family" : "Deal", "given" : "Chad L.", "non-dropping-particle" : "", "parse-names" : false, "suffix" : "" } ], "container-title" : "Arthritis Care and Research", "id" : "ITEM-1", "issue" : "2", "issued" : { "date-parts" : [ [ "2013" ] ] }, "page" : "294-298", "title" : "Prevalence of oral glucocorticoid usage in the United States: A general population perspective", "type" : "article-journal", "volume" : "65" }, "uris" : [ "http://www.mendeley.com/documents/?uuid=cd6a252a-f72a-428a-a7bb-7a95b7fef584" ] }, { "id" : "ITEM-2", "itemData" : { "DOI" : "10.1093/rheumatology/ker017", "author" : [ { "dropping-particle" : "", "family" : "Fardet", "given" : "Laurence", "non-dropping-particle" : "", "parse-names" : false, "suffix" : "" }, { "dropping-particle" : "", "family" : "Petersen", "given" : "Irene", "non-dropping-particle" : "", "parse-names" : false, "suffix" : "" }, { "dropping-particle" : "", "family" : "Nazareth", "given" : "Irwin", "non-dropping-particle" : "", "parse-names" : false, "suffix" : "" } ], "id" : "ITEM-2", "issue" : "March", "issued" : { "date-parts" : [ [ "2011" ] ] }, "title" : "Original article Prevalence of long-term oral glucocorticoid prescriptions in the UK over the past 20 years", "type" : "article-journal" }, "uris" : [ "http://www.mendeley.com/documents/?uuid=1e77ad8f-f302-41b4-8d85-ff469528a330", "http://www.mendeley.com/documents/?uuid=fd38c00e-1aff-44f6-a450-c15e9d534cbb" ] }, { "id" : "ITEM-3", "itemData" : { "author" : [ { "dropping-particle" : "", "family" : "Hsiao", "given" : "Chun-ju", "non-dropping-particle" : "", "parse-names" : false, "suffix" : "" }, { "dropping-particle" : "", "family" : "Ph", "given" : "D", "non-dropping-particle" : "", "parse-names" : false, "suffix" : "" }, { "dropping-particle" : "", "family" : "Cherry", "given" : "Donald K", "non-dropping-particle" : "", "parse-names" : false, "suffix" : "" }, { "dropping-particle" : "", "family" : "Beatty", "given" : "Paul C", "non-dropping-particle" : "", "parse-names" : false, "suffix" : "" }, { "dropping-particle" : "", "family" : "Ph", "given" : "D", "non-dropping-particle" : "", "parse-names" : false, "suffix" : "" }, { "dropping-particle" : "", "family" : "Rechtsteiner", "given" : "Elizabeth A", "non-dropping-particle" : "", "parse-names" : false, "suffix" : "" }, { "dropping-particle" : "", "family" : "Care", "given" : "Health", "non-dropping-particle" : "", "parse-names" : false, "suffix" : "" } ], "id" : "ITEM-3", "issue" : "27", "issued" : { "date-parts" : [ [ "2010" ] ] }, "title" : "National Ambulatory Medical Care Survey : 2007 Summary", "type" : "article-journal" }, "uris" : [ "http://www.mendeley.com/documents/?uuid=ef911976-41e8-4a2d-941a-aa847aaffa1e", "http://www.mendeley.com/documents/?uuid=2a3bce09-c751-4126-bf94-bb7936ab0532" ] }, { "id" : "ITEM-4", "itemData" : { "DOI" : "10.1136/bmjopen-2016-015237", "author" : [ { "dropping-particle" : "", "family" : "Laugesen", "given" : "Kristina", "non-dropping-particle" : "", "parse-names" : false, "suffix" : "" }, { "dropping-particle" : "", "family" : "Otto", "given" : "Jens", "non-dropping-particle" : "", "parse-names" : false, "suffix" : "" }, { "dropping-particle" : "", "family" : "J\u00f8rgensen", "given" : "Lunde", "non-dropping-particle" : "", "parse-names" : false, "suffix" : "" }, { "dropping-particle" : "", "family" : "S\u00f8rensen", "given" : "Henrik Toft", "non-dropping-particle" : "", "parse-names" : false, "suffix" : "" }, { "dropping-particle" : "", "family" : "Petersen", "given" : "Irene", "non-dropping-particle" : "", "parse-names" : false, "suffix" : "" } ], "id" : "ITEM-4", "issue" : "January 1999", "issued" : { "date-parts" : [ [ "2017" ] ] }, "page" : "1-6", "title" : "Systemic glucocorticoid use in Denmark : a population-based prevalence study", "type" : "article-journal" }, "uris" : [ "http://www.mendeley.com/documents/?uuid=2598fed4-3a27-41a0-aca8-0cae1658cae2", "http://www.mendeley.com/documents/?uuid=a11e8184-1ae7-455f-b509-2cc29e014403" ] } ], "mendeley" : { "formattedCitation" : "(2\u20135)", "plainTextFormattedCitation" : "(2\u20135)", "previouslyFormattedCitation" : "(Hsiao &lt;i&gt;et al.&lt;/i&gt; 2010; Fardet &lt;i&gt;et al.&lt;/i&gt; 2011; Overman &lt;i&gt;et al.&lt;/i&gt; 2013; Laugesen &lt;i&gt;et al.&lt;/i&gt; 2017)" }, "properties" : {  }, "schema" : "https://github.com/citation-style-language/schema/raw/master/csl-citation.json" }</w:instrText>
      </w:r>
      <w:r w:rsidR="00A621EB" w:rsidRPr="006902F6">
        <w:rPr>
          <w:color w:val="000000" w:themeColor="text1"/>
        </w:rPr>
        <w:fldChar w:fldCharType="separate"/>
      </w:r>
      <w:r w:rsidR="00245EC7" w:rsidRPr="00245EC7">
        <w:rPr>
          <w:noProof/>
          <w:color w:val="000000" w:themeColor="text1"/>
        </w:rPr>
        <w:t>(2–5)</w:t>
      </w:r>
      <w:r w:rsidR="00A621EB" w:rsidRPr="006902F6">
        <w:rPr>
          <w:color w:val="000000" w:themeColor="text1"/>
        </w:rPr>
        <w:fldChar w:fldCharType="end"/>
      </w:r>
      <w:r w:rsidR="00CF053C" w:rsidRPr="006902F6">
        <w:rPr>
          <w:color w:val="000000" w:themeColor="text1"/>
        </w:rPr>
        <w:t xml:space="preserve">.  </w:t>
      </w:r>
    </w:p>
    <w:p w14:paraId="672DA14C" w14:textId="77777777" w:rsidR="002B0844" w:rsidRDefault="002B0844" w:rsidP="00FF21CB">
      <w:pPr>
        <w:spacing w:line="480" w:lineRule="auto"/>
        <w:rPr>
          <w:color w:val="000000" w:themeColor="text1"/>
        </w:rPr>
      </w:pPr>
    </w:p>
    <w:p w14:paraId="170DB107" w14:textId="2151D084" w:rsidR="005E120F" w:rsidRPr="006902F6" w:rsidRDefault="00EF0E90" w:rsidP="00FF21CB">
      <w:pPr>
        <w:spacing w:line="480" w:lineRule="auto"/>
        <w:rPr>
          <w:color w:val="000000" w:themeColor="text1"/>
        </w:rPr>
      </w:pPr>
      <w:r>
        <w:rPr>
          <w:color w:val="000000" w:themeColor="text1"/>
        </w:rPr>
        <w:t xml:space="preserve">Similarly, </w:t>
      </w:r>
      <w:r w:rsidR="00467A1F">
        <w:rPr>
          <w:color w:val="000000" w:themeColor="text1"/>
        </w:rPr>
        <w:t>o</w:t>
      </w:r>
      <w:r w:rsidRPr="006902F6">
        <w:rPr>
          <w:color w:val="000000" w:themeColor="text1"/>
        </w:rPr>
        <w:t xml:space="preserve">besity is accompanied by a multitude of metabolic </w:t>
      </w:r>
      <w:r w:rsidR="00F31BBD">
        <w:rPr>
          <w:color w:val="000000" w:themeColor="text1"/>
        </w:rPr>
        <w:t>disturbances</w:t>
      </w:r>
      <w:r w:rsidRPr="006902F6">
        <w:rPr>
          <w:color w:val="000000" w:themeColor="text1"/>
        </w:rPr>
        <w:t xml:space="preserve">, such as insulin resistance and NAFLD </w:t>
      </w:r>
      <w:r w:rsidR="006A1504">
        <w:rPr>
          <w:color w:val="000000" w:themeColor="text1"/>
        </w:rPr>
        <w:t>and is a worldwide epidemic</w:t>
      </w:r>
      <w:r w:rsidR="00725B7F">
        <w:rPr>
          <w:color w:val="000000" w:themeColor="text1"/>
        </w:rPr>
        <w:t xml:space="preserve"> </w:t>
      </w:r>
      <w:r w:rsidR="002975CC">
        <w:rPr>
          <w:color w:val="000000" w:themeColor="text1"/>
        </w:rPr>
        <w:fldChar w:fldCharType="begin" w:fldLock="1"/>
      </w:r>
      <w:r w:rsidR="00245EC7">
        <w:rPr>
          <w:color w:val="000000" w:themeColor="text1"/>
        </w:rPr>
        <w:instrText>ADDIN CSL_CITATION { "citationItems" : [ { "id" : "ITEM-1", "itemData" : { "DOI" : "10.1056/NEJMoa1614362", "ISBN" : "1533-4406 (Electronic) 0028-4793 (Linking)", "ISSN" : "0028-4793", "PMID" : "28604169", "abstract" : "BackgroundAlthough the rising pandemic of obesity has received major attention in many countries, the effects of this attention on trends and the disease burden of obesity remain uncertain. MethodsWe analyzed data from 68.5 million persons to assess the trends in the prevalence of overweight and obesity among children and adults between 1980 and 2015. Using the Global Burden of Disease study data and methods, we also quantified the burden of disease related to high body-mass index (BMI), according to age, sex, cause, and BMI in 195 countries between 1990 and 2015. ResultsIn 2015, a total of 107.7 million children and 603.7 million adults were obese. Since 1980, the prevalence of obesity has doubled in more than 70 countries and has continuously increased in most other countries. Although the prevalence of obesity among children has been lower than that among adults, the rate of increase in childhood obesity in many countries has been greater than the rate of increase in adult obesity. High BMI accounted f...", "author" : [ { "dropping-particle" : "", "family" : "The GBD 2015 Obesity Collaborators", "given" : "", "non-dropping-particle" : "", "parse-names" : false, "suffix" : "" } ], "container-title" : "New England Journal of Medicine", "id" : "ITEM-1", "issue" : "1", "issued" : { "date-parts" : [ [ "2017" ] ] }, "page" : "13-27", "title" : "Health Effects of Overweight and Obesity in 195 Countries over 25 Years", "type" : "article-journal", "volume" : "377" }, "uris" : [ "http://www.mendeley.com/documents/?uuid=e8dfa425-016e-4d19-955b-03e4f254bd19" ] } ], "mendeley" : { "formattedCitation" : "(6)", "plainTextFormattedCitation" : "(6)", "previouslyFormattedCitation" : "(The GBD 2015 Obesity Collaborators 2017)" }, "properties" : {  }, "schema" : "https://github.com/citation-style-language/schema/raw/master/csl-citation.json" }</w:instrText>
      </w:r>
      <w:r w:rsidR="002975CC">
        <w:rPr>
          <w:color w:val="000000" w:themeColor="text1"/>
        </w:rPr>
        <w:fldChar w:fldCharType="separate"/>
      </w:r>
      <w:r w:rsidR="00245EC7" w:rsidRPr="00245EC7">
        <w:rPr>
          <w:noProof/>
          <w:color w:val="000000" w:themeColor="text1"/>
        </w:rPr>
        <w:t>(6)</w:t>
      </w:r>
      <w:r w:rsidR="002975CC">
        <w:rPr>
          <w:color w:val="000000" w:themeColor="text1"/>
        </w:rPr>
        <w:fldChar w:fldCharType="end"/>
      </w:r>
      <w:r>
        <w:rPr>
          <w:color w:val="000000" w:themeColor="text1"/>
        </w:rPr>
        <w:t xml:space="preserve">. </w:t>
      </w:r>
      <w:r w:rsidR="001A055D">
        <w:rPr>
          <w:color w:val="000000" w:themeColor="text1"/>
        </w:rPr>
        <w:t xml:space="preserve">Comparing </w:t>
      </w:r>
      <w:r w:rsidR="00DA3E40">
        <w:rPr>
          <w:color w:val="000000" w:themeColor="text1"/>
        </w:rPr>
        <w:t xml:space="preserve">the </w:t>
      </w:r>
      <w:r w:rsidR="00467A1F">
        <w:rPr>
          <w:color w:val="000000" w:themeColor="text1"/>
        </w:rPr>
        <w:t>high rates</w:t>
      </w:r>
      <w:r w:rsidR="00DA3E40">
        <w:rPr>
          <w:color w:val="000000" w:themeColor="text1"/>
        </w:rPr>
        <w:t xml:space="preserve"> of </w:t>
      </w:r>
      <w:r w:rsidR="00223EE4">
        <w:rPr>
          <w:color w:val="000000" w:themeColor="text1"/>
        </w:rPr>
        <w:t xml:space="preserve">medically prescribed </w:t>
      </w:r>
      <w:r w:rsidR="00DA3E40">
        <w:rPr>
          <w:color w:val="000000" w:themeColor="text1"/>
        </w:rPr>
        <w:t>corticosteroid</w:t>
      </w:r>
      <w:r w:rsidR="00223EE4">
        <w:rPr>
          <w:color w:val="000000" w:themeColor="text1"/>
        </w:rPr>
        <w:t>s</w:t>
      </w:r>
      <w:r w:rsidR="00DA3E40">
        <w:rPr>
          <w:color w:val="000000" w:themeColor="text1"/>
        </w:rPr>
        <w:t xml:space="preserve"> with the </w:t>
      </w:r>
      <w:r w:rsidR="005D4ED9">
        <w:rPr>
          <w:color w:val="000000" w:themeColor="text1"/>
        </w:rPr>
        <w:t>prevalence</w:t>
      </w:r>
      <w:r w:rsidR="00A82500" w:rsidRPr="006902F6">
        <w:rPr>
          <w:color w:val="000000" w:themeColor="text1"/>
        </w:rPr>
        <w:t xml:space="preserve"> </w:t>
      </w:r>
      <w:r w:rsidR="00DA3E40">
        <w:rPr>
          <w:color w:val="000000" w:themeColor="text1"/>
        </w:rPr>
        <w:t xml:space="preserve">of overweight and obesity in </w:t>
      </w:r>
      <w:r>
        <w:rPr>
          <w:color w:val="000000" w:themeColor="text1"/>
        </w:rPr>
        <w:t>developed countries</w:t>
      </w:r>
      <w:r w:rsidR="00DA3E40">
        <w:rPr>
          <w:color w:val="000000" w:themeColor="text1"/>
        </w:rPr>
        <w:t xml:space="preserve">, </w:t>
      </w:r>
      <w:r w:rsidR="00F01E9C">
        <w:rPr>
          <w:color w:val="000000" w:themeColor="text1"/>
        </w:rPr>
        <w:t xml:space="preserve">the combination of </w:t>
      </w:r>
      <w:r w:rsidR="00C7563E" w:rsidRPr="006902F6">
        <w:rPr>
          <w:color w:val="000000" w:themeColor="text1"/>
        </w:rPr>
        <w:t xml:space="preserve">obesity and glucocorticoid excess </w:t>
      </w:r>
      <w:r w:rsidR="00B36EF4">
        <w:rPr>
          <w:color w:val="000000" w:themeColor="text1"/>
        </w:rPr>
        <w:t>may be</w:t>
      </w:r>
      <w:r w:rsidR="00B36EF4" w:rsidRPr="006902F6">
        <w:rPr>
          <w:color w:val="000000" w:themeColor="text1"/>
        </w:rPr>
        <w:t xml:space="preserve"> </w:t>
      </w:r>
      <w:r w:rsidR="00F01E9C">
        <w:rPr>
          <w:color w:val="000000" w:themeColor="text1"/>
        </w:rPr>
        <w:t xml:space="preserve">present in </w:t>
      </w:r>
      <w:r w:rsidR="00A82500" w:rsidRPr="006902F6">
        <w:rPr>
          <w:color w:val="000000" w:themeColor="text1"/>
        </w:rPr>
        <w:t xml:space="preserve">many </w:t>
      </w:r>
      <w:r w:rsidR="00F01E9C">
        <w:rPr>
          <w:color w:val="000000" w:themeColor="text1"/>
        </w:rPr>
        <w:t>individuals</w:t>
      </w:r>
      <w:r w:rsidR="00805A59" w:rsidRPr="006902F6">
        <w:rPr>
          <w:color w:val="000000" w:themeColor="text1"/>
        </w:rPr>
        <w:t>.</w:t>
      </w:r>
      <w:r w:rsidR="00B36EF4">
        <w:rPr>
          <w:color w:val="000000" w:themeColor="text1"/>
        </w:rPr>
        <w:t xml:space="preserve"> </w:t>
      </w:r>
      <w:r w:rsidR="00C35ED8" w:rsidRPr="006902F6">
        <w:rPr>
          <w:color w:val="000000" w:themeColor="text1"/>
        </w:rPr>
        <w:t xml:space="preserve">Given the similar co-morbidities associated with obesity and chronically elevated glucocorticoids, we hypothesized that the combinations of these two conditions would lead to worse metabolic outcomes than either of </w:t>
      </w:r>
      <w:r w:rsidR="00C722ED" w:rsidRPr="006902F6">
        <w:rPr>
          <w:color w:val="000000" w:themeColor="text1"/>
        </w:rPr>
        <w:t>them alone</w:t>
      </w:r>
      <w:r w:rsidR="00AC50CF" w:rsidRPr="006902F6">
        <w:rPr>
          <w:color w:val="000000" w:themeColor="text1"/>
        </w:rPr>
        <w:t>.</w:t>
      </w:r>
      <w:r w:rsidR="000E77D8" w:rsidRPr="006902F6">
        <w:rPr>
          <w:color w:val="000000" w:themeColor="text1"/>
        </w:rPr>
        <w:t xml:space="preserve">  This is supported by studies in rats showing that corticosterone and high-fat diets combine to cause worsened insulin resistance</w:t>
      </w:r>
      <w:r w:rsidR="00277EDC" w:rsidRPr="006902F6">
        <w:rPr>
          <w:color w:val="000000" w:themeColor="text1"/>
        </w:rPr>
        <w:t xml:space="preserve"> and </w:t>
      </w:r>
      <w:r w:rsidR="00153023" w:rsidRPr="006902F6">
        <w:rPr>
          <w:color w:val="000000" w:themeColor="text1"/>
        </w:rPr>
        <w:t xml:space="preserve">non-alcoholic fatty liver disease </w:t>
      </w:r>
      <w:r w:rsidR="00BF554F" w:rsidRPr="006902F6">
        <w:rPr>
          <w:color w:val="000000" w:themeColor="text1"/>
        </w:rPr>
        <w:fldChar w:fldCharType="begin" w:fldLock="1"/>
      </w:r>
      <w:r w:rsidR="00245EC7">
        <w:rPr>
          <w:color w:val="000000" w:themeColor="text1"/>
        </w:rPr>
        <w:instrText>ADDIN CSL_CITATION { "citationItems" : [ { "id" : "ITEM-1",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"ITEM-1", "issue" : "September", "issued" : { "date-parts" : [ [ "2013" ] ] }, "page" : "3197-3208", "title" : "Exogenous Glucocorticoids and a High-Fat Diet Cause Severe Hyperglycemia and Hyperinsulinemia and Sprague-Dawley Rats", "type" : "article-journal", "volume" : "154" }, "uris" : [ "http://www.mendeley.com/documents/?uuid=f73d5664-8634-47e7-bba0-7afbb82d48eb", "http://www.mendeley.com/documents/?uuid=d482f80c-0d5e-47f2-bd78-0498abbc3d0d" ] }, { "id" : "ITEM-2",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"ITEM-2", "issued" : { "date-parts" : [ [ "2012" ] ] }, "page" : "671-680", "title" : "A rodent model of rapid-onset diabetes induced by glucocorticoids and high-fat feeding", "type" : "article-journal", "volume" : "680" }, "uris" : [ "http://www.mendeley.com/documents/?uuid=07d3b5df-adb6-44b9-9360-6bbf33be3f9f", "http://www.mendeley.com/documents/?uuid=289ee456-6801-4fcd-b01b-dd1098f2693b" ] } ], "mendeley" : { "formattedCitation" : "(7,8)", "plainTextFormattedCitation" : "(7,8)", "previouslyFormattedCitation" : "(Shpilberg &lt;i&gt;et al.&lt;/i&gt; 2012; Beaudry &lt;i&gt;et al.&lt;/i&gt; 2013)" }, "properties" : {  }, "schema" : "https://github.com/citation-style-language/schema/raw/master/csl-citation.json" }</w:instrText>
      </w:r>
      <w:r w:rsidR="00BF554F" w:rsidRPr="006902F6">
        <w:rPr>
          <w:color w:val="000000" w:themeColor="text1"/>
        </w:rPr>
        <w:fldChar w:fldCharType="separate"/>
      </w:r>
      <w:r w:rsidR="00245EC7" w:rsidRPr="00245EC7">
        <w:rPr>
          <w:noProof/>
          <w:color w:val="000000" w:themeColor="text1"/>
        </w:rPr>
        <w:t>(7,8)</w:t>
      </w:r>
      <w:r w:rsidR="00BF554F" w:rsidRPr="006902F6">
        <w:rPr>
          <w:color w:val="000000" w:themeColor="text1"/>
        </w:rPr>
        <w:fldChar w:fldCharType="end"/>
      </w:r>
      <w:r w:rsidR="000E77D8" w:rsidRPr="006902F6">
        <w:rPr>
          <w:color w:val="000000" w:themeColor="text1"/>
        </w:rPr>
        <w:t>.</w:t>
      </w:r>
      <w:r w:rsidR="007A487B">
        <w:rPr>
          <w:color w:val="000000" w:themeColor="text1"/>
        </w:rPr>
        <w:t xml:space="preserve"> </w:t>
      </w:r>
    </w:p>
    <w:p w14:paraId="449F1257" w14:textId="77777777" w:rsidR="00A82500" w:rsidRPr="006902F6" w:rsidRDefault="00A82500" w:rsidP="00FF21CB">
      <w:pPr>
        <w:spacing w:line="480" w:lineRule="auto"/>
        <w:rPr>
          <w:color w:val="000000" w:themeColor="text1"/>
        </w:rPr>
      </w:pPr>
    </w:p>
    <w:p w14:paraId="3D923644" w14:textId="3E27BFD2" w:rsidR="00AE79F4" w:rsidRPr="006902F6" w:rsidRDefault="00026A0B" w:rsidP="00FF21CB">
      <w:pPr>
        <w:spacing w:line="480" w:lineRule="auto"/>
        <w:rPr>
          <w:color w:val="000000" w:themeColor="text1"/>
        </w:rPr>
      </w:pPr>
      <w:r w:rsidRPr="006902F6">
        <w:rPr>
          <w:color w:val="000000" w:themeColor="text1"/>
        </w:rPr>
        <w:t>There is an array of physiological changes that occur as a result of elevated glucocorticoids including decreased lean mass</w:t>
      </w:r>
      <w:r w:rsidR="003D62C9" w:rsidRPr="006902F6">
        <w:rPr>
          <w:color w:val="000000" w:themeColor="text1"/>
        </w:rPr>
        <w:t xml:space="preserve"> </w:t>
      </w:r>
      <w:r w:rsidR="003D62C9" w:rsidRPr="006902F6">
        <w:rPr>
          <w:color w:val="000000" w:themeColor="text1"/>
        </w:rPr>
        <w:fldChar w:fldCharType="begin" w:fldLock="1"/>
      </w:r>
      <w:r w:rsidR="00245EC7">
        <w:rPr>
          <w:color w:val="000000" w:themeColor="text1"/>
        </w:rPr>
        <w:instrText>ADDIN CSL_CITATION { "citationItems" : [ { "id" : "ITEM-1", "itemData" : { "author" : [ { "dropping-particle" : "", "family" : "Dardevet", "given" : "Dominique", "non-dropping-particle" : "", "parse-names" : false, "suffix" : "" }, { "dropping-particle" : "", "family" : "Somet", "given" : "Claire", "non-dropping-particle" : "", "parse-names" : false, "suffix" : "" }, { "dropping-particle" : "", "family" : "Taillandier", "given" : "Daniel", "non-dropping-particle" : "", "parse-names" : false, "suffix" : "" }, { "dropping-particle" : "", "family" : "Savary", "given" : "Isabelle", "non-dropping-particle" : "", "parse-names" : false, "suffix" : "" }, { "dropping-particle" : "", "family" : "Attaix", "given" : "Didier", "non-dropping-particle" : "", "parse-names" : false, "suffix" : "" }, { "dropping-particle" : "", "family" : "Grizard", "given" : "Jean", "non-dropping-particle" : "", "parse-names" : false, "suffix" : "" } ], "container-title" : "Journal of Clinical Investigation", "id" : "ITEM-1", "issue" : "31", "issued" : { "date-parts" : [ [ "1995" ] ] }, "page" : "2113-2119", "title" : "Sensitivity and Protein Turnover Response to Glucocorticoids Are Different in Skeletal Muscle from Adult and Old Rats Lack of Regulation of the Ubiquitin-Proteasome Proteolytic Pathway in Aging", "type" : "article-journal", "volume" : "96" }, "uris" : [ "http://www.mendeley.com/documents/?uuid=81bcfc2d-09c4-4cde-9365-41eda0ec82bb", "http://www.mendeley.com/documents/?uuid=d6893f3f-604c-4f81-8e6e-8104414a6e83"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"DOI" : "10.1016/j.biocel.2013.05.036", "ISSN" : "1357-2725", "author" : [ { "dropping-particle" : "", "family" : "Schakman", "given" : "O", "non-dropping-particle" : "", "parse-names" : false, "suffix" : "" }, { "dropping-particle" : "", "family" : "Kalista", "given" : "S", "non-dropping-particle" : "", "parse-names" : false, "suffix" : "" }, { "dropping-particle" : "", "family" : "Barb\u00e9", "given" : "C", "non-dropping-particle" : "", "parse-names" : false, "suffix" : "" }, { "dropping-particle" : "", "family" : "Loumaye", "given" : "A", "non-dropping-particle" : "", "parse-names" : false, "suffix" : "" }, { "dropping-particle" : "", "family" : "Thissen", "given" : "J P", "non-dropping-particle" : "", "parse-names" : false, "suffix" : "" } ], "container-title" : "International Journal of Biochemistry and Cell Biology", "id" : "ITEM-3", "issue" : "10", "issued" : { "date-parts" : [ [ "2013" ] ] }, "page" : "2163-2172", "publisher" : "Elsevier Ltd", "title" : "Glucocorticoid-induced skeletal muscle atrophy \u0b1d", "type" : "article-journal", "volume" : "45" }, "uris" : [ "http://www.mendeley.com/documents/?uuid=c967d885-e6b8-4af2-8b84-ff7cc56a2abd", "http://www.mendeley.com/documents/?uuid=93edc402-3418-48b8-b1b5-ad449932c506" ] } ], "mendeley" : { "formattedCitation" : "(9\u201311)", "plainTextFormattedCitation" : "(9\u201311)", "previouslyFormattedCitation" : "(Dardevet &lt;i&gt;et al.&lt;/i&gt; 1995; Schakman &lt;i&gt;et al.&lt;/i&gt; 2013; Hochberg &lt;i&gt;et al.&lt;/i&gt; 2015)" }, "properties" : {  }, "schema" : "https://github.com/citation-style-language/schema/raw/master/csl-citation.json" }</w:instrText>
      </w:r>
      <w:r w:rsidR="003D62C9" w:rsidRPr="006902F6">
        <w:rPr>
          <w:color w:val="000000" w:themeColor="text1"/>
        </w:rPr>
        <w:fldChar w:fldCharType="separate"/>
      </w:r>
      <w:r w:rsidR="00245EC7" w:rsidRPr="00245EC7">
        <w:rPr>
          <w:noProof/>
          <w:color w:val="000000" w:themeColor="text1"/>
        </w:rPr>
        <w:t>(9–11)</w:t>
      </w:r>
      <w:r w:rsidR="003D62C9" w:rsidRPr="006902F6">
        <w:rPr>
          <w:color w:val="000000" w:themeColor="text1"/>
        </w:rPr>
        <w:fldChar w:fldCharType="end"/>
      </w:r>
      <w:r w:rsidRPr="006902F6">
        <w:rPr>
          <w:color w:val="000000" w:themeColor="text1"/>
        </w:rPr>
        <w:t xml:space="preserve">, increased fat mass </w:t>
      </w:r>
      <w:r w:rsidR="000738BA"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"Abad", "given" : "Veronica", "non-dropping-particle" : "", "parse-names" : false, "suffix" : "" }, { "dropping-particle" : "", "family" : "Chrousos", "given" : "George P", "non-dropping-particle" : "", "parse-names" : false, "suffix" : "" }, { "dropping-particle" : "", "family" : "Reynolds", "given" : "James C", "non-dropping-particle" : "", "parse-names" : false, "suffix" : "" }, { "dropping-particle" : "", "family" : "Nieman", "given" : "Lynnette K", "non-dropping-particle" : "", "parse-names" : false, "suffix" : "" }, { "dropping-particle" : "", "family" : "Hill", "given" : "Suvimol C", "non-dropping-particle" : "", "parse-names" : false, "suffix" : "" }, { "dropping-particle" : "", "family" : "Weinstein", "given" : "Robert S", "non-dropping-particle" : "", "parse-names" : false, "suffix" : "" }, { "dropping-particle" : "", "family" : "Leong", "given" : "Gary M", "non-dropping-particle" : "", "parse-names" : false, "suffix" : "" } ], "id" : "ITEM-2", "issue" : "10", "issued" : { "date-parts" : [ [ "2001" ] ] }, "page" : "1879-1885", "title" : "Glucocorticoid Excess During Adolescence Leads to a Major Persistent Deficit in Bone Mass and an Increase in Central Body Fat", "type" : "article-journal", "volume" : "16" }, "uris" : [ "http://www.mendeley.com/documents/?uuid=1646e54b-c9cf-4a27-897d-fe3976668eb5", "http://www.mendeley.com/documents/?uuid=6e1eac4a-e9c8-40af-b8e1-6941914e2ee5" ] }, { "id" : "ITEM-3", "itemData" : { "DOI" : "10.1111/j.1365-2265.2010.03829.x.MRI", "author" : [ { "dropping-particle" : "", "family" : "Geer", "given" : "Eliza B", "non-dropping-particle" : "", "parse-names" : false, "suffix" : "" }, { "dropping-particle" : "", "family" : "Shen", "given" : "Wei", "non-dropping-particle" : "", "parse-names" : false, "suffix" : "" }, { "dropping-particle" : "", "family" : "Gallagher", "given" : "Dympna", "non-dropping-particle" : "", "parse-names" : false, "suffix" : "" }, { "dropping-particle" : "", "family" : "Punyanitya", "given" : "Mark", "non-dropping-particle" : "", "parse-names" : false, "suffix" : "" }, { "dropping-particle" : "", "family" : "Looker", "given" : "Helen C", "non-dropping-particle" : "", "parse-names" : false, "suffix" : "" }, { "dropping-particle" : "", "family" : "Post", "given" : "Kalmon D", "non-dropping-particle" : "", "parse-names" : false, "suffix" : "" }, { "dropping-particle" : "", "family" : "Freda", "given" : "Pamela U", "non-dropping-particle" : "", "parse-names" : false, "suffix" : "" } ], "id" : "ITEM-3", "issue" : "4", "issued" : { "date-parts" : [ [ "2011" ] ] }, "page" : "469-475", "title" : "Female Patients with Cushing \u2019 s Disease", "type" : "article-journal", "volume" : "73" }, "uris" : [ "http://www.mendeley.com/documents/?uuid=784b6339-e376-4958-93db-f7aed2dbad63", "http://www.mendeley.com/documents/?uuid=904aaa0f-e81e-497b-9af3-55d56000cd32" ] } ], "mendeley" : { "formattedCitation" : "(10,12,13)", "plainTextFormattedCitation" : "(10,12,13)", "previouslyFormattedCitation" : "(Abad &lt;i&gt;et al.&lt;/i&gt; 2001; Geer &lt;i&gt;et al.&lt;/i&gt; 2011; Hochberg &lt;i&gt;et al.&lt;/i&gt; 2015)" }, "properties" : {  }, "schema" : "https://github.com/citation-style-language/schema/raw/master/csl-citation.json" }</w:instrText>
      </w:r>
      <w:r w:rsidR="000738BA" w:rsidRPr="006902F6">
        <w:rPr>
          <w:color w:val="000000" w:themeColor="text1"/>
        </w:rPr>
        <w:fldChar w:fldCharType="separate"/>
      </w:r>
      <w:r w:rsidR="00245EC7" w:rsidRPr="00245EC7">
        <w:rPr>
          <w:noProof/>
          <w:color w:val="000000" w:themeColor="text1"/>
        </w:rPr>
        <w:t>(10,12,13)</w:t>
      </w:r>
      <w:r w:rsidR="000738BA" w:rsidRPr="006902F6">
        <w:rPr>
          <w:color w:val="000000" w:themeColor="text1"/>
        </w:rPr>
        <w:fldChar w:fldCharType="end"/>
      </w:r>
      <w:r w:rsidR="00B36EF4">
        <w:rPr>
          <w:color w:val="000000" w:themeColor="text1"/>
        </w:rPr>
        <w:t>,</w:t>
      </w:r>
      <w:r w:rsidR="00B36EF4" w:rsidRPr="00B36EF4">
        <w:rPr>
          <w:color w:val="000000" w:themeColor="text1"/>
        </w:rPr>
        <w:t xml:space="preserve"> </w:t>
      </w:r>
      <w:r w:rsidR="00B36EF4" w:rsidRPr="006902F6">
        <w:rPr>
          <w:color w:val="000000" w:themeColor="text1"/>
        </w:rPr>
        <w:t>NAFLD</w:t>
      </w:r>
      <w:r w:rsidR="000738BA" w:rsidRPr="006902F6">
        <w:rPr>
          <w:color w:val="000000" w:themeColor="text1"/>
        </w:rPr>
        <w:t xml:space="preserve"> </w:t>
      </w:r>
      <w:r w:rsidR="00393DEB">
        <w:rPr>
          <w:color w:val="000000" w:themeColor="text1"/>
        </w:rPr>
        <w:fldChar w:fldCharType="begin" w:fldLock="1"/>
      </w:r>
      <w:r w:rsidR="00245EC7">
        <w:rPr>
          <w:color w:val="000000" w:themeColor="text1"/>
        </w:rPr>
        <w:instrText>ADDIN CSL_CITATION { "citationItems" : [ { "id" : "ITEM-1",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"ITEM-1", "issued" : { "date-parts" : [ [ "2012" ] ] }, "page" : "671-680", "title" : "A rodent model of rapid-onset diabetes induced by glucocorticoids and high-fat feeding", "type" : "article-journal", "volume" : "680" }, "uris" : [ "http://www.mendeley.com/documents/?uuid=289ee456-6801-4fcd-b01b-dd1098f2693b" ] } ], "mendeley" : { "formattedCitation" : "(8)", "plainTextFormattedCitation" : "(8)", "previouslyFormattedCitation" : "(Shpilberg &lt;i&gt;et al.&lt;/i&gt; 2012)" }, "properties" : {  }, "schema" : "https://github.com/citation-style-language/schema/raw/master/csl-citation.json" }</w:instrText>
      </w:r>
      <w:r w:rsidR="00393DEB">
        <w:rPr>
          <w:color w:val="000000" w:themeColor="text1"/>
        </w:rPr>
        <w:fldChar w:fldCharType="separate"/>
      </w:r>
      <w:r w:rsidR="00245EC7" w:rsidRPr="00245EC7">
        <w:rPr>
          <w:noProof/>
          <w:color w:val="000000" w:themeColor="text1"/>
        </w:rPr>
        <w:t>(8)</w:t>
      </w:r>
      <w:r w:rsidR="00393DEB">
        <w:rPr>
          <w:color w:val="000000" w:themeColor="text1"/>
        </w:rPr>
        <w:fldChar w:fldCharType="end"/>
      </w:r>
      <w:r w:rsidR="00393DEB">
        <w:rPr>
          <w:color w:val="000000" w:themeColor="text1"/>
        </w:rPr>
        <w:t xml:space="preserve"> </w:t>
      </w:r>
      <w:r w:rsidRPr="006902F6">
        <w:rPr>
          <w:color w:val="000000" w:themeColor="text1"/>
        </w:rPr>
        <w:t>and increased lipolysis</w:t>
      </w:r>
      <w:r w:rsidR="00B3347B" w:rsidRPr="006902F6">
        <w:rPr>
          <w:color w:val="000000" w:themeColor="text1"/>
        </w:rPr>
        <w:t xml:space="preserve"> </w:t>
      </w:r>
      <w:r w:rsidR="00AB22DC" w:rsidRPr="006902F6">
        <w:rPr>
          <w:color w:val="000000" w:themeColor="text1"/>
        </w:rPr>
        <w:fldChar w:fldCharType="begin" w:fldLock="1"/>
      </w:r>
      <w:r w:rsidR="00245EC7">
        <w:rPr>
          <w:color w:val="000000" w:themeColor="text1"/>
        </w:rPr>
        <w:instrText>ADDIN CSL_CITATION { "citationItems" : [ { "id" : "ITEM-1",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"ITEM-1", "issued" : { "date-parts" : [ [ "2004" ] ] }, "page" : "488-494", "title" : "Additive effects of cortisol and growth hormone on regional and systemic lipolysis in humans", "type" : "article-journal" }, "uris" : [ "http://www.mendeley.com/documents/?uuid=f9360450-92ea-43c6-bc63-c493826eff65", "http://www.mendeley.com/documents/?uuid=1738b968-7205-4f18-8050-0ab72cec4ed3" ] }, { "id" : "ITEM-2",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"ITEM-2",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"http://www.mendeley.com/documents/?uuid=05be40ed-e631-416e-955c-ee2c66e7820e", "http://www.mendeley.com/documents/?uuid=8ac4072e-3a3d-4cb9-92f6-e2bbf0cd1528" ] }, { "id" : "ITEM-3",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"ITEM-3", "issue" : "1", "issued" : { "date-parts" : [ [ "2002" ] ] }, "page" : "E172-E177", "title" : "Effects of cortisol on lipolysis and regional interstitial glycerol levels in humans.", "type" : "article-journal", "volume" : "283" }, "uris" : [ "http://www.mendeley.com/documents/?uuid=d6aa53fb-4b06-4dd0-a485-93651697771d" ] } ], "mendeley" : { "formattedCitation" : "(14\u201316)", "plainTextFormattedCitation" : "(14\u201316)", "previouslyFormattedCitation" : "(Djurhuus &lt;i&gt;et al.&lt;/i&gt; 2002, 2004; Kr\u0161ek &lt;i&gt;et al.&lt;/i&gt; 2006)" }, "properties" : {  }, "schema" : "https://github.com/citation-style-language/schema/raw/master/csl-citation.json" }</w:instrText>
      </w:r>
      <w:r w:rsidR="00AB22DC" w:rsidRPr="006902F6">
        <w:rPr>
          <w:color w:val="000000" w:themeColor="text1"/>
        </w:rPr>
        <w:fldChar w:fldCharType="separate"/>
      </w:r>
      <w:r w:rsidR="00245EC7" w:rsidRPr="00245EC7">
        <w:rPr>
          <w:noProof/>
          <w:color w:val="000000" w:themeColor="text1"/>
        </w:rPr>
        <w:t>(14–16)</w:t>
      </w:r>
      <w:r w:rsidR="00AB22DC" w:rsidRPr="006902F6">
        <w:rPr>
          <w:color w:val="000000" w:themeColor="text1"/>
        </w:rPr>
        <w:fldChar w:fldCharType="end"/>
      </w:r>
      <w:r w:rsidRPr="006902F6">
        <w:rPr>
          <w:color w:val="000000" w:themeColor="text1"/>
        </w:rPr>
        <w:t>, all of which have been associated with decreased insulin sensitivity</w:t>
      </w:r>
      <w:r w:rsidR="00ED5214" w:rsidRPr="006902F6">
        <w:rPr>
          <w:color w:val="000000" w:themeColor="text1"/>
        </w:rPr>
        <w:t xml:space="preserve"> </w:t>
      </w:r>
      <w:r w:rsidR="00ED5214" w:rsidRPr="006902F6">
        <w:rPr>
          <w:color w:val="000000" w:themeColor="text1"/>
        </w:rPr>
        <w:fldChar w:fldCharType="begin" w:fldLock="1"/>
      </w:r>
      <w:r w:rsidR="00245EC7">
        <w:rPr>
          <w:color w:val="000000" w:themeColor="text1"/>
        </w:rPr>
        <w:instrText>ADDIN CSL_CITATION { "citationItems" : [ { "id" : "ITEM-1",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"ITEM-1", "issue" : "3", "issued" : { "date-parts" : [ [ "1996" ] ] }, "page" : "741-749", "title" : "Causal Linkage between Insulin Suppression of Lipolysis and Suppression of Liver Glucose Output in Dogs", "type" : "article-journal", "volume" : "98" }, "uris" : [ "http://www.mendeley.com/documents/?uuid=3d156259-9ea9-4992-9530-19ab856fd6b1", "http://www.mendeley.com/documents/?uuid=3c62854f-90c8-49a6-898d-9a4d53ecc8c6" ] }, { "id" : "ITEM-2", "itemData" : { "DOI" : "10.1038/srep18495", "author" : [ { "dropping-particle" : "", "family" : "Zhang", "given" : "Mingzhi", "non-dropping-particle" : "", "parse-names" : false, "suffix" : "" }, { "dropping-particle" : "", "family" : "Hu", "given" : "Tian", "non-dropping-particle" : "", "parse-names" : false, "suffix" : "" }, { "dropping-particle" : "", "family" : "Zhang", "given" : "Shaoyan", "non-dropping-particle" : "", "parse-names" : false, "suffix" : "" }, { "dropping-particle" : "", "family" : "Zhou", "given" : "Li", "non-dropping-particle" : "", "parse-names" : false, "suffix" : "" } ], "container-title" : "Nature Publishing Group", "id" : "ITEM-2", "issue" : "December", "issued" : { "date-parts" : [ [ "2015" ] ] }, "page" : "1-6", "publisher" : "Nature Publishing Group", "title" : "Associations of Different Adipose Tissue Depots with Insulin Resistance : A Systematic Review and Meta-analysis of Observational Studies", "type" : "article-journal" }, "uris" : [ "http://www.mendeley.com/documents/?uuid=2a8c38c7-4224-4517-acde-137a81de052f", "http://www.mendeley.com/documents/?uuid=12e594bb-bf5c-4d2d-8f7c-4eb0390cfb50" ] }, { "id" : "ITEM-3", "itemData" : { "DOI" : "10.2337/db15-1661", "author" : [ { "dropping-particle" : "", "family" : "Dirks", "given" : "Marlou L", "non-dropping-particle" : "", "parse-names" : false, "suffix" : "" }, { "dropping-particle" : "", "family" : "Wall", "given" : "Benjamin T", "non-dropping-particle" : "", "parse-names" : false, "suffix" : "" }, { "dropping-particle" : "Van De", "family" : "Valk", "given" : "Bas", "non-dropping-particle" : "", "parse-names" : false, "suffix" : "" }, { "dropping-particle" : "", "family" : "Holloway", "given" : "Tanya M", "non-dropping-particle" : "", "parse-names" : false, "suffix" : "" } ], "id" : "ITEM-3", "issue" : "October", "issued" : { "date-parts" : [ [ "2016" ] ] }, "page" : "2862-2875", "title" : "One Week of Bed Rest Leads to Substantial Muscle Atrophy and Induces Whole-Body Insulin Resistance in the Absence of Skeletal Muscle Lipid Accumulation", "type" : "article-journal", "volume" : "65" }, "uris" : [ "http://www.mendeley.com/documents/?uuid=3c1558d3-a74c-4aee-9fcf-0fed59ff4bbb", "http://www.mendeley.com/documents/?uuid=ec49ede2-db6c-4e22-86ce-ab07a6aa38fd" ] } ], "mendeley" : { "formattedCitation" : "(17\u201319)", "plainTextFormattedCitation" : "(17\u201319)", "previouslyFormattedCitation" : "(Rebrin &lt;i&gt;et al.&lt;/i&gt; 1996; Zhang &lt;i&gt;et al.&lt;/i&gt; 2015; Dirks &lt;i&gt;et al.&lt;/i&gt; 2016)" }, "properties" : {  }, "schema" : "https://github.com/citation-style-language/schema/raw/master/csl-citation.json" }</w:instrText>
      </w:r>
      <w:r w:rsidR="00ED5214" w:rsidRPr="006902F6">
        <w:rPr>
          <w:color w:val="000000" w:themeColor="text1"/>
        </w:rPr>
        <w:fldChar w:fldCharType="separate"/>
      </w:r>
      <w:r w:rsidR="00245EC7" w:rsidRPr="00245EC7">
        <w:rPr>
          <w:noProof/>
          <w:color w:val="000000" w:themeColor="text1"/>
        </w:rPr>
        <w:t>(17–19)</w:t>
      </w:r>
      <w:r w:rsidR="00ED5214" w:rsidRPr="006902F6">
        <w:rPr>
          <w:color w:val="000000" w:themeColor="text1"/>
        </w:rPr>
        <w:fldChar w:fldCharType="end"/>
      </w:r>
      <w:r w:rsidRPr="006902F6">
        <w:rPr>
          <w:color w:val="000000" w:themeColor="text1"/>
        </w:rPr>
        <w:t>.</w:t>
      </w:r>
      <w:r w:rsidR="002A5FBA" w:rsidRPr="006902F6">
        <w:rPr>
          <w:color w:val="000000" w:themeColor="text1"/>
        </w:rPr>
        <w:t xml:space="preserve"> </w:t>
      </w:r>
      <w:r w:rsidR="001C4F76" w:rsidRPr="006902F6">
        <w:rPr>
          <w:color w:val="000000" w:themeColor="text1"/>
        </w:rPr>
        <w:t xml:space="preserve">Recent tissue-specific knockouts of glucocorticoid signaling </w:t>
      </w:r>
      <w:r w:rsidR="00B24C2D">
        <w:rPr>
          <w:color w:val="000000" w:themeColor="text1"/>
        </w:rPr>
        <w:t>mediators</w:t>
      </w:r>
      <w:r w:rsidR="001C4F76" w:rsidRPr="006902F6">
        <w:rPr>
          <w:color w:val="000000" w:themeColor="text1"/>
        </w:rPr>
        <w:t xml:space="preserve"> have implicated adipose tissue as a central node linking glucocorticoid action and lipolysis to systemic insulin resistance and NAFLD </w:t>
      </w:r>
      <w:r w:rsidR="001C4F76" w:rsidRPr="006902F6">
        <w:rPr>
          <w:color w:val="000000" w:themeColor="text1"/>
        </w:rPr>
        <w:fldChar w:fldCharType="begin" w:fldLock="1"/>
      </w:r>
      <w:r w:rsidR="00245EC7">
        <w:rPr>
          <w:color w:val="000000" w:themeColor="text1"/>
        </w:rPr>
        <w:instrText>ADDIN CSL_CITATION { "citationItems" : [ { "id" : "ITEM-1", "itemData" : { "DOI" : "10.2337/db16-0381", "author" : [ { "dropping-particle" : "", "family" : "Mueller", "given" : "Kristina M", "non-dropping-particle" : "", "parse-names" : false, "suffix" : "" }, { "dropping-particle" : "", "family" : "Hartmann", "given" : "Kerstin", "non-dropping-particle" : "", "parse-names" : false, "suffix" : "" }, { "dropping-particle" : "", "family" : "Kaltenecker", "given" : "Doris", "non-dropping-particle" : "", "parse-names" : false, "suffix" : "" }, { "dropping-particle" : "", "family" : "Vettorazzi", "given" : "Sabine", "non-dropping-particle" : "", "parse-names" : false, "suffix" : "" }, { "dropping-particle" : "", "family" : "Bauer", "given" : "Mandy", "non-dropping-particle" : "", "parse-names" : false, "suffix" : "" }, { "dropping-particle" : "", "family" : "Mauser", "given" : "Lea", "non-dropping-particle" : "", "parse-names" : false, "suffix" : "" }, { "dropping-particle" : "", "family" : "Amann", "given" : "Sabine", "non-dropping-particle" : "", "parse-names" : false, "suffix" : "" }, { "dropping-particle" : "", "family" : "Jall", "given" : "Sigrid", "non-dropping-particle" : "", "parse-names" : false, "suffix" : "" }, { "dropping-particle" : "", "family" : "Fischer", "given" : "Katrin", "non-dropping-particle" : "", "parse-names" : false, "suffix" : "" }, { "dropping-particle" : "", "family" : "Esterbauer", "given" : "Harald", "non-dropping-particle" : "", "parse-names" : false, "suffix" : "" }, { "dropping-particle" : "", "family" : "M\u00fcller", "given" : "Timo D", "non-dropping-particle" : "", "parse-names" : false, "suffix" : "" }, { "dropping-particle" : "", "family" : "Tsch\u00f6p", "given" : "Matthias H", "non-dropping-particle" : "", "parse-names" : false, "suffix" : "" }, { "dropping-particle" : "", "family" : "Magnes", "given" : "Christoph", "non-dropping-particle" : "", "parse-names" : false, "suffix" : "" }, { "dropping-particle" : "", "family" : "Haybaeck", "given" : "Johannes", "non-dropping-particle" : "", "parse-names" : false, "suffix" : "" }, { "dropping-particle" : "", "family" : "Scherer", "given" : "Thomas", "non-dropping-particle" : "", "parse-names" : false, "suffix" : "" }, { "dropping-particle" : "", "family" : "Bordag", "given" : "Natalie", "non-dropping-particle" : "", "parse-names" : false, "suffix" : "" }, { "dropping-particle" : "", "family" : "Tuckermann", "given" : "Jan P", "non-dropping-particle" : "", "parse-names" : false, "suffix" : "" } ], "id" : "ITEM-1", "issue" : "February", "issued" : { "date-parts" : [ [ "2017" ] ] }, "page" : "272-286", "title" : "Adipocyte Glucocorticoid Receptor De fi ciency Attenuates Aging- and HFD-Induced Obesity and Impairs the Feeding-Fasting Transition", "type" : "article-journal", "volume" : "66" }, "uris" : [ "http://www.mendeley.com/documents/?uuid=8e015ff7-5ae7-40ac-ae88-2da61bc44160", "http://www.mendeley.com/documents/?uuid=7f9f916d-5bed-4a81-8c82-b4d3251ad228" ] }, { "id" : "ITEM-2",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"ITEM-2",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"http://www.mendeley.com/documents/?uuid=5ff19886-7e78-4a54-a358-e81ba49a53fd", "http://www.mendeley.com/documents/?uuid=8de680a4-4a06-47e7-acb1-6da774519734" ] }, { "id" : "ITEM-3", "itemData" : { "DOI" : "10.1073/pnas.1323681111", "ISSN" : "1091-6490", "PMID" : "24889609", "abstract" : "The adverse metabolic effects of prescribed and endogenous glucocorticoid (GC) excess, Cushing syndrome, create a significant health burden. We found that tissue regeneration of GCs by 11\u03b2-hydroxysteroid dehydrogenase type 1 (11\u03b2-HSD1), rather than circulating delivery, is critical to developing the phenotype of GC excess; 11\u03b2-HSD1 KO mice with circulating GC excess are protected from the glucose intolerance, hyperinsulinemia, hepatic steatosis, adiposity, hypertension, myopathy, and dermal atrophy of Cushing syndrome. Whereas liver-specific 11\u03b2-HSD1 KO mice developed a full Cushingoid phenotype, adipose-specific 11\u03b2-HSD1 KO mice were protected from hepatic steatosis and circulating fatty acid excess. These data challenge our current view of GC action, demonstrating 11\u03b2-HSD1, particularly in adipose tissue, is key to the development of the adverse metabolic profile associated with circulating GC excess, offering 11\u03b2-HSD1 inhibition as a previously unidentified approach to treat Cushing syndrome.", "author" : [ { "dropping-particle" : "", "family" : "Morgan", "given" : "Stuart A", "non-dropping-particle" : "", "parse-names" : false, "suffix" : "" }, { "dropping-particle" : "", "family" : "McCabe", "given" : "Emma L", "non-dropping-particle" : "", "parse-names" : false, "suffix" : "" }, { "dropping-particle" : "", "family" : "Gathercole", "given" : "Laura L", "non-dropping-particle" : "", "parse-names" : false, "suffix" : "" }, { "dropping-particle" : "", "family" : "Hassan-Smith", "given" : "Zaki K", "non-dropping-particle" : "", "parse-names" : false, "suffix" : "" }, { "dropping-particle" : "", "family" : "Larner", "given" : "Dean P", "non-dropping-particle" : "", "parse-names" : false, "suffix" : "" }, { "dropping-particle" : "", "family" : "Bujalska", "given" : "Iwona J", "non-dropping-particle" : "", "parse-names" : false, "suffix" : "" }, { "dropping-particle" : "", "family" : "Stewart", "given" : "Paul M", "non-dropping-particle" : "", "parse-names" : false, "suffix" : "" }, { "dropping-particle" : "", "family" : "Tomlinson", "given" : "Jeremy W", "non-dropping-particle" : "", "parse-names" : false, "suffix" : "" }, { "dropping-particle" : "", "family" : "Lavery", "given" : "Gareth G", "non-dropping-particle" : "", "parse-names" : false, "suffix" : "" } ], "container-title" : "Proceedings of the National Academy of Sciences of the United States of America", "id" : "ITEM-3", "issued" : { "date-parts" : [ [ "2014" ] ] }, "title" : "11\u03b2-HSD1 is the major regulator of the tissue-specific effects of circulating glucocorticoid excess.", "type" : "article-journal" }, "uris" : [ "http://www.mendeley.com/documents/?uuid=4f8b4883-f6d8-3bb2-b69b-540e242353a6" ] }, { "id" : "ITEM-4", "itemData" : { "DOI" : "10.1152/ajpendo.00205.2014", "ISSN" : "0193-1849", "author" : [ { "dropping-particle" : "", "family" : "Wang", "given" : "Y.", "non-dropping-particle" : "", "parse-names" : false, "suffix" : "" }, { "dropping-particle" : "", "family" : "Yan", "given" : "C.", "non-dropping-particle" : "", "parse-names" : false, "suffix" : "" }, { "dropping-particle" : "", "family" : "Liu", "given" : "L.", "non-dropping-particle" : "", "parse-names" : false, "suffix" : "" }, { "dropping-particle" : "", "family" : "Wang", "given" : "W.", "non-dropping-particle" : "", "parse-names" : false, "suffix" : "" }, { "dropping-particle" : "", "family" : "Du", "given" : "H.", "non-dropping-particle" : "", "parse-names" : false, "suffix" : "" }, { "dropping-particle" : "", "family" : "Fan", "given" : "W.", "non-dropping-particle" : "", "parse-names" : false, "suffix" : "" }, { "dropping-particle" : "", "family" : "Lutfy", "given" : "K.", "non-dropping-particle" : "", "parse-names" : false, "suffix" : "" }, { "dropping-particle" : "", "family" : "Jiang", "given" : "M.", "non-dropping-particle" : "", "parse-names" : false, "suffix" : "" }, { "dropping-particle" : "", "family" : "Friedman", "given" : "T. C.", "non-dropping-particle" : "", "parse-names" : false, "suffix" : "" }, { "dropping-particle" : "", "family" : "Liu", "given" : "Y.", "non-dropping-particle" : "", "parse-names" : false, "suffix" : "" } ], "container-title" : "AJP: Endocrinology and Metabolism", "id" : "ITEM-4", "issue" : "1", "issued" : { "date-parts" : [ [ "2014" ] ] }, "page" : "E84-E95", "title" : "11\u00a0-Hydroxysteroid dehydrogenase type 1 shRNA ameliorates glucocorticoid-induced insulin resistance and lipolysis in mouse abdominal adipose tissue", "type" : "article-journal", "volume" : "308" }, "uris" : [ "http://www.mendeley.com/documents/?uuid=96889df1-b8e8-42cb-bd37-95312d542386" ] } ], "mendeley" : { "formattedCitation" : "(20\u201323)", "plainTextFormattedCitation" : "(20\u201323)", "previouslyFormattedCitation" : "(Morgan &lt;i&gt;et al.&lt;/i&gt; 2014; Wang &lt;i&gt;et al.&lt;/i&gt; 2014; Mueller &lt;i&gt;et al.&lt;/i&gt; 2017; Shen &lt;i&gt;et al.&lt;/i&gt; 2017)" }, "properties" : {  }, "schema" : "https://github.com/citation-style-language/schema/raw/master/csl-citation.json" }</w:instrText>
      </w:r>
      <w:r w:rsidR="001C4F76" w:rsidRPr="006902F6">
        <w:rPr>
          <w:color w:val="000000" w:themeColor="text1"/>
        </w:rPr>
        <w:fldChar w:fldCharType="separate"/>
      </w:r>
      <w:r w:rsidR="00245EC7" w:rsidRPr="00245EC7">
        <w:rPr>
          <w:noProof/>
          <w:color w:val="000000" w:themeColor="text1"/>
        </w:rPr>
        <w:t>(20–23)</w:t>
      </w:r>
      <w:r w:rsidR="001C4F76" w:rsidRPr="006902F6">
        <w:rPr>
          <w:color w:val="000000" w:themeColor="text1"/>
        </w:rPr>
        <w:fldChar w:fldCharType="end"/>
      </w:r>
      <w:r w:rsidR="001C4F76" w:rsidRPr="006902F6">
        <w:rPr>
          <w:color w:val="000000" w:themeColor="text1"/>
        </w:rPr>
        <w:t>.</w:t>
      </w:r>
      <w:r w:rsidR="003B5032">
        <w:rPr>
          <w:color w:val="000000" w:themeColor="text1"/>
        </w:rPr>
        <w:t xml:space="preserve"> </w:t>
      </w:r>
      <w:r w:rsidR="003E5E79" w:rsidRPr="006902F6">
        <w:rPr>
          <w:color w:val="000000" w:themeColor="text1"/>
        </w:rPr>
        <w:t xml:space="preserve">Here we </w:t>
      </w:r>
      <w:r w:rsidR="003B5032">
        <w:rPr>
          <w:color w:val="000000" w:themeColor="text1"/>
        </w:rPr>
        <w:t xml:space="preserve">present the finding </w:t>
      </w:r>
      <w:r w:rsidR="003E5E79" w:rsidRPr="006902F6">
        <w:rPr>
          <w:color w:val="000000" w:themeColor="text1"/>
        </w:rPr>
        <w:t xml:space="preserve">that chronically elevated glucocorticoids in the presence of </w:t>
      </w:r>
      <w:r w:rsidR="00E0604D">
        <w:rPr>
          <w:color w:val="000000" w:themeColor="text1"/>
        </w:rPr>
        <w:t xml:space="preserve">diet-induced </w:t>
      </w:r>
      <w:r w:rsidR="003E5E79" w:rsidRPr="006902F6">
        <w:rPr>
          <w:color w:val="000000" w:themeColor="text1"/>
        </w:rPr>
        <w:t>obesity have synergistic effect</w:t>
      </w:r>
      <w:r w:rsidR="000340DF" w:rsidRPr="006902F6">
        <w:rPr>
          <w:color w:val="000000" w:themeColor="text1"/>
        </w:rPr>
        <w:t>s</w:t>
      </w:r>
      <w:r w:rsidR="003E5E79" w:rsidRPr="006902F6">
        <w:rPr>
          <w:color w:val="000000" w:themeColor="text1"/>
        </w:rPr>
        <w:t xml:space="preserve"> on </w:t>
      </w:r>
      <w:r w:rsidR="000340DF" w:rsidRPr="006902F6">
        <w:rPr>
          <w:color w:val="000000" w:themeColor="text1"/>
        </w:rPr>
        <w:t xml:space="preserve">lipolysis, </w:t>
      </w:r>
      <w:r w:rsidR="003E5E79" w:rsidRPr="006902F6">
        <w:rPr>
          <w:color w:val="000000" w:themeColor="text1"/>
        </w:rPr>
        <w:t>insulin resistance and fatty liver disease</w:t>
      </w:r>
      <w:r w:rsidR="008607FC" w:rsidRPr="006902F6">
        <w:rPr>
          <w:color w:val="000000" w:themeColor="text1"/>
        </w:rPr>
        <w:t xml:space="preserve">. </w:t>
      </w:r>
      <w:r w:rsidR="008C41F3" w:rsidRPr="006902F6">
        <w:rPr>
          <w:color w:val="000000" w:themeColor="text1"/>
        </w:rPr>
        <w:t>Obese glucocorticoid</w:t>
      </w:r>
      <w:r w:rsidR="006322C2" w:rsidRPr="006902F6">
        <w:rPr>
          <w:color w:val="000000" w:themeColor="text1"/>
        </w:rPr>
        <w:t>-treated</w:t>
      </w:r>
      <w:r w:rsidR="008C41F3" w:rsidRPr="006902F6">
        <w:rPr>
          <w:color w:val="000000" w:themeColor="text1"/>
        </w:rPr>
        <w:t xml:space="preserve"> mice have reduced fat mass compared to all </w:t>
      </w:r>
      <w:r w:rsidR="008C41F3" w:rsidRPr="006902F6">
        <w:rPr>
          <w:color w:val="000000" w:themeColor="text1"/>
        </w:rPr>
        <w:lastRenderedPageBreak/>
        <w:t>other groups, yet have hyperglycemia and severe insulin resistance</w:t>
      </w:r>
      <w:r w:rsidR="00B36EF4">
        <w:rPr>
          <w:color w:val="000000" w:themeColor="text1"/>
        </w:rPr>
        <w:t>.  T</w:t>
      </w:r>
      <w:r w:rsidR="008C41F3" w:rsidRPr="006902F6">
        <w:rPr>
          <w:color w:val="000000" w:themeColor="text1"/>
        </w:rPr>
        <w:t>herefore</w:t>
      </w:r>
      <w:r w:rsidR="009E5B00" w:rsidRPr="006902F6">
        <w:rPr>
          <w:color w:val="000000" w:themeColor="text1"/>
        </w:rPr>
        <w:t>,</w:t>
      </w:r>
      <w:r w:rsidR="008C41F3" w:rsidRPr="006902F6">
        <w:rPr>
          <w:color w:val="000000" w:themeColor="text1"/>
        </w:rPr>
        <w:t xml:space="preserve"> we speculate that lipolysis</w:t>
      </w:r>
      <w:r w:rsidR="00AF499F" w:rsidRPr="006902F6">
        <w:rPr>
          <w:color w:val="000000" w:themeColor="text1"/>
        </w:rPr>
        <w:t xml:space="preserve"> </w:t>
      </w:r>
      <w:r w:rsidR="00277EDC" w:rsidRPr="006902F6">
        <w:rPr>
          <w:color w:val="000000" w:themeColor="text1"/>
        </w:rPr>
        <w:t xml:space="preserve">drives </w:t>
      </w:r>
      <w:r w:rsidR="008C41F3" w:rsidRPr="006902F6">
        <w:rPr>
          <w:color w:val="000000" w:themeColor="text1"/>
        </w:rPr>
        <w:t>insulin resistance</w:t>
      </w:r>
      <w:r w:rsidR="00277EDC" w:rsidRPr="006902F6">
        <w:rPr>
          <w:color w:val="000000" w:themeColor="text1"/>
        </w:rPr>
        <w:t xml:space="preserve"> in obese animals</w:t>
      </w:r>
      <w:r w:rsidR="008C41F3" w:rsidRPr="006902F6">
        <w:rPr>
          <w:color w:val="000000" w:themeColor="text1"/>
        </w:rPr>
        <w:t>.</w:t>
      </w:r>
    </w:p>
    <w:p w14:paraId="7C4AAEB6" w14:textId="77777777" w:rsidR="00AE79F4" w:rsidRPr="006902F6" w:rsidRDefault="00AE79F4">
      <w:pPr>
        <w:rPr>
          <w:b/>
          <w:color w:val="000000" w:themeColor="text1"/>
          <w:sz w:val="36"/>
          <w:u w:val="single"/>
        </w:rPr>
      </w:pPr>
    </w:p>
    <w:p w14:paraId="205286F7" w14:textId="2E9C4705" w:rsidR="00A73F99" w:rsidRPr="006902F6" w:rsidRDefault="00A73F99" w:rsidP="00C5263D">
      <w:pPr>
        <w:outlineLvl w:val="0"/>
        <w:rPr>
          <w:b/>
          <w:color w:val="000000" w:themeColor="text1"/>
          <w:sz w:val="36"/>
          <w:u w:val="single"/>
        </w:rPr>
      </w:pPr>
      <w:r w:rsidRPr="006902F6">
        <w:rPr>
          <w:b/>
          <w:color w:val="000000" w:themeColor="text1"/>
          <w:sz w:val="36"/>
          <w:u w:val="single"/>
        </w:rPr>
        <w:t>Methods</w:t>
      </w:r>
    </w:p>
    <w:p w14:paraId="2D64B995" w14:textId="2321A36A" w:rsidR="00EB0A54" w:rsidRPr="006902F6" w:rsidRDefault="004B1467" w:rsidP="00FF21CB">
      <w:pPr>
        <w:spacing w:line="480" w:lineRule="auto"/>
        <w:rPr>
          <w:rFonts w:eastAsia="Times New Roman" w:cs="Times New Roman"/>
          <w:color w:val="000000" w:themeColor="text1"/>
        </w:rPr>
      </w:pPr>
      <w:r w:rsidRPr="006902F6">
        <w:rPr>
          <w:b/>
          <w:color w:val="000000" w:themeColor="text1"/>
        </w:rPr>
        <w:t xml:space="preserve">Animal Procedures: </w:t>
      </w:r>
      <w:r w:rsidR="00EB0A54" w:rsidRPr="006902F6">
        <w:rPr>
          <w:rFonts w:eastAsia="Times New Roman" w:cs="Times New Roman"/>
          <w:color w:val="000000" w:themeColor="text1"/>
          <w:shd w:val="clear" w:color="auto" w:fill="FFFFFF"/>
        </w:rPr>
        <w:t>C57BL/6J adult male mice were purchased from the Jackson Laboratory at nine weeks of age</w:t>
      </w:r>
      <w:r w:rsidR="00084BCC">
        <w:rPr>
          <w:rFonts w:eastAsia="Times New Roman" w:cs="Times New Roman"/>
          <w:color w:val="000000" w:themeColor="text1"/>
          <w:shd w:val="clear" w:color="auto" w:fill="FFFFFF"/>
        </w:rPr>
        <w:t xml:space="preserve"> (stock #000664)</w:t>
      </w:r>
      <w:r w:rsidR="00EB0A54" w:rsidRPr="006902F6">
        <w:rPr>
          <w:rFonts w:eastAsia="Times New Roman" w:cs="Times New Roman"/>
          <w:color w:val="000000" w:themeColor="text1"/>
          <w:shd w:val="clear" w:color="auto" w:fill="FFFFFF"/>
        </w:rPr>
        <w:t>.</w:t>
      </w:r>
      <w:r w:rsidR="000706DA">
        <w:rPr>
          <w:rFonts w:eastAsia="Times New Roman" w:cs="Times New Roman"/>
          <w:color w:val="000000" w:themeColor="text1"/>
          <w:shd w:val="clear" w:color="auto" w:fill="FFFFFF"/>
        </w:rPr>
        <w:t xml:space="preserve"> A</w:t>
      </w:r>
      <w:r w:rsidR="008E3983">
        <w:rPr>
          <w:rFonts w:eastAsia="Times New Roman" w:cs="Times New Roman"/>
          <w:color w:val="000000" w:themeColor="text1"/>
          <w:shd w:val="clear" w:color="auto" w:fill="FFFFFF"/>
        </w:rPr>
        <w:t>ll a</w:t>
      </w:r>
      <w:r w:rsidR="000706DA">
        <w:rPr>
          <w:rFonts w:eastAsia="Times New Roman" w:cs="Times New Roman"/>
          <w:color w:val="000000" w:themeColor="text1"/>
          <w:shd w:val="clear" w:color="auto" w:fill="FFFFFF"/>
        </w:rPr>
        <w:t>nimals were on a light dark cycle of 12/12</w:t>
      </w:r>
      <w:r w:rsidR="00B24C2D">
        <w:rPr>
          <w:rFonts w:eastAsia="Times New Roman" w:cs="Times New Roman"/>
          <w:color w:val="000000" w:themeColor="text1"/>
          <w:shd w:val="clear" w:color="auto" w:fill="FFFFFF"/>
        </w:rPr>
        <w:t xml:space="preserve"> </w:t>
      </w:r>
      <w:r w:rsidR="000706DA">
        <w:rPr>
          <w:rFonts w:eastAsia="Times New Roman" w:cs="Times New Roman"/>
          <w:color w:val="000000" w:themeColor="text1"/>
          <w:shd w:val="clear" w:color="auto" w:fill="FFFFFF"/>
        </w:rPr>
        <w:t>h and housed at 22</w:t>
      </w:r>
      <w:r w:rsidR="000706DA">
        <w:rPr>
          <w:rFonts w:eastAsia="Times New Roman" w:cs="Times New Roman"/>
          <w:color w:val="000000" w:themeColor="text1"/>
          <w:shd w:val="clear" w:color="auto" w:fill="FFFFFF"/>
        </w:rPr>
        <w:sym w:font="Symbol" w:char="F0B0"/>
      </w:r>
      <w:r w:rsidR="000706DA">
        <w:rPr>
          <w:rFonts w:eastAsia="Times New Roman" w:cs="Times New Roman"/>
          <w:color w:val="000000" w:themeColor="text1"/>
          <w:shd w:val="clear" w:color="auto" w:fill="FFFFFF"/>
        </w:rPr>
        <w:t>C</w:t>
      </w:r>
      <w:r w:rsidR="0061425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 Following a week </w:t>
      </w:r>
      <w:r w:rsidR="00946384">
        <w:rPr>
          <w:rFonts w:eastAsia="Times New Roman" w:cs="Times New Roman"/>
          <w:color w:val="000000" w:themeColor="text1"/>
          <w:shd w:val="clear" w:color="auto" w:fill="FFFFFF"/>
        </w:rPr>
        <w:t>of</w:t>
      </w:r>
      <w:r w:rsidR="00EB0A54" w:rsidRPr="006902F6">
        <w:rPr>
          <w:rFonts w:eastAsia="Times New Roman" w:cs="Times New Roman"/>
          <w:color w:val="000000" w:themeColor="text1"/>
          <w:shd w:val="clear" w:color="auto" w:fill="FFFFFF"/>
        </w:rPr>
        <w:t xml:space="preserve"> acclimation,</w:t>
      </w:r>
      <w:r w:rsidR="00E345FE">
        <w:rPr>
          <w:rFonts w:eastAsia="Times New Roman" w:cs="Times New Roman"/>
          <w:color w:val="000000" w:themeColor="text1"/>
          <w:shd w:val="clear" w:color="auto" w:fill="FFFFFF"/>
        </w:rPr>
        <w:t xml:space="preserve"> </w:t>
      </w:r>
      <w:r w:rsidR="00B24C2D">
        <w:rPr>
          <w:rFonts w:eastAsia="Times New Roman" w:cs="Times New Roman"/>
          <w:color w:val="000000" w:themeColor="text1"/>
          <w:shd w:val="clear" w:color="auto" w:fill="FFFFFF"/>
        </w:rPr>
        <w:t>mice were placed on diets or treated with dexamethasone as described in the figure legends.  Mice</w:t>
      </w:r>
      <w:r w:rsidR="00EB0A54" w:rsidRPr="006902F6">
        <w:rPr>
          <w:rFonts w:eastAsia="Times New Roman" w:cs="Times New Roman"/>
          <w:color w:val="000000" w:themeColor="text1"/>
          <w:shd w:val="clear" w:color="auto" w:fill="FFFFFF"/>
        </w:rPr>
        <w:t xml:space="preserve"> </w:t>
      </w:r>
      <w:r w:rsidR="00485915" w:rsidRPr="006902F6">
        <w:rPr>
          <w:rFonts w:eastAsia="Times New Roman" w:cs="Times New Roman"/>
          <w:color w:val="000000" w:themeColor="text1"/>
          <w:shd w:val="clear" w:color="auto" w:fill="FFFFFF"/>
        </w:rPr>
        <w:t xml:space="preserve">were treated </w:t>
      </w:r>
      <w:r w:rsidR="00045C8F">
        <w:rPr>
          <w:rFonts w:eastAsia="Times New Roman" w:cs="Times New Roman"/>
          <w:color w:val="000000" w:themeColor="text1"/>
          <w:shd w:val="clear" w:color="auto" w:fill="FFFFFF"/>
        </w:rPr>
        <w:t xml:space="preserve">with vehicle (water) or approximately 1mg/kg/d of </w:t>
      </w:r>
      <w:r w:rsidR="00B24C2D">
        <w:rPr>
          <w:rFonts w:eastAsia="Times New Roman" w:cs="Times New Roman"/>
          <w:color w:val="000000" w:themeColor="text1"/>
          <w:shd w:val="clear" w:color="auto" w:fill="FFFFFF"/>
        </w:rPr>
        <w:t xml:space="preserve">water-soluble </w:t>
      </w:r>
      <w:r w:rsidR="00045C8F">
        <w:rPr>
          <w:rFonts w:eastAsia="Times New Roman" w:cs="Times New Roman"/>
          <w:color w:val="000000" w:themeColor="text1"/>
          <w:shd w:val="clear" w:color="auto" w:fill="FFFFFF"/>
        </w:rPr>
        <w:t>dexamethasone</w:t>
      </w:r>
      <w:r w:rsidR="000652EC">
        <w:rPr>
          <w:rFonts w:eastAsia="Times New Roman" w:cs="Times New Roman"/>
          <w:color w:val="000000" w:themeColor="text1"/>
          <w:shd w:val="clear" w:color="auto" w:fill="FFFFFF"/>
        </w:rPr>
        <w:t xml:space="preserve"> (Sigma-Aldrich; catalog #</w:t>
      </w:r>
      <w:r w:rsidR="00107912">
        <w:rPr>
          <w:rFonts w:eastAsia="Times New Roman" w:cs="Times New Roman"/>
          <w:color w:val="000000" w:themeColor="text1"/>
          <w:shd w:val="clear" w:color="auto" w:fill="FFFFFF"/>
        </w:rPr>
        <w:t>2915)</w:t>
      </w:r>
      <w:r w:rsidR="00045C8F">
        <w:rPr>
          <w:rFonts w:eastAsia="Times New Roman" w:cs="Times New Roman"/>
          <w:color w:val="000000" w:themeColor="text1"/>
          <w:shd w:val="clear" w:color="auto" w:fill="FFFFFF"/>
        </w:rPr>
        <w:t xml:space="preserve"> dissolved in their drinking water for </w:t>
      </w:r>
      <w:r w:rsidR="00922267">
        <w:rPr>
          <w:rFonts w:eastAsia="Times New Roman" w:cs="Times New Roman"/>
          <w:color w:val="000000" w:themeColor="text1"/>
          <w:shd w:val="clear" w:color="auto" w:fill="FFFFFF"/>
        </w:rPr>
        <w:t>1</w:t>
      </w:r>
      <w:r w:rsidR="00A01DA0">
        <w:rPr>
          <w:rFonts w:eastAsia="Times New Roman" w:cs="Times New Roman"/>
          <w:color w:val="000000" w:themeColor="text1"/>
          <w:shd w:val="clear" w:color="auto" w:fill="FFFFFF"/>
        </w:rPr>
        <w:t>2</w:t>
      </w:r>
      <w:r w:rsidR="00045C8F">
        <w:rPr>
          <w:rFonts w:eastAsia="Times New Roman" w:cs="Times New Roman"/>
          <w:color w:val="000000" w:themeColor="text1"/>
          <w:shd w:val="clear" w:color="auto" w:fill="FFFFFF"/>
        </w:rPr>
        <w:t xml:space="preserve"> weeks, </w:t>
      </w:r>
      <w:r w:rsidR="00485915" w:rsidRPr="006902F6">
        <w:rPr>
          <w:rFonts w:eastAsia="Times New Roman" w:cs="Times New Roman"/>
          <w:color w:val="000000" w:themeColor="text1"/>
          <w:shd w:val="clear" w:color="auto" w:fill="FFFFFF"/>
        </w:rPr>
        <w:t xml:space="preserve">as described previously </w:t>
      </w:r>
      <w:r w:rsidR="00485915" w:rsidRPr="006902F6">
        <w:rPr>
          <w:rFonts w:eastAsia="Times New Roman" w:cs="Times New Roman"/>
          <w:color w:val="000000" w:themeColor="text1"/>
          <w:shd w:val="clear" w:color="auto" w:fill="FFFFFF"/>
        </w:rPr>
        <w:fldChar w:fldCharType="begin" w:fldLock="1"/>
      </w:r>
      <w:r w:rsidR="00245EC7">
        <w:rPr>
          <w:rFonts w:eastAsia="Times New Roman" w:cs="Times New Roman"/>
          <w:color w:val="000000" w:themeColor="text1"/>
          <w:shd w:val="clear" w:color="auto" w:fill="FFFFFF"/>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"mendeley" : { "formattedCitation" : "(10)", "plainTextFormattedCitation" : "(10)", "previouslyFormattedCitation" : "(Hochberg &lt;i&gt;et al.&lt;/i&gt; 2015)" }, "properties" : {  }, "schema" : "https://github.com/citation-style-language/schema/raw/master/csl-citation.json" }</w:instrText>
      </w:r>
      <w:r w:rsidR="00485915" w:rsidRPr="006902F6">
        <w:rPr>
          <w:rFonts w:eastAsia="Times New Roman" w:cs="Times New Roman"/>
          <w:color w:val="000000" w:themeColor="text1"/>
          <w:shd w:val="clear" w:color="auto" w:fill="FFFFFF"/>
        </w:rPr>
        <w:fldChar w:fldCharType="separate"/>
      </w:r>
      <w:r w:rsidR="00245EC7" w:rsidRPr="00245EC7">
        <w:rPr>
          <w:rFonts w:eastAsia="Times New Roman" w:cs="Times New Roman"/>
          <w:noProof/>
          <w:color w:val="000000" w:themeColor="text1"/>
          <w:shd w:val="clear" w:color="auto" w:fill="FFFFFF"/>
        </w:rPr>
        <w:t>(10)</w:t>
      </w:r>
      <w:r w:rsidR="00485915" w:rsidRPr="006902F6">
        <w:rPr>
          <w:rFonts w:eastAsia="Times New Roman" w:cs="Times New Roman"/>
          <w:color w:val="000000" w:themeColor="text1"/>
          <w:shd w:val="clear" w:color="auto" w:fill="FFFFFF"/>
        </w:rPr>
        <w:fldChar w:fldCharType="end"/>
      </w:r>
      <w:r w:rsidR="00E345FE">
        <w:rPr>
          <w:rFonts w:eastAsia="Times New Roman" w:cs="Times New Roman"/>
          <w:color w:val="000000" w:themeColor="text1"/>
          <w:shd w:val="clear" w:color="auto" w:fill="FFFFFF"/>
        </w:rPr>
        <w:t xml:space="preserve">. </w:t>
      </w:r>
      <w:r w:rsidR="008E2917">
        <w:rPr>
          <w:rFonts w:eastAsia="Times New Roman" w:cs="Times New Roman"/>
          <w:color w:val="000000" w:themeColor="text1"/>
          <w:shd w:val="clear" w:color="auto" w:fill="FFFFFF"/>
        </w:rPr>
        <w:t>Additional</w:t>
      </w:r>
      <w:r w:rsidR="00E345FE">
        <w:rPr>
          <w:rFonts w:eastAsia="Times New Roman" w:cs="Times New Roman"/>
          <w:color w:val="000000" w:themeColor="text1"/>
          <w:shd w:val="clear" w:color="auto" w:fill="FFFFFF"/>
        </w:rPr>
        <w:t xml:space="preserve"> cohorts of mice</w:t>
      </w:r>
      <w:r w:rsidR="00864EA2">
        <w:rPr>
          <w:rFonts w:eastAsia="Times New Roman" w:cs="Times New Roman"/>
          <w:color w:val="000000" w:themeColor="text1"/>
          <w:shd w:val="clear" w:color="auto" w:fill="FFFFFF"/>
        </w:rPr>
        <w:t xml:space="preserve"> used in these experi</w:t>
      </w:r>
      <w:r w:rsidR="008E2917">
        <w:rPr>
          <w:rFonts w:eastAsia="Times New Roman" w:cs="Times New Roman"/>
          <w:color w:val="000000" w:themeColor="text1"/>
          <w:shd w:val="clear" w:color="auto" w:fill="FFFFFF"/>
        </w:rPr>
        <w:t>m</w:t>
      </w:r>
      <w:r w:rsidR="00864EA2">
        <w:rPr>
          <w:rFonts w:eastAsia="Times New Roman" w:cs="Times New Roman"/>
          <w:color w:val="000000" w:themeColor="text1"/>
          <w:shd w:val="clear" w:color="auto" w:fill="FFFFFF"/>
        </w:rPr>
        <w:t>e</w:t>
      </w:r>
      <w:r w:rsidR="008E2917">
        <w:rPr>
          <w:rFonts w:eastAsia="Times New Roman" w:cs="Times New Roman"/>
          <w:color w:val="000000" w:themeColor="text1"/>
          <w:shd w:val="clear" w:color="auto" w:fill="FFFFFF"/>
        </w:rPr>
        <w:t>nts</w:t>
      </w:r>
      <w:r w:rsidR="00485915"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either </w:t>
      </w:r>
      <w:r w:rsidR="00946384">
        <w:rPr>
          <w:rFonts w:eastAsia="Times New Roman" w:cs="Times New Roman"/>
          <w:color w:val="000000" w:themeColor="text1"/>
          <w:shd w:val="clear" w:color="auto" w:fill="FFFFFF"/>
        </w:rPr>
        <w:t xml:space="preserve">remained </w:t>
      </w:r>
      <w:r w:rsidR="00EB0A54" w:rsidRPr="006902F6">
        <w:rPr>
          <w:rFonts w:eastAsia="Times New Roman" w:cs="Times New Roman"/>
          <w:color w:val="000000" w:themeColor="text1"/>
          <w:shd w:val="clear" w:color="auto" w:fill="FFFFFF"/>
        </w:rPr>
        <w:t xml:space="preserve">on </w:t>
      </w:r>
      <w:r w:rsidR="00C34EC4">
        <w:rPr>
          <w:rFonts w:eastAsia="Times New Roman" w:cs="Times New Roman"/>
          <w:color w:val="000000" w:themeColor="text1"/>
          <w:shd w:val="clear" w:color="auto" w:fill="FFFFFF"/>
        </w:rPr>
        <w:t>a standard diet</w:t>
      </w:r>
      <w:r w:rsidR="00EB0A54" w:rsidRPr="006902F6">
        <w:rPr>
          <w:rFonts w:eastAsia="Times New Roman" w:cs="Times New Roman"/>
          <w:color w:val="000000" w:themeColor="text1"/>
          <w:shd w:val="clear" w:color="auto" w:fill="FFFFFF"/>
        </w:rPr>
        <w:t xml:space="preserve"> (</w:t>
      </w:r>
      <w:r w:rsidR="00C34EC4">
        <w:rPr>
          <w:rFonts w:eastAsia="Times New Roman" w:cs="Times New Roman"/>
          <w:color w:val="000000" w:themeColor="text1"/>
          <w:shd w:val="clear" w:color="auto" w:fill="FFFFFF"/>
        </w:rPr>
        <w:t xml:space="preserve">normal chow diet; </w:t>
      </w:r>
      <w:r w:rsidR="00EB0A54" w:rsidRPr="006902F6">
        <w:rPr>
          <w:rFonts w:eastAsia="Times New Roman" w:cs="Times New Roman"/>
          <w:color w:val="000000" w:themeColor="text1"/>
          <w:shd w:val="clear" w:color="auto" w:fill="FFFFFF"/>
        </w:rPr>
        <w:t>NCD</w:t>
      </w:r>
      <w:r w:rsidR="007D1B1B">
        <w:rPr>
          <w:rFonts w:eastAsia="Times New Roman" w:cs="Times New Roman"/>
          <w:color w:val="000000" w:themeColor="text1"/>
          <w:shd w:val="clear" w:color="auto" w:fill="FFFFFF"/>
        </w:rPr>
        <w:t>; 5L0D LabDiet; 13% fat; 57% carbohydrate; 30% protein</w:t>
      </w:r>
      <w:r w:rsidR="00EB0A54" w:rsidRPr="006902F6">
        <w:rPr>
          <w:rFonts w:eastAsia="Times New Roman" w:cs="Times New Roman"/>
          <w:color w:val="000000" w:themeColor="text1"/>
          <w:shd w:val="clear" w:color="auto" w:fill="FFFFFF"/>
        </w:rPr>
        <w:t xml:space="preserve">) or </w:t>
      </w:r>
      <w:r w:rsidR="00946384">
        <w:rPr>
          <w:rFonts w:eastAsia="Times New Roman" w:cs="Times New Roman"/>
          <w:color w:val="000000" w:themeColor="text1"/>
          <w:shd w:val="clear" w:color="auto" w:fill="FFFFFF"/>
        </w:rPr>
        <w:t>were provided</w:t>
      </w:r>
      <w:r w:rsidR="00EB0A54" w:rsidRPr="006902F6">
        <w:rPr>
          <w:rFonts w:eastAsia="Times New Roman" w:cs="Times New Roman"/>
          <w:color w:val="000000" w:themeColor="text1"/>
          <w:shd w:val="clear" w:color="auto" w:fill="FFFFFF"/>
        </w:rPr>
        <w:t xml:space="preserve"> </w:t>
      </w:r>
      <w:r w:rsidR="00946384">
        <w:rPr>
          <w:rFonts w:eastAsia="Times New Roman" w:cs="Times New Roman"/>
          <w:color w:val="000000" w:themeColor="text1"/>
          <w:shd w:val="clear" w:color="auto" w:fill="FFFFFF"/>
        </w:rPr>
        <w:t xml:space="preserve">a </w:t>
      </w:r>
      <w:r w:rsidR="00EB0A54" w:rsidRPr="006902F6">
        <w:rPr>
          <w:rFonts w:eastAsia="Times New Roman" w:cs="Times New Roman"/>
          <w:color w:val="000000" w:themeColor="text1"/>
          <w:shd w:val="clear" w:color="auto" w:fill="FFFFFF"/>
        </w:rPr>
        <w:t>high fat diet (45% fat</w:t>
      </w:r>
      <w:r w:rsidR="0057116C">
        <w:rPr>
          <w:rFonts w:eastAsia="Times New Roman" w:cs="Times New Roman"/>
          <w:color w:val="000000" w:themeColor="text1"/>
          <w:shd w:val="clear" w:color="auto" w:fill="FFFFFF"/>
        </w:rPr>
        <w:t xml:space="preserve"> from lard</w:t>
      </w:r>
      <w:r w:rsidR="00BF4435" w:rsidRPr="006902F6">
        <w:rPr>
          <w:rFonts w:eastAsia="Times New Roman" w:cs="Times New Roman"/>
          <w:color w:val="000000" w:themeColor="text1"/>
          <w:shd w:val="clear" w:color="auto" w:fill="FFFFFF"/>
        </w:rPr>
        <w:t>; 35%</w:t>
      </w:r>
      <w:r w:rsidR="00EB0A54" w:rsidRPr="006902F6">
        <w:rPr>
          <w:rFonts w:eastAsia="Times New Roman" w:cs="Times New Roman"/>
          <w:color w:val="000000" w:themeColor="text1"/>
          <w:shd w:val="clear" w:color="auto" w:fill="FFFFFF"/>
        </w:rPr>
        <w:t xml:space="preserve"> carb</w:t>
      </w:r>
      <w:r w:rsidR="00BF4435" w:rsidRPr="006902F6">
        <w:rPr>
          <w:rFonts w:eastAsia="Times New Roman" w:cs="Times New Roman"/>
          <w:color w:val="000000" w:themeColor="text1"/>
          <w:shd w:val="clear" w:color="auto" w:fill="FFFFFF"/>
        </w:rPr>
        <w:t>ohydrate</w:t>
      </w:r>
      <w:r w:rsidR="00480B27">
        <w:rPr>
          <w:rFonts w:eastAsia="Times New Roman" w:cs="Times New Roman"/>
          <w:color w:val="000000" w:themeColor="text1"/>
          <w:shd w:val="clear" w:color="auto" w:fill="FFFFFF"/>
        </w:rPr>
        <w:t xml:space="preserve"> mix of starch, maltodextrin and sucrose</w:t>
      </w:r>
      <w:r w:rsidR="00BF4435" w:rsidRPr="006902F6">
        <w:rPr>
          <w:rFonts w:eastAsia="Times New Roman" w:cs="Times New Roman"/>
          <w:color w:val="000000" w:themeColor="text1"/>
          <w:shd w:val="clear" w:color="auto" w:fill="FFFFFF"/>
        </w:rPr>
        <w:t>; 20%</w:t>
      </w:r>
      <w:r w:rsidR="00EB0A54" w:rsidRPr="006902F6">
        <w:rPr>
          <w:rFonts w:eastAsia="Times New Roman" w:cs="Times New Roman"/>
          <w:color w:val="000000" w:themeColor="text1"/>
          <w:shd w:val="clear" w:color="auto" w:fill="FFFFFF"/>
        </w:rPr>
        <w:t xml:space="preserve"> protein</w:t>
      </w:r>
      <w:r w:rsidR="0057116C">
        <w:rPr>
          <w:rFonts w:eastAsia="Times New Roman" w:cs="Times New Roman"/>
          <w:color w:val="000000" w:themeColor="text1"/>
          <w:shd w:val="clear" w:color="auto" w:fill="FFFFFF"/>
        </w:rPr>
        <w:t xml:space="preserve"> from casein</w:t>
      </w:r>
      <w:r w:rsidR="00BF4435" w:rsidRPr="006902F6">
        <w:rPr>
          <w:rFonts w:eastAsia="Times New Roman" w:cs="Times New Roman"/>
          <w:color w:val="000000" w:themeColor="text1"/>
          <w:shd w:val="clear" w:color="auto" w:fill="FFFFFF"/>
        </w:rPr>
        <w:t xml:space="preserve">; </w:t>
      </w:r>
      <w:r w:rsidR="00D72995">
        <w:rPr>
          <w:rFonts w:eastAsia="Times New Roman" w:cs="Times New Roman"/>
          <w:color w:val="000000" w:themeColor="text1"/>
          <w:shd w:val="clear" w:color="auto" w:fill="FFFFFF"/>
        </w:rPr>
        <w:t>cat#</w:t>
      </w:r>
      <w:r w:rsidR="00BF4435" w:rsidRPr="006902F6">
        <w:rPr>
          <w:rFonts w:eastAsia="Times New Roman" w:cs="Times New Roman"/>
          <w:color w:val="000000" w:themeColor="text1"/>
          <w:shd w:val="clear" w:color="auto" w:fill="FFFFFF"/>
        </w:rPr>
        <w:t xml:space="preserve"> </w:t>
      </w:r>
      <w:r w:rsidR="00BF4435" w:rsidRPr="006902F6">
        <w:rPr>
          <w:color w:val="000000" w:themeColor="text1"/>
        </w:rPr>
        <w:t>D12451</w:t>
      </w:r>
      <w:r w:rsidR="00EB0A54" w:rsidRPr="006902F6">
        <w:rPr>
          <w:rFonts w:eastAsia="Times New Roman" w:cs="Times New Roman"/>
          <w:color w:val="000000" w:themeColor="text1"/>
          <w:shd w:val="clear" w:color="auto" w:fill="FFFFFF"/>
        </w:rPr>
        <w:t xml:space="preserve">) for </w:t>
      </w:r>
      <w:r w:rsidR="00946384">
        <w:rPr>
          <w:rFonts w:eastAsia="Times New Roman" w:cs="Times New Roman"/>
          <w:color w:val="000000" w:themeColor="text1"/>
          <w:shd w:val="clear" w:color="auto" w:fill="FFFFFF"/>
        </w:rPr>
        <w:t xml:space="preserve">either </w:t>
      </w:r>
      <w:r w:rsidR="00922267">
        <w:rPr>
          <w:rFonts w:eastAsia="Times New Roman" w:cs="Times New Roman"/>
          <w:color w:val="000000" w:themeColor="text1"/>
          <w:shd w:val="clear" w:color="auto" w:fill="FFFFFF"/>
        </w:rPr>
        <w:t xml:space="preserve">8 </w:t>
      </w:r>
      <w:r w:rsidR="00915C5C" w:rsidRPr="006902F6">
        <w:rPr>
          <w:rFonts w:eastAsia="Times New Roman" w:cs="Times New Roman"/>
          <w:color w:val="000000" w:themeColor="text1"/>
          <w:shd w:val="clear" w:color="auto" w:fill="FFFFFF"/>
        </w:rPr>
        <w:t xml:space="preserve">or </w:t>
      </w:r>
      <w:r w:rsidR="00922267">
        <w:rPr>
          <w:rFonts w:eastAsia="Times New Roman" w:cs="Times New Roman"/>
          <w:color w:val="000000" w:themeColor="text1"/>
          <w:shd w:val="clear" w:color="auto" w:fill="FFFFFF"/>
        </w:rPr>
        <w:t>12</w:t>
      </w:r>
      <w:r w:rsidR="00FD26E1">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weeks</w:t>
      </w:r>
      <w:r w:rsidR="00B24C2D">
        <w:rPr>
          <w:rFonts w:eastAsia="Times New Roman" w:cs="Times New Roman"/>
          <w:color w:val="000000" w:themeColor="text1"/>
          <w:shd w:val="clear" w:color="auto" w:fill="FFFFFF"/>
        </w:rPr>
        <w:t xml:space="preserve"> followed by dexamethasone treatment</w:t>
      </w:r>
      <w:r w:rsidR="00946384">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4924C0">
        <w:rPr>
          <w:rFonts w:eastAsia="Times New Roman" w:cs="Times New Roman"/>
          <w:color w:val="000000" w:themeColor="text1"/>
          <w:shd w:val="clear" w:color="auto" w:fill="FFFFFF"/>
        </w:rPr>
        <w:t>Mice were group housed</w:t>
      </w:r>
      <w:r w:rsidR="0075740D">
        <w:rPr>
          <w:rFonts w:eastAsia="Times New Roman" w:cs="Times New Roman"/>
          <w:color w:val="000000" w:themeColor="text1"/>
          <w:shd w:val="clear" w:color="auto" w:fill="FFFFFF"/>
        </w:rPr>
        <w:t xml:space="preserve"> with </w:t>
      </w:r>
      <w:r w:rsidR="00390741">
        <w:rPr>
          <w:rFonts w:eastAsia="Times New Roman" w:cs="Times New Roman"/>
          <w:color w:val="000000" w:themeColor="text1"/>
          <w:shd w:val="clear" w:color="auto" w:fill="FFFFFF"/>
        </w:rPr>
        <w:t>four</w:t>
      </w:r>
      <w:r w:rsidR="0075740D">
        <w:rPr>
          <w:rFonts w:eastAsia="Times New Roman" w:cs="Times New Roman"/>
          <w:color w:val="000000" w:themeColor="text1"/>
          <w:shd w:val="clear" w:color="auto" w:fill="FFFFFF"/>
        </w:rPr>
        <w:t xml:space="preserve"> mice per cage and food </w:t>
      </w:r>
      <w:r w:rsidR="004924C0">
        <w:rPr>
          <w:rFonts w:eastAsia="Times New Roman" w:cs="Times New Roman"/>
          <w:color w:val="000000" w:themeColor="text1"/>
          <w:shd w:val="clear" w:color="auto" w:fill="FFFFFF"/>
        </w:rPr>
        <w:t xml:space="preserve">consumption was measured weekly by weight reductions per cage and calculated to reflect estimated intake of each mouse per day in a given cage. </w:t>
      </w:r>
      <w:r w:rsidR="00EB0A54" w:rsidRPr="006902F6">
        <w:rPr>
          <w:rFonts w:eastAsia="Times New Roman" w:cs="Times New Roman"/>
          <w:color w:val="000000" w:themeColor="text1"/>
          <w:shd w:val="clear" w:color="auto" w:fill="FFFFFF"/>
        </w:rPr>
        <w:t xml:space="preserve">Mice </w:t>
      </w:r>
      <w:r w:rsidR="00D72995">
        <w:rPr>
          <w:rFonts w:eastAsia="Times New Roman" w:cs="Times New Roman"/>
          <w:color w:val="000000" w:themeColor="text1"/>
          <w:shd w:val="clear" w:color="auto" w:fill="FFFFFF"/>
        </w:rPr>
        <w:t>remained</w:t>
      </w:r>
      <w:r w:rsidR="00D72995"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on their respective diets </w:t>
      </w:r>
      <w:r w:rsidR="00BA2136">
        <w:rPr>
          <w:rFonts w:eastAsia="Times New Roman" w:cs="Times New Roman"/>
          <w:color w:val="000000" w:themeColor="text1"/>
          <w:shd w:val="clear" w:color="auto" w:fill="FFFFFF"/>
        </w:rPr>
        <w:t xml:space="preserve">for the duration of the study. </w:t>
      </w:r>
      <w:r w:rsidR="001143CB" w:rsidRPr="006902F6">
        <w:rPr>
          <w:rFonts w:eastAsia="Times New Roman" w:cs="Times New Roman"/>
          <w:color w:val="000000" w:themeColor="text1"/>
          <w:shd w:val="clear" w:color="auto" w:fill="FFFFFF"/>
        </w:rPr>
        <w:t>All mice were provided with access to food and water </w:t>
      </w:r>
      <w:r w:rsidR="001143CB" w:rsidRPr="006902F6">
        <w:rPr>
          <w:rFonts w:eastAsia="Times New Roman" w:cs="Times New Roman"/>
          <w:i/>
          <w:iCs/>
          <w:color w:val="000000" w:themeColor="text1"/>
        </w:rPr>
        <w:t>ad libitum</w:t>
      </w:r>
      <w:r w:rsidR="001143CB" w:rsidRPr="006902F6">
        <w:rPr>
          <w:rFonts w:eastAsia="Times New Roman" w:cs="Times New Roman"/>
          <w:color w:val="000000" w:themeColor="text1"/>
          <w:shd w:val="clear" w:color="auto" w:fill="FFFFFF"/>
        </w:rPr>
        <w:t> throughout the study, unless otherwise noted.</w:t>
      </w:r>
      <w:r w:rsidR="001143CB">
        <w:rPr>
          <w:rFonts w:eastAsia="Times New Roman" w:cs="Times New Roman"/>
          <w:color w:val="000000" w:themeColor="text1"/>
          <w:shd w:val="clear" w:color="auto" w:fill="FFFFFF"/>
        </w:rPr>
        <w:t xml:space="preserve"> </w:t>
      </w:r>
      <w:r w:rsidR="00915C5C" w:rsidRPr="006902F6">
        <w:rPr>
          <w:rFonts w:eastAsia="Times New Roman" w:cs="Times New Roman"/>
          <w:color w:val="000000" w:themeColor="text1"/>
          <w:shd w:val="clear" w:color="auto" w:fill="FFFFFF"/>
        </w:rPr>
        <w:t xml:space="preserve">For the </w:t>
      </w:r>
      <w:r w:rsidR="00B24C2D">
        <w:rPr>
          <w:rFonts w:eastAsia="Times New Roman" w:cs="Times New Roman"/>
          <w:color w:val="000000" w:themeColor="text1"/>
          <w:shd w:val="clear" w:color="auto" w:fill="FFFFFF"/>
        </w:rPr>
        <w:t xml:space="preserve">longer, </w:t>
      </w:r>
      <w:r w:rsidR="00B47990">
        <w:rPr>
          <w:rFonts w:eastAsia="Times New Roman" w:cs="Times New Roman"/>
          <w:color w:val="000000" w:themeColor="text1"/>
          <w:shd w:val="clear" w:color="auto" w:fill="FFFFFF"/>
        </w:rPr>
        <w:t>six</w:t>
      </w:r>
      <w:r w:rsidR="00137E5D">
        <w:rPr>
          <w:rFonts w:eastAsia="Times New Roman" w:cs="Times New Roman"/>
          <w:color w:val="000000" w:themeColor="text1"/>
          <w:shd w:val="clear" w:color="auto" w:fill="FFFFFF"/>
        </w:rPr>
        <w:t>-</w:t>
      </w:r>
      <w:r w:rsidR="00915C5C" w:rsidRPr="006902F6">
        <w:rPr>
          <w:rFonts w:eastAsia="Times New Roman" w:cs="Times New Roman"/>
          <w:color w:val="000000" w:themeColor="text1"/>
          <w:shd w:val="clear" w:color="auto" w:fill="FFFFFF"/>
        </w:rPr>
        <w:t>week dexamethasone treatment</w:t>
      </w:r>
      <w:r w:rsidR="00B24C2D">
        <w:rPr>
          <w:rFonts w:eastAsia="Times New Roman" w:cs="Times New Roman"/>
          <w:color w:val="000000" w:themeColor="text1"/>
          <w:shd w:val="clear" w:color="auto" w:fill="FFFFFF"/>
        </w:rPr>
        <w:t xml:space="preserve">s, </w:t>
      </w:r>
      <w:r w:rsidR="00390741">
        <w:rPr>
          <w:rFonts w:eastAsia="Times New Roman" w:cs="Times New Roman"/>
          <w:color w:val="000000" w:themeColor="text1"/>
          <w:shd w:val="clear" w:color="auto" w:fill="FFFFFF"/>
        </w:rPr>
        <w:t>16</w:t>
      </w:r>
      <w:r w:rsidR="00390741"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HFD-fed, dexamethasone-treated</w:t>
      </w:r>
      <w:r w:rsidR="00EB0A54"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 xml:space="preserve">mice </w:t>
      </w:r>
      <w:r w:rsidR="00915C5C" w:rsidRPr="006902F6">
        <w:rPr>
          <w:rFonts w:eastAsia="Times New Roman" w:cs="Times New Roman"/>
          <w:color w:val="000000" w:themeColor="text1"/>
          <w:shd w:val="clear" w:color="auto" w:fill="FFFFFF"/>
        </w:rPr>
        <w:t xml:space="preserve">appeared ill </w:t>
      </w:r>
      <w:r w:rsidR="004E699B" w:rsidRPr="006902F6">
        <w:rPr>
          <w:rFonts w:eastAsia="Times New Roman" w:cs="Times New Roman"/>
          <w:color w:val="000000" w:themeColor="text1"/>
          <w:shd w:val="clear" w:color="auto" w:fill="FFFFFF"/>
        </w:rPr>
        <w:t xml:space="preserve">and </w:t>
      </w:r>
      <w:r w:rsidR="00915C5C" w:rsidRPr="006902F6">
        <w:rPr>
          <w:rFonts w:eastAsia="Times New Roman" w:cs="Times New Roman"/>
          <w:color w:val="000000" w:themeColor="text1"/>
          <w:shd w:val="clear" w:color="auto" w:fill="FFFFFF"/>
        </w:rPr>
        <w:t>were euthanized</w:t>
      </w:r>
      <w:r w:rsidR="004E699B" w:rsidRPr="006902F6">
        <w:rPr>
          <w:rFonts w:eastAsia="Times New Roman" w:cs="Times New Roman"/>
          <w:color w:val="000000" w:themeColor="text1"/>
          <w:shd w:val="clear" w:color="auto" w:fill="FFFFFF"/>
        </w:rPr>
        <w:t xml:space="preserve"> </w:t>
      </w:r>
      <w:r w:rsidR="00915C5C" w:rsidRPr="006902F6">
        <w:rPr>
          <w:rFonts w:eastAsia="Times New Roman" w:cs="Times New Roman"/>
          <w:color w:val="000000" w:themeColor="text1"/>
          <w:shd w:val="clear" w:color="auto" w:fill="FFFFFF"/>
        </w:rPr>
        <w:t>and</w:t>
      </w:r>
      <w:r w:rsidR="004E699B" w:rsidRPr="006902F6">
        <w:rPr>
          <w:rFonts w:eastAsia="Times New Roman" w:cs="Times New Roman"/>
          <w:color w:val="000000" w:themeColor="text1"/>
          <w:shd w:val="clear" w:color="auto" w:fill="FFFFFF"/>
        </w:rPr>
        <w:t xml:space="preserve"> </w:t>
      </w:r>
      <w:r w:rsidR="00137E5D">
        <w:rPr>
          <w:rFonts w:eastAsia="Times New Roman" w:cs="Times New Roman"/>
          <w:color w:val="000000" w:themeColor="text1"/>
          <w:shd w:val="clear" w:color="auto" w:fill="FFFFFF"/>
        </w:rPr>
        <w:t>thus</w:t>
      </w:r>
      <w:r w:rsidR="00137E5D"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removed from all analyses once symptoms were noticed</w:t>
      </w:r>
      <w:r w:rsidR="00CD611F">
        <w:rPr>
          <w:rFonts w:eastAsia="Times New Roman" w:cs="Times New Roman"/>
          <w:color w:val="000000" w:themeColor="text1"/>
          <w:shd w:val="clear" w:color="auto" w:fill="FFFFFF"/>
        </w:rPr>
        <w:t>.</w:t>
      </w:r>
      <w:r w:rsidR="00C72565">
        <w:rPr>
          <w:rFonts w:eastAsia="Times New Roman" w:cs="Times New Roman"/>
          <w:color w:val="000000" w:themeColor="text1"/>
          <w:shd w:val="clear" w:color="auto" w:fill="FFFFFF"/>
        </w:rPr>
        <w:t xml:space="preserve"> </w:t>
      </w:r>
      <w:r w:rsidR="001A079A">
        <w:rPr>
          <w:rFonts w:eastAsia="Times New Roman" w:cs="Times New Roman"/>
          <w:color w:val="000000" w:themeColor="text1"/>
          <w:shd w:val="clear" w:color="auto" w:fill="FFFFFF"/>
        </w:rPr>
        <w:t xml:space="preserve">Symptoms included lethargy, weight loss and evidence of pancreatitis in some of the mice. </w:t>
      </w:r>
      <w:r w:rsidR="00EB0A54" w:rsidRPr="006902F6">
        <w:rPr>
          <w:rFonts w:eastAsia="Times New Roman" w:cs="Times New Roman"/>
          <w:color w:val="000000" w:themeColor="text1"/>
          <w:shd w:val="clear" w:color="auto" w:fill="FFFFFF"/>
        </w:rPr>
        <w:t>Animal body weight</w:t>
      </w:r>
      <w:r w:rsidR="00750F89">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and composition was determined weekly using a</w:t>
      </w:r>
      <w:r w:rsidR="00750F89">
        <w:rPr>
          <w:rFonts w:eastAsia="Times New Roman" w:cs="Times New Roman"/>
          <w:color w:val="000000" w:themeColor="text1"/>
          <w:shd w:val="clear" w:color="auto" w:fill="FFFFFF"/>
        </w:rPr>
        <w:t xml:space="preserve"> digital scale and</w:t>
      </w:r>
      <w:r w:rsidR="00EB0A54" w:rsidRPr="006902F6">
        <w:rPr>
          <w:rFonts w:eastAsia="Times New Roman" w:cs="Times New Roman"/>
          <w:color w:val="000000" w:themeColor="text1"/>
          <w:shd w:val="clear" w:color="auto" w:fill="FFFFFF"/>
        </w:rPr>
        <w:t xml:space="preserve"> </w:t>
      </w:r>
      <w:r w:rsidR="00CE75F3">
        <w:rPr>
          <w:rFonts w:eastAsia="Times New Roman" w:cs="Times New Roman"/>
          <w:color w:val="000000" w:themeColor="text1"/>
          <w:shd w:val="clear" w:color="auto" w:fill="FFFFFF"/>
        </w:rPr>
        <w:t>E</w:t>
      </w:r>
      <w:r w:rsidR="00CE75F3" w:rsidRPr="006902F6">
        <w:rPr>
          <w:rFonts w:eastAsia="Times New Roman" w:cs="Times New Roman"/>
          <w:color w:val="000000" w:themeColor="text1"/>
          <w:shd w:val="clear" w:color="auto" w:fill="FFFFFF"/>
        </w:rPr>
        <w:t xml:space="preserve">choMRI </w:t>
      </w:r>
      <w:r w:rsidR="00EB0A54" w:rsidRPr="006902F6">
        <w:rPr>
          <w:rFonts w:eastAsia="Times New Roman" w:cs="Times New Roman"/>
          <w:color w:val="000000" w:themeColor="text1"/>
          <w:shd w:val="clear" w:color="auto" w:fill="FFFFFF"/>
        </w:rPr>
        <w:t>2100</w:t>
      </w:r>
      <w:r w:rsidR="00750F89">
        <w:rPr>
          <w:rFonts w:eastAsia="Times New Roman" w:cs="Times New Roman"/>
          <w:color w:val="000000" w:themeColor="text1"/>
          <w:shd w:val="clear" w:color="auto" w:fill="FFFFFF"/>
        </w:rPr>
        <w:t>, respectively</w:t>
      </w:r>
      <w:r w:rsidR="00EB0A54" w:rsidRPr="006902F6">
        <w:rPr>
          <w:rFonts w:eastAsia="Times New Roman" w:cs="Times New Roman"/>
          <w:color w:val="000000" w:themeColor="text1"/>
          <w:shd w:val="clear" w:color="auto" w:fill="FFFFFF"/>
        </w:rPr>
        <w:t xml:space="preserve">. </w:t>
      </w:r>
      <w:r w:rsidR="004D4631">
        <w:rPr>
          <w:rFonts w:eastAsia="Times New Roman" w:cs="Times New Roman"/>
          <w:color w:val="000000" w:themeColor="text1"/>
          <w:shd w:val="clear" w:color="auto" w:fill="FFFFFF"/>
        </w:rPr>
        <w:t>We performed a CLAMS experiment</w:t>
      </w:r>
      <w:r w:rsidR="00D77990">
        <w:rPr>
          <w:rFonts w:eastAsia="Times New Roman" w:cs="Times New Roman"/>
          <w:color w:val="000000" w:themeColor="text1"/>
          <w:shd w:val="clear" w:color="auto" w:fill="FFFFFF"/>
        </w:rPr>
        <w:t xml:space="preserve"> (data not </w:t>
      </w:r>
      <w:r w:rsidR="00D77990">
        <w:rPr>
          <w:rFonts w:eastAsia="Times New Roman" w:cs="Times New Roman"/>
          <w:color w:val="000000" w:themeColor="text1"/>
          <w:shd w:val="clear" w:color="auto" w:fill="FFFFFF"/>
        </w:rPr>
        <w:lastRenderedPageBreak/>
        <w:t>shown)</w:t>
      </w:r>
      <w:r w:rsidR="004D4631">
        <w:rPr>
          <w:rFonts w:eastAsia="Times New Roman" w:cs="Times New Roman"/>
          <w:color w:val="000000" w:themeColor="text1"/>
          <w:shd w:val="clear" w:color="auto" w:fill="FFFFFF"/>
        </w:rPr>
        <w:t xml:space="preserve"> with the 12-week diet study prior to dexamethasone treatment where mice were singly housed for approximately one week</w:t>
      </w:r>
      <w:r w:rsidR="00B950B0">
        <w:rPr>
          <w:rFonts w:eastAsia="Times New Roman" w:cs="Times New Roman"/>
          <w:color w:val="000000" w:themeColor="text1"/>
          <w:shd w:val="clear" w:color="auto" w:fill="FFFFFF"/>
        </w:rPr>
        <w:t>, which led to</w:t>
      </w:r>
      <w:r w:rsidR="004D4631">
        <w:rPr>
          <w:rFonts w:eastAsia="Times New Roman" w:cs="Times New Roman"/>
          <w:color w:val="000000" w:themeColor="text1"/>
          <w:shd w:val="clear" w:color="auto" w:fill="FFFFFF"/>
        </w:rPr>
        <w:t xml:space="preserve"> </w:t>
      </w:r>
      <w:r w:rsidR="00D77990">
        <w:rPr>
          <w:rFonts w:eastAsia="Times New Roman" w:cs="Times New Roman"/>
          <w:color w:val="000000" w:themeColor="text1"/>
          <w:shd w:val="clear" w:color="auto" w:fill="FFFFFF"/>
        </w:rPr>
        <w:t>fluctuations</w:t>
      </w:r>
      <w:r w:rsidR="004D4631">
        <w:rPr>
          <w:rFonts w:eastAsia="Times New Roman" w:cs="Times New Roman"/>
          <w:color w:val="000000" w:themeColor="text1"/>
          <w:shd w:val="clear" w:color="auto" w:fill="FFFFFF"/>
        </w:rPr>
        <w:t xml:space="preserve"> in body weight </w:t>
      </w:r>
      <w:r w:rsidR="00B24C2D">
        <w:rPr>
          <w:rFonts w:eastAsia="Times New Roman" w:cs="Times New Roman"/>
          <w:color w:val="000000" w:themeColor="text1"/>
          <w:shd w:val="clear" w:color="auto" w:fill="FFFFFF"/>
        </w:rPr>
        <w:t>over the first week</w:t>
      </w:r>
      <w:r w:rsidR="004D4631">
        <w:rPr>
          <w:rFonts w:eastAsia="Times New Roman" w:cs="Times New Roman"/>
          <w:color w:val="000000" w:themeColor="text1"/>
          <w:shd w:val="clear" w:color="auto" w:fill="FFFFFF"/>
        </w:rPr>
        <w:t>. Body weight quickly stabilized following removal from the CLAMS in both groups</w:t>
      </w:r>
      <w:r w:rsidR="00D77990">
        <w:rPr>
          <w:rFonts w:eastAsia="Times New Roman" w:cs="Times New Roman"/>
          <w:color w:val="000000" w:themeColor="text1"/>
          <w:shd w:val="clear" w:color="auto" w:fill="FFFFFF"/>
        </w:rPr>
        <w:t>.</w:t>
      </w:r>
      <w:r w:rsidR="004D4631">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At the end of treatment, mice were fasted for 16 h</w:t>
      </w:r>
      <w:r w:rsidR="00F27853">
        <w:rPr>
          <w:rFonts w:eastAsia="Times New Roman" w:cs="Times New Roman"/>
          <w:color w:val="000000" w:themeColor="text1"/>
          <w:shd w:val="clear" w:color="auto" w:fill="FFFFFF"/>
        </w:rPr>
        <w:t xml:space="preserve"> beginning a 17:00 h</w:t>
      </w:r>
      <w:r w:rsidR="00A778B2">
        <w:rPr>
          <w:rFonts w:eastAsia="Times New Roman" w:cs="Times New Roman"/>
          <w:color w:val="000000" w:themeColor="text1"/>
          <w:shd w:val="clear" w:color="auto" w:fill="FFFFFF"/>
        </w:rPr>
        <w:t>, dexamethasone water was not removed during this time,</w:t>
      </w:r>
      <w:r w:rsidR="00EB0A54" w:rsidRPr="006902F6">
        <w:rPr>
          <w:rFonts w:eastAsia="Times New Roman" w:cs="Times New Roman"/>
          <w:color w:val="000000" w:themeColor="text1"/>
          <w:shd w:val="clear" w:color="auto" w:fill="FFFFFF"/>
        </w:rPr>
        <w:t xml:space="preserve"> </w:t>
      </w:r>
      <w:r w:rsidR="0060130F">
        <w:rPr>
          <w:rFonts w:eastAsia="Times New Roman" w:cs="Times New Roman"/>
          <w:color w:val="000000" w:themeColor="text1"/>
          <w:shd w:val="clear" w:color="auto" w:fill="FFFFFF"/>
        </w:rPr>
        <w:t>and</w:t>
      </w:r>
      <w:r w:rsidR="00EB0A54" w:rsidRPr="006902F6">
        <w:rPr>
          <w:rFonts w:eastAsia="Times New Roman" w:cs="Times New Roman"/>
          <w:color w:val="000000" w:themeColor="text1"/>
          <w:shd w:val="clear" w:color="auto" w:fill="FFFFFF"/>
        </w:rPr>
        <w:t xml:space="preserve"> </w:t>
      </w:r>
      <w:r w:rsidR="0060130F">
        <w:rPr>
          <w:rFonts w:eastAsia="Times New Roman" w:cs="Times New Roman"/>
          <w:color w:val="000000" w:themeColor="text1"/>
          <w:shd w:val="clear" w:color="auto" w:fill="FFFFFF"/>
        </w:rPr>
        <w:t>euthanized</w:t>
      </w:r>
      <w:r w:rsidR="0060130F"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by cervical dislocation after isoflurane anesthesia</w:t>
      </w:r>
      <w:r w:rsidR="00B24C2D" w:rsidRPr="00B24C2D">
        <w:rPr>
          <w:rFonts w:eastAsia="Times New Roman" w:cs="Times New Roman"/>
          <w:color w:val="000000" w:themeColor="text1"/>
          <w:shd w:val="clear" w:color="auto" w:fill="FFFFFF"/>
        </w:rPr>
        <w:t xml:space="preserve"> </w:t>
      </w:r>
      <w:r w:rsidR="00B24C2D" w:rsidRPr="006902F6">
        <w:rPr>
          <w:rFonts w:eastAsia="Times New Roman" w:cs="Times New Roman"/>
          <w:color w:val="000000" w:themeColor="text1"/>
          <w:shd w:val="clear" w:color="auto" w:fill="FFFFFF"/>
        </w:rPr>
        <w:t>at ZT3</w:t>
      </w:r>
      <w:r w:rsidR="00EB0A54" w:rsidRPr="006902F6">
        <w:rPr>
          <w:rFonts w:eastAsia="Times New Roman" w:cs="Times New Roman"/>
          <w:color w:val="000000" w:themeColor="text1"/>
          <w:shd w:val="clear" w:color="auto" w:fill="FFFFFF"/>
        </w:rPr>
        <w:t xml:space="preserve">. </w:t>
      </w:r>
      <w:r w:rsidR="00DF4988">
        <w:rPr>
          <w:rFonts w:eastAsia="Times New Roman" w:cs="Times New Roman"/>
          <w:color w:val="000000" w:themeColor="text1"/>
          <w:shd w:val="clear" w:color="auto" w:fill="FFFFFF"/>
        </w:rPr>
        <w:t>Immediately following euthanasia, mice</w:t>
      </w:r>
      <w:r w:rsidR="002854C2">
        <w:rPr>
          <w:rFonts w:eastAsia="Times New Roman" w:cs="Times New Roman"/>
          <w:color w:val="000000" w:themeColor="text1"/>
          <w:shd w:val="clear" w:color="auto" w:fill="FFFFFF"/>
        </w:rPr>
        <w:t xml:space="preserve"> were dissected and the right inguinal white adipose tissue (iWAT)</w:t>
      </w:r>
      <w:r w:rsidR="00EB0A54" w:rsidRPr="006902F6">
        <w:rPr>
          <w:rFonts w:eastAsia="Times New Roman" w:cs="Times New Roman"/>
          <w:color w:val="000000" w:themeColor="text1"/>
          <w:shd w:val="clear" w:color="auto" w:fill="FFFFFF"/>
        </w:rPr>
        <w:t xml:space="preserve"> </w:t>
      </w:r>
      <w:r w:rsidR="001143CB">
        <w:rPr>
          <w:rFonts w:eastAsia="Times New Roman" w:cs="Times New Roman"/>
          <w:color w:val="000000" w:themeColor="text1"/>
          <w:shd w:val="clear" w:color="auto" w:fill="FFFFFF"/>
        </w:rPr>
        <w:t xml:space="preserve">and </w:t>
      </w:r>
      <w:r w:rsidR="00EB0A54" w:rsidRPr="006902F6">
        <w:rPr>
          <w:rFonts w:eastAsia="Times New Roman" w:cs="Times New Roman"/>
          <w:color w:val="000000" w:themeColor="text1"/>
          <w:shd w:val="clear" w:color="auto" w:fill="FFFFFF"/>
        </w:rPr>
        <w:t xml:space="preserve">epididymal </w:t>
      </w:r>
      <w:r w:rsidR="002854C2">
        <w:rPr>
          <w:rFonts w:eastAsia="Times New Roman" w:cs="Times New Roman"/>
          <w:color w:val="000000" w:themeColor="text1"/>
          <w:shd w:val="clear" w:color="auto" w:fill="FFFFFF"/>
        </w:rPr>
        <w:t>white adipose tissue (eWAT)</w:t>
      </w:r>
      <w:r w:rsidR="00EB0A54" w:rsidRPr="006902F6">
        <w:rPr>
          <w:rFonts w:eastAsia="Times New Roman" w:cs="Times New Roman"/>
          <w:color w:val="000000" w:themeColor="text1"/>
          <w:shd w:val="clear" w:color="auto" w:fill="FFFFFF"/>
        </w:rPr>
        <w:t xml:space="preserve"> </w:t>
      </w:r>
      <w:r w:rsidR="002854C2">
        <w:rPr>
          <w:rFonts w:eastAsia="Times New Roman" w:cs="Times New Roman"/>
          <w:color w:val="000000" w:themeColor="text1"/>
          <w:shd w:val="clear" w:color="auto" w:fill="FFFFFF"/>
        </w:rPr>
        <w:t>depots were carefully removed and weighed</w:t>
      </w:r>
      <w:r w:rsidR="00CE3660">
        <w:rPr>
          <w:rFonts w:eastAsia="Times New Roman" w:cs="Times New Roman"/>
          <w:color w:val="000000" w:themeColor="text1"/>
          <w:shd w:val="clear" w:color="auto" w:fill="FFFFFF"/>
        </w:rPr>
        <w:t>.</w:t>
      </w:r>
      <w:r w:rsidR="002854C2">
        <w:rPr>
          <w:rFonts w:eastAsia="Times New Roman" w:cs="Times New Roman"/>
          <w:color w:val="000000" w:themeColor="text1"/>
          <w:shd w:val="clear" w:color="auto" w:fill="FFFFFF"/>
        </w:rPr>
        <w:t xml:space="preserve"> </w:t>
      </w:r>
      <w:r w:rsidR="00CE3660">
        <w:rPr>
          <w:rFonts w:eastAsia="Times New Roman" w:cs="Times New Roman"/>
          <w:color w:val="000000" w:themeColor="text1"/>
          <w:shd w:val="clear" w:color="auto" w:fill="FFFFFF"/>
        </w:rPr>
        <w:t>A</w:t>
      </w:r>
      <w:r w:rsidR="001262A3">
        <w:rPr>
          <w:rFonts w:eastAsia="Times New Roman" w:cs="Times New Roman"/>
          <w:color w:val="000000" w:themeColor="text1"/>
          <w:shd w:val="clear" w:color="auto" w:fill="FFFFFF"/>
        </w:rPr>
        <w:t>dipose tissues, along with</w:t>
      </w:r>
      <w:r w:rsidR="005E61F3" w:rsidRPr="006902F6">
        <w:rPr>
          <w:rFonts w:eastAsia="Times New Roman" w:cs="Times New Roman"/>
          <w:color w:val="000000" w:themeColor="text1"/>
          <w:shd w:val="clear" w:color="auto" w:fill="FFFFFF"/>
        </w:rPr>
        <w:t xml:space="preserve"> a section of the </w:t>
      </w:r>
      <w:r w:rsidR="00135DAB" w:rsidRPr="006902F6">
        <w:rPr>
          <w:rFonts w:eastAsia="Times New Roman" w:cs="Times New Roman"/>
          <w:color w:val="000000" w:themeColor="text1"/>
          <w:shd w:val="clear" w:color="auto" w:fill="FFFFFF"/>
        </w:rPr>
        <w:t>l</w:t>
      </w:r>
      <w:r w:rsidR="00135DAB">
        <w:rPr>
          <w:rFonts w:eastAsia="Times New Roman" w:cs="Times New Roman"/>
          <w:color w:val="000000" w:themeColor="text1"/>
          <w:shd w:val="clear" w:color="auto" w:fill="FFFFFF"/>
        </w:rPr>
        <w:t>eft lateral</w:t>
      </w:r>
      <w:r w:rsidR="00135DAB" w:rsidRPr="006902F6">
        <w:rPr>
          <w:rFonts w:eastAsia="Times New Roman" w:cs="Times New Roman"/>
          <w:color w:val="000000" w:themeColor="text1"/>
          <w:shd w:val="clear" w:color="auto" w:fill="FFFFFF"/>
        </w:rPr>
        <w:t xml:space="preserve"> </w:t>
      </w:r>
      <w:r w:rsidR="005E61F3" w:rsidRPr="006902F6">
        <w:rPr>
          <w:rFonts w:eastAsia="Times New Roman" w:cs="Times New Roman"/>
          <w:color w:val="000000" w:themeColor="text1"/>
          <w:shd w:val="clear" w:color="auto" w:fill="FFFFFF"/>
        </w:rPr>
        <w:t>lobe of the liver</w:t>
      </w:r>
      <w:r w:rsidR="001262A3">
        <w:rPr>
          <w:rFonts w:eastAsia="Times New Roman" w:cs="Times New Roman"/>
          <w:color w:val="000000" w:themeColor="text1"/>
          <w:shd w:val="clear" w:color="auto" w:fill="FFFFFF"/>
        </w:rPr>
        <w:t xml:space="preserve"> were snap </w:t>
      </w:r>
      <w:r w:rsidR="001262A3" w:rsidRPr="006902F6">
        <w:rPr>
          <w:rFonts w:eastAsia="Times New Roman" w:cs="Times New Roman"/>
          <w:color w:val="000000" w:themeColor="text1"/>
          <w:shd w:val="clear" w:color="auto" w:fill="FFFFFF"/>
        </w:rPr>
        <w:t>frozen in liquid nitrogen for later analysis</w:t>
      </w:r>
      <w:r w:rsidR="00EB0A54" w:rsidRPr="006902F6">
        <w:rPr>
          <w:rFonts w:eastAsia="Times New Roman" w:cs="Times New Roman"/>
          <w:color w:val="000000" w:themeColor="text1"/>
          <w:shd w:val="clear" w:color="auto" w:fill="FFFFFF"/>
        </w:rPr>
        <w:t xml:space="preserve">. </w:t>
      </w:r>
      <w:r w:rsidR="005E61F3" w:rsidRPr="006902F6">
        <w:rPr>
          <w:rFonts w:eastAsia="Times New Roman" w:cs="Times New Roman"/>
          <w:color w:val="000000" w:themeColor="text1"/>
          <w:shd w:val="clear" w:color="auto" w:fill="FFFFFF"/>
        </w:rPr>
        <w:t>Small pieces of tissues were</w:t>
      </w:r>
      <w:r w:rsidR="009F7DBE" w:rsidRPr="006902F6">
        <w:rPr>
          <w:rFonts w:eastAsia="Times New Roman" w:cs="Times New Roman"/>
          <w:color w:val="000000" w:themeColor="text1"/>
          <w:shd w:val="clear" w:color="auto" w:fill="FFFFFF"/>
        </w:rPr>
        <w:t xml:space="preserve"> </w:t>
      </w:r>
      <w:r w:rsidR="00135DAB">
        <w:rPr>
          <w:rFonts w:eastAsia="Times New Roman" w:cs="Times New Roman"/>
          <w:color w:val="000000" w:themeColor="text1"/>
          <w:shd w:val="clear" w:color="auto" w:fill="FFFFFF"/>
        </w:rPr>
        <w:t>fixed</w:t>
      </w:r>
      <w:r w:rsidR="00135DAB" w:rsidRPr="006902F6">
        <w:rPr>
          <w:rFonts w:eastAsia="Times New Roman" w:cs="Times New Roman"/>
          <w:color w:val="000000" w:themeColor="text1"/>
          <w:shd w:val="clear" w:color="auto" w:fill="FFFFFF"/>
        </w:rPr>
        <w:t xml:space="preserve"> </w:t>
      </w:r>
      <w:r w:rsidR="009F7DBE" w:rsidRPr="006902F6">
        <w:rPr>
          <w:rFonts w:eastAsia="Times New Roman" w:cs="Times New Roman"/>
          <w:color w:val="000000" w:themeColor="text1"/>
          <w:shd w:val="clear" w:color="auto" w:fill="FFFFFF"/>
        </w:rPr>
        <w:t xml:space="preserve">in 10% </w:t>
      </w:r>
      <w:r w:rsidR="00135DAB">
        <w:rPr>
          <w:rFonts w:eastAsia="Times New Roman" w:cs="Times New Roman"/>
          <w:color w:val="000000" w:themeColor="text1"/>
          <w:shd w:val="clear" w:color="auto" w:fill="FFFFFF"/>
        </w:rPr>
        <w:t>phosphate-buffered</w:t>
      </w:r>
      <w:r w:rsidR="009F7DBE" w:rsidRPr="006902F6">
        <w:rPr>
          <w:rFonts w:eastAsia="Times New Roman" w:cs="Times New Roman"/>
          <w:color w:val="000000" w:themeColor="text1"/>
          <w:shd w:val="clear" w:color="auto" w:fill="FFFFFF"/>
        </w:rPr>
        <w:t xml:space="preserve"> formalin</w:t>
      </w:r>
      <w:r w:rsidR="007978A8" w:rsidRPr="006902F6">
        <w:rPr>
          <w:rFonts w:eastAsia="Times New Roman" w:cs="Times New Roman"/>
          <w:color w:val="000000" w:themeColor="text1"/>
          <w:shd w:val="clear" w:color="auto" w:fill="FFFFFF"/>
        </w:rPr>
        <w:t xml:space="preserve"> for</w:t>
      </w:r>
      <w:r w:rsidR="005E61F3" w:rsidRPr="006902F6">
        <w:rPr>
          <w:rFonts w:eastAsia="Times New Roman" w:cs="Times New Roman"/>
          <w:color w:val="000000" w:themeColor="text1"/>
          <w:shd w:val="clear" w:color="auto" w:fill="FFFFFF"/>
        </w:rPr>
        <w:t xml:space="preserve"> histology.</w:t>
      </w:r>
      <w:r w:rsidR="00B24C2D">
        <w:rPr>
          <w:rFonts w:eastAsia="Times New Roman" w:cs="Times New Roman"/>
          <w:color w:val="000000" w:themeColor="text1"/>
          <w:shd w:val="clear" w:color="auto" w:fill="FFFFFF"/>
        </w:rPr>
        <w:t xml:space="preserve"> A</w:t>
      </w:r>
      <w:r w:rsidR="00915C5C" w:rsidRPr="006902F6">
        <w:rPr>
          <w:rFonts w:eastAsia="Times New Roman" w:cs="Times New Roman"/>
          <w:color w:val="000000" w:themeColor="text1"/>
          <w:shd w:val="clear" w:color="auto" w:fill="FFFFFF"/>
        </w:rPr>
        <w:t>nimal procedures were approved by the University of Tennessee Health Science Center and University of Michigan Institutional Animal Care and Use Committee</w:t>
      </w:r>
      <w:r w:rsidR="00135DAB">
        <w:rPr>
          <w:rFonts w:eastAsia="Times New Roman" w:cs="Times New Roman"/>
          <w:color w:val="000000" w:themeColor="text1"/>
          <w:shd w:val="clear" w:color="auto" w:fill="FFFFFF"/>
        </w:rPr>
        <w:t>s</w:t>
      </w:r>
      <w:r w:rsidR="00915C5C" w:rsidRPr="006902F6">
        <w:rPr>
          <w:rFonts w:eastAsia="Times New Roman" w:cs="Times New Roman"/>
          <w:color w:val="000000" w:themeColor="text1"/>
          <w:shd w:val="clear" w:color="auto" w:fill="FFFFFF"/>
        </w:rPr>
        <w:t>.</w:t>
      </w:r>
    </w:p>
    <w:p w14:paraId="6F8B47F4" w14:textId="77777777" w:rsidR="004B1467" w:rsidRPr="006902F6" w:rsidRDefault="004B1467" w:rsidP="00FF21CB">
      <w:pPr>
        <w:spacing w:line="480" w:lineRule="auto"/>
        <w:rPr>
          <w:color w:val="000000" w:themeColor="text1"/>
        </w:rPr>
      </w:pPr>
    </w:p>
    <w:p w14:paraId="03E8D3E9" w14:textId="61140C39" w:rsidR="00C86E77" w:rsidRPr="00011A92" w:rsidRDefault="004B1467" w:rsidP="00FF21CB">
      <w:pPr>
        <w:spacing w:line="480" w:lineRule="auto"/>
        <w:rPr>
          <w:rFonts w:ascii="Arial" w:hAnsi="Arial"/>
          <w:color w:val="000000" w:themeColor="text1"/>
        </w:rPr>
      </w:pPr>
      <w:r w:rsidRPr="006902F6">
        <w:rPr>
          <w:b/>
          <w:color w:val="000000" w:themeColor="text1"/>
        </w:rPr>
        <w:t xml:space="preserve">Insulin Tolerance Tests and </w:t>
      </w:r>
      <w:r w:rsidR="004A26F2">
        <w:rPr>
          <w:b/>
          <w:color w:val="000000" w:themeColor="text1"/>
        </w:rPr>
        <w:t xml:space="preserve">Hyperinsulinemic </w:t>
      </w:r>
      <w:r w:rsidRPr="006902F6">
        <w:rPr>
          <w:b/>
          <w:color w:val="000000" w:themeColor="text1"/>
        </w:rPr>
        <w:t xml:space="preserve">Euglycemic Clamp Experiments: </w:t>
      </w:r>
      <w:r w:rsidR="00067455" w:rsidRPr="006902F6">
        <w:rPr>
          <w:rFonts w:cs="Times New Roman"/>
          <w:color w:val="000000" w:themeColor="text1"/>
        </w:rPr>
        <w:t xml:space="preserve">Insulin </w:t>
      </w:r>
      <w:r w:rsidR="00B87EDC">
        <w:rPr>
          <w:rFonts w:cs="Times New Roman"/>
          <w:color w:val="000000" w:themeColor="text1"/>
        </w:rPr>
        <w:t>responsiveness</w:t>
      </w:r>
      <w:r w:rsidR="00B87EDC" w:rsidRPr="006902F6">
        <w:rPr>
          <w:rFonts w:cs="Times New Roman"/>
          <w:color w:val="000000" w:themeColor="text1"/>
        </w:rPr>
        <w:t xml:space="preserve"> </w:t>
      </w:r>
      <w:r w:rsidR="00067455" w:rsidRPr="006902F6">
        <w:rPr>
          <w:rFonts w:cs="Times New Roman"/>
          <w:color w:val="000000" w:themeColor="text1"/>
        </w:rPr>
        <w:t xml:space="preserve">was assessed </w:t>
      </w:r>
      <w:r w:rsidR="00B87EDC">
        <w:rPr>
          <w:rFonts w:cs="Times New Roman"/>
          <w:color w:val="000000" w:themeColor="text1"/>
        </w:rPr>
        <w:t>via an insulin tolerance test (ITT)</w:t>
      </w:r>
      <w:r w:rsidR="00067455" w:rsidRPr="006902F6">
        <w:rPr>
          <w:rFonts w:cs="Times New Roman"/>
          <w:color w:val="000000" w:themeColor="text1"/>
        </w:rPr>
        <w:t xml:space="preserve">. </w:t>
      </w:r>
      <w:r w:rsidR="004A26F2">
        <w:rPr>
          <w:rFonts w:cs="Times New Roman"/>
          <w:color w:val="000000" w:themeColor="text1"/>
        </w:rPr>
        <w:t>F</w:t>
      </w:r>
      <w:r w:rsidR="00957EC8">
        <w:rPr>
          <w:rFonts w:cs="Times New Roman"/>
          <w:color w:val="000000" w:themeColor="text1"/>
        </w:rPr>
        <w:t>ollowing a six-</w:t>
      </w:r>
      <w:r w:rsidR="004A26F2" w:rsidRPr="006902F6">
        <w:rPr>
          <w:rFonts w:cs="Times New Roman"/>
          <w:color w:val="000000" w:themeColor="text1"/>
        </w:rPr>
        <w:t>hour fast</w:t>
      </w:r>
      <w:r w:rsidR="005C7784">
        <w:rPr>
          <w:rFonts w:cs="Times New Roman"/>
          <w:color w:val="000000" w:themeColor="text1"/>
        </w:rPr>
        <w:t xml:space="preserve"> beginning at 0800 h</w:t>
      </w:r>
      <w:r w:rsidR="004A26F2">
        <w:rPr>
          <w:rFonts w:cs="Times New Roman"/>
          <w:color w:val="000000" w:themeColor="text1"/>
        </w:rPr>
        <w:t>,</w:t>
      </w:r>
      <w:r w:rsidR="004A26F2" w:rsidRPr="006902F6">
        <w:rPr>
          <w:rFonts w:cs="Times New Roman"/>
          <w:color w:val="000000" w:themeColor="text1"/>
        </w:rPr>
        <w:t xml:space="preserve"> </w:t>
      </w:r>
      <w:r w:rsidR="004A26F2">
        <w:rPr>
          <w:rFonts w:cs="Times New Roman"/>
          <w:color w:val="000000" w:themeColor="text1"/>
        </w:rPr>
        <w:t>m</w:t>
      </w:r>
      <w:r w:rsidR="00A9523A" w:rsidRPr="006902F6">
        <w:rPr>
          <w:rFonts w:cs="Times New Roman"/>
          <w:color w:val="000000" w:themeColor="text1"/>
        </w:rPr>
        <w:t>ice</w:t>
      </w:r>
      <w:r w:rsidR="00067455" w:rsidRPr="006902F6">
        <w:rPr>
          <w:rFonts w:cs="Times New Roman"/>
          <w:color w:val="000000" w:themeColor="text1"/>
        </w:rPr>
        <w:t xml:space="preserve"> were given </w:t>
      </w:r>
      <w:r w:rsidR="004A26F2">
        <w:rPr>
          <w:rFonts w:cs="Times New Roman"/>
          <w:color w:val="000000" w:themeColor="text1"/>
        </w:rPr>
        <w:t>an intraperitoneal</w:t>
      </w:r>
      <w:r w:rsidR="00067455" w:rsidRPr="006902F6">
        <w:rPr>
          <w:rFonts w:cs="Times New Roman"/>
          <w:color w:val="000000" w:themeColor="text1"/>
        </w:rPr>
        <w:t xml:space="preserve"> </w:t>
      </w:r>
      <w:r w:rsidR="0062058E">
        <w:rPr>
          <w:rFonts w:cs="Times New Roman"/>
          <w:color w:val="000000" w:themeColor="text1"/>
        </w:rPr>
        <w:t>(IP)</w:t>
      </w:r>
      <w:r w:rsidR="00067455" w:rsidRPr="006902F6">
        <w:rPr>
          <w:rFonts w:cs="Times New Roman"/>
          <w:color w:val="000000" w:themeColor="text1"/>
        </w:rPr>
        <w:t xml:space="preserve"> injection of</w:t>
      </w:r>
      <w:r w:rsidR="001143CB">
        <w:rPr>
          <w:rFonts w:cs="Times New Roman"/>
          <w:color w:val="000000" w:themeColor="text1"/>
        </w:rPr>
        <w:t xml:space="preserve"> </w:t>
      </w:r>
      <w:r w:rsidR="00067455" w:rsidRPr="006902F6">
        <w:rPr>
          <w:rFonts w:cs="Times New Roman"/>
          <w:color w:val="000000" w:themeColor="text1"/>
        </w:rPr>
        <w:t>insulin (Humulin R, Lilly,)</w:t>
      </w:r>
      <w:r w:rsidR="00C34EC4">
        <w:t xml:space="preserve"> </w:t>
      </w:r>
      <w:r w:rsidR="00F46BC5">
        <w:rPr>
          <w:rFonts w:cs="Times New Roman"/>
          <w:color w:val="000000" w:themeColor="text1"/>
        </w:rPr>
        <w:t>as described in</w:t>
      </w:r>
      <w:r w:rsidR="00C52356">
        <w:rPr>
          <w:rFonts w:cs="Times New Roman"/>
          <w:color w:val="000000" w:themeColor="text1"/>
        </w:rPr>
        <w:t xml:space="preserve"> figure legend</w:t>
      </w:r>
      <w:r w:rsidR="00F46BC5">
        <w:rPr>
          <w:rFonts w:cs="Times New Roman"/>
          <w:color w:val="000000" w:themeColor="text1"/>
        </w:rPr>
        <w:t>s</w:t>
      </w:r>
      <w:r w:rsidR="00067455" w:rsidRPr="006902F6">
        <w:rPr>
          <w:rFonts w:cs="Times New Roman"/>
          <w:color w:val="000000" w:themeColor="text1"/>
        </w:rPr>
        <w:t xml:space="preserve">. Blood </w:t>
      </w:r>
      <w:r w:rsidR="004A26F2">
        <w:rPr>
          <w:rFonts w:cs="Times New Roman"/>
          <w:color w:val="000000" w:themeColor="text1"/>
        </w:rPr>
        <w:t xml:space="preserve">was collected from </w:t>
      </w:r>
      <w:r w:rsidR="00B36EF4">
        <w:rPr>
          <w:rFonts w:cs="Times New Roman"/>
          <w:color w:val="000000" w:themeColor="text1"/>
        </w:rPr>
        <w:t xml:space="preserve">the </w:t>
      </w:r>
      <w:r w:rsidR="004A26F2">
        <w:rPr>
          <w:rFonts w:cs="Times New Roman"/>
          <w:color w:val="000000" w:themeColor="text1"/>
        </w:rPr>
        <w:t xml:space="preserve">tail and </w:t>
      </w:r>
      <w:r w:rsidR="00067455" w:rsidRPr="006902F6">
        <w:rPr>
          <w:rFonts w:cs="Times New Roman"/>
          <w:color w:val="000000" w:themeColor="text1"/>
        </w:rPr>
        <w:t>glucose was determined using a One Touch Ultra Glucometer (Lifescan).</w:t>
      </w:r>
      <w:r w:rsidR="00BF4435" w:rsidRPr="006902F6">
        <w:rPr>
          <w:color w:val="000000" w:themeColor="text1"/>
        </w:rPr>
        <w:t xml:space="preserve"> For the </w:t>
      </w:r>
      <w:r w:rsidR="004A26F2">
        <w:rPr>
          <w:color w:val="000000" w:themeColor="text1"/>
        </w:rPr>
        <w:t>hyper</w:t>
      </w:r>
      <w:r w:rsidR="0011694F">
        <w:rPr>
          <w:color w:val="000000" w:themeColor="text1"/>
        </w:rPr>
        <w:t>insulinemic</w:t>
      </w:r>
      <w:r w:rsidR="00BF4435" w:rsidRPr="006902F6">
        <w:rPr>
          <w:color w:val="000000" w:themeColor="text1"/>
        </w:rPr>
        <w:t xml:space="preserve"> </w:t>
      </w:r>
      <w:r w:rsidR="00D72995">
        <w:rPr>
          <w:color w:val="000000" w:themeColor="text1"/>
        </w:rPr>
        <w:t>euglycemic clamp</w:t>
      </w:r>
      <w:r w:rsidR="00D72995" w:rsidRPr="006902F6">
        <w:rPr>
          <w:color w:val="000000" w:themeColor="text1"/>
        </w:rPr>
        <w:t xml:space="preserve"> </w:t>
      </w:r>
      <w:r w:rsidR="00BF4435" w:rsidRPr="006902F6">
        <w:rPr>
          <w:color w:val="000000" w:themeColor="text1"/>
        </w:rPr>
        <w:t>experiment</w:t>
      </w:r>
      <w:r w:rsidR="00D72995">
        <w:rPr>
          <w:color w:val="000000" w:themeColor="text1"/>
        </w:rPr>
        <w:t>s</w:t>
      </w:r>
      <w:r w:rsidR="004A26F2">
        <w:rPr>
          <w:color w:val="000000" w:themeColor="text1"/>
        </w:rPr>
        <w:t>,</w:t>
      </w:r>
      <w:r w:rsidR="00BF4435" w:rsidRPr="006902F6">
        <w:rPr>
          <w:color w:val="000000" w:themeColor="text1"/>
        </w:rPr>
        <w:t xml:space="preserve"> C57BL/6J adult (70d) male mice were fed HFD for </w:t>
      </w:r>
      <w:r w:rsidR="00F0055B" w:rsidRPr="006902F6">
        <w:rPr>
          <w:color w:val="000000" w:themeColor="text1"/>
        </w:rPr>
        <w:t>eight</w:t>
      </w:r>
      <w:r w:rsidR="00BF4435" w:rsidRPr="006902F6">
        <w:rPr>
          <w:color w:val="000000" w:themeColor="text1"/>
        </w:rPr>
        <w:t xml:space="preserve"> weeks and treated with dexamethasone</w:t>
      </w:r>
      <w:r w:rsidR="004F76E8">
        <w:rPr>
          <w:color w:val="000000" w:themeColor="text1"/>
        </w:rPr>
        <w:t xml:space="preserve"> in their drinking water</w:t>
      </w:r>
      <w:r w:rsidR="0067415E">
        <w:rPr>
          <w:color w:val="000000" w:themeColor="text1"/>
        </w:rPr>
        <w:t xml:space="preserve"> </w:t>
      </w:r>
      <w:r w:rsidR="00BF4435" w:rsidRPr="006902F6">
        <w:rPr>
          <w:color w:val="000000" w:themeColor="text1"/>
        </w:rPr>
        <w:t>for</w:t>
      </w:r>
      <w:r w:rsidR="00F0055B" w:rsidRPr="006902F6">
        <w:rPr>
          <w:color w:val="000000" w:themeColor="text1"/>
        </w:rPr>
        <w:t xml:space="preserve"> three</w:t>
      </w:r>
      <w:r w:rsidR="00BF4435" w:rsidRPr="006902F6">
        <w:rPr>
          <w:color w:val="000000" w:themeColor="text1"/>
        </w:rPr>
        <w:t xml:space="preserve"> weeks</w:t>
      </w:r>
      <w:r w:rsidR="004F76E8">
        <w:rPr>
          <w:color w:val="000000" w:themeColor="text1"/>
        </w:rPr>
        <w:t xml:space="preserve"> or </w:t>
      </w:r>
      <w:r w:rsidR="00637F63">
        <w:rPr>
          <w:color w:val="000000" w:themeColor="text1"/>
        </w:rPr>
        <w:t>regular drinking water</w:t>
      </w:r>
      <w:r w:rsidR="00BF4435" w:rsidRPr="006902F6">
        <w:rPr>
          <w:color w:val="000000" w:themeColor="text1"/>
        </w:rPr>
        <w:t>.</w:t>
      </w:r>
      <w:r w:rsidR="00C86E77" w:rsidRPr="006902F6">
        <w:rPr>
          <w:color w:val="000000" w:themeColor="text1"/>
        </w:rPr>
        <w:t xml:space="preserve"> </w:t>
      </w:r>
      <w:r w:rsidR="004A26F2">
        <w:rPr>
          <w:rFonts w:ascii="Calibri" w:hAnsi="Calibri" w:cs="Arial"/>
          <w:color w:val="000000" w:themeColor="text1"/>
          <w:szCs w:val="22"/>
        </w:rPr>
        <w:t>A</w:t>
      </w:r>
      <w:r w:rsidR="00C86E77" w:rsidRPr="006902F6">
        <w:rPr>
          <w:rFonts w:ascii="Calibri" w:hAnsi="Calibri" w:cs="Arial"/>
          <w:color w:val="000000" w:themeColor="text1"/>
          <w:szCs w:val="22"/>
        </w:rPr>
        <w:t xml:space="preserve">nimals were anesthetized with an </w:t>
      </w:r>
      <w:r w:rsidR="00FC7B8F">
        <w:rPr>
          <w:rFonts w:ascii="Calibri" w:hAnsi="Calibri" w:cs="Arial"/>
          <w:color w:val="000000" w:themeColor="text1"/>
          <w:szCs w:val="22"/>
        </w:rPr>
        <w:t>IP</w:t>
      </w:r>
      <w:r w:rsidR="00CE3660">
        <w:rPr>
          <w:rFonts w:ascii="Calibri" w:hAnsi="Calibri" w:cs="Arial"/>
          <w:color w:val="000000" w:themeColor="text1"/>
          <w:szCs w:val="22"/>
        </w:rPr>
        <w:t xml:space="preserve"> </w:t>
      </w:r>
      <w:r w:rsidR="00C86E77" w:rsidRPr="006902F6">
        <w:rPr>
          <w:rFonts w:ascii="Calibri" w:hAnsi="Calibri" w:cs="Arial"/>
          <w:color w:val="000000" w:themeColor="text1"/>
          <w:szCs w:val="22"/>
        </w:rPr>
        <w:t>injection of sodium pentobarbital (50−60 mg/kg). Indwelling catheters were inserted into the right jugular vein and the right carotid artery</w:t>
      </w:r>
      <w:r w:rsidR="004A26F2">
        <w:rPr>
          <w:rFonts w:ascii="Calibri" w:hAnsi="Calibri" w:cs="Arial"/>
          <w:color w:val="000000" w:themeColor="text1"/>
          <w:szCs w:val="22"/>
        </w:rPr>
        <w:t>,</w:t>
      </w:r>
      <w:r w:rsidR="00C86E77" w:rsidRPr="006902F6">
        <w:rPr>
          <w:rFonts w:ascii="Calibri" w:hAnsi="Calibri" w:cs="Arial"/>
          <w:color w:val="000000" w:themeColor="text1"/>
          <w:szCs w:val="22"/>
        </w:rPr>
        <w:t xml:space="preserve"> </w:t>
      </w:r>
      <w:r w:rsidR="00C86E77" w:rsidRPr="006902F6">
        <w:rPr>
          <w:rFonts w:ascii="Calibri" w:hAnsi="Calibri" w:cs="Arial"/>
          <w:color w:val="000000" w:themeColor="text1"/>
          <w:szCs w:val="22"/>
        </w:rPr>
        <w:lastRenderedPageBreak/>
        <w:t>respectively.  The free ends of catheters were tunneled subcutaneously and exteriorized at the back of the neck via a stainless-steel tubing connector (coated with medical silicon</w:t>
      </w:r>
      <w:r w:rsidR="004A26F2">
        <w:rPr>
          <w:rFonts w:ascii="Calibri" w:hAnsi="Calibri" w:cs="Arial"/>
          <w:color w:val="000000" w:themeColor="text1"/>
          <w:szCs w:val="22"/>
        </w:rPr>
        <w:t>e</w:t>
      </w:r>
      <w:r w:rsidR="00C86E77" w:rsidRPr="006902F6">
        <w:rPr>
          <w:rFonts w:ascii="Calibri" w:hAnsi="Calibri" w:cs="Arial"/>
          <w:color w:val="000000" w:themeColor="text1"/>
          <w:szCs w:val="22"/>
        </w:rPr>
        <w:t xml:space="preserve">) that was fixed subcutaneously upon closure of the incision. Animals </w:t>
      </w:r>
      <w:r w:rsidR="00036DE6">
        <w:rPr>
          <w:rFonts w:ascii="Calibri" w:hAnsi="Calibri" w:cs="Arial"/>
          <w:color w:val="000000" w:themeColor="text1"/>
          <w:szCs w:val="22"/>
        </w:rPr>
        <w:t>with</w:t>
      </w:r>
      <w:r w:rsidR="00C86E77" w:rsidRPr="006902F6">
        <w:rPr>
          <w:rFonts w:ascii="Calibri" w:hAnsi="Calibri" w:cs="Arial"/>
          <w:color w:val="000000" w:themeColor="text1"/>
          <w:szCs w:val="22"/>
        </w:rPr>
        <w:t xml:space="preserve"> healthy appearance, normal activity, and </w:t>
      </w:r>
      <w:r w:rsidR="00036DE6">
        <w:rPr>
          <w:rFonts w:ascii="Calibri" w:hAnsi="Calibri" w:cs="Arial"/>
          <w:color w:val="000000" w:themeColor="text1"/>
          <w:szCs w:val="22"/>
        </w:rPr>
        <w:t xml:space="preserve">weight </w:t>
      </w:r>
      <w:r w:rsidR="00C86E77" w:rsidRPr="006902F6">
        <w:rPr>
          <w:rFonts w:ascii="Calibri" w:hAnsi="Calibri" w:cs="Arial"/>
          <w:color w:val="000000" w:themeColor="text1"/>
          <w:szCs w:val="22"/>
        </w:rPr>
        <w:t>regain to or above 90% of their pre-surgery levels were used for the study.</w:t>
      </w:r>
      <w:r w:rsidR="00D72995">
        <w:rPr>
          <w:rFonts w:ascii="Calibri" w:hAnsi="Calibri" w:cs="Arial"/>
          <w:color w:val="000000" w:themeColor="text1"/>
        </w:rPr>
        <w:t xml:space="preserve"> </w:t>
      </w:r>
      <w:r w:rsidR="00036DE6">
        <w:rPr>
          <w:rFonts w:ascii="Calibri" w:hAnsi="Calibri" w:cs="Arial"/>
          <w:color w:val="000000" w:themeColor="text1"/>
        </w:rPr>
        <w:t>E</w:t>
      </w:r>
      <w:r w:rsidR="00C86E77" w:rsidRPr="006902F6">
        <w:rPr>
          <w:rFonts w:ascii="Calibri" w:hAnsi="Calibri" w:cs="Arial"/>
          <w:color w:val="000000" w:themeColor="text1"/>
        </w:rPr>
        <w:t>xperiments were carried out in conscious and unrestrained animals using techniques described previously</w:t>
      </w:r>
      <w:r w:rsidR="007C32FE" w:rsidRPr="006902F6">
        <w:rPr>
          <w:rFonts w:ascii="Calibri" w:hAnsi="Calibri" w:cs="Arial"/>
          <w:color w:val="000000" w:themeColor="text1"/>
        </w:rPr>
        <w:t xml:space="preserve"> </w:t>
      </w:r>
      <w:r w:rsidR="00A328CA" w:rsidRPr="006902F6">
        <w:rPr>
          <w:rFonts w:ascii="Calibri" w:hAnsi="Calibri" w:cs="Arial"/>
          <w:color w:val="000000" w:themeColor="text1"/>
        </w:rPr>
        <w:fldChar w:fldCharType="begin" w:fldLock="1"/>
      </w:r>
      <w:r w:rsidR="00245EC7">
        <w:rPr>
          <w:rFonts w:ascii="Calibri" w:hAnsi="Calibri" w:cs="Arial"/>
          <w:color w:val="000000" w:themeColor="text1"/>
        </w:rPr>
        <w:instrText>ADDIN CSL_CITATION { "citationItems" : [ { "id" : "ITEM-1", "itemData" : { "author" : [ { "dropping-particle" : "", "family" : "McGuinness", "given" : "Owen P.", "non-dropping-particle" : "", "parse-names" : false, "suffix" : "" }, { "dropping-particle" : "", "family" : "Ayala", "given" : "Julio E.", "non-dropping-particle" : "", "parse-names" : false, "suffix" : "" }, { "dropping-particle" : "", "family" : "Laughlin", "given" : "Maren R.", "non-dropping-particle" : "", "parse-names" : false, "suffix" : "" }, { "dropping-particle" : "", "family" : "Wasserman", "given" : "David H.", "non-dropping-particle" : "", "parse-names" : false, "suffix" : "" } ], "container-title" : "American Journal of Physiology - Endocrinology and Metabolism", "id" : "ITEM-1", "issue" : "4", "issued" : { "date-parts" : [ [ "2009" ] ] }, "title" : "NIH experiment in centralized mouse phenotyping: the Vanderbilt experience and recommendations for evaluating glucose homeostasis in the mouse", "type" : "article-journal", "volume" : "297" }, "uris" : [ "http://www.mendeley.com/documents/?uuid=ac5bd77f-6bd1-36ef-803e-5329284e3166" ] }, { "id" : "ITEM-2", "itemData" : { "author" : [ { "dropping-particle" : "", "family" : "Ayala", "given" : "Julio E", "non-dropping-particle" : "", "parse-names" : false, "suffix" : "" }, { "dropping-particle" : "", "family" : "Bracy", "given" : "Deanna P", "non-dropping-particle" : "", "parse-names" : false, "suffix" : "" }, { "dropping-particle" : "", "family" : "Mcguinness", "given" : "Owen P", "non-dropping-particle" : "", "parse-names" : false, "suffix" : "" }, { "dropping-particle" : "", "family" : "Wasserman", "given" : "David H", "non-dropping-particle" : "", "parse-names" : false, "suffix" : "" } ], "id" : "ITEM-2", "issue" : "October 2005", "issued" : { "date-parts" : [ [ "2006" ] ] }, "title" : "Considerations in the Design of Hyperinsulinemic- Euglycemic Clamps in the Conscious Mouse", "type" : "article-journal" }, "uris" : [ "http://www.mendeley.com/documents/?uuid=52fb0a1c-82a2-4e21-970a-45229a7a3c43", "http://www.mendeley.com/documents/?uuid=e5c7bed5-9cce-47ce-ac54-c3f59700e136" ] }, { "id" : "ITEM-3", "itemData" : { "author" : [ { "dropping-particle" : "", "family" : "Halseth", "given" : "A M Y E", "non-dropping-particle" : "", "parse-names" : false, "suffix" : "" }, { "dropping-particle" : "", "family" : "Bracy", "given" : "Deanna P", "non-dropping-particle" : "", "parse-names" : false, "suffix" : "" }, { "dropping-particle" : "", "family" : "Wasserman", "given" : "David H", "non-dropping-particle" : "", "parse-names" : false, "suffix" : "" }, { "dropping-particle" : "", "family" : "Amy", "given" : "E", "non-dropping-particle" : "", "parse-names" : false, "suffix" : "" }, { "dropping-particle" : "", "family" : "Bracy", "given" : "Deanna P", "non-dropping-particle" : "", "parse-names" : false, "suffix" : "" }, { "dropping-particle" : "", "family" : "David", "given" : "H", "non-dropping-particle" : "", "parse-names" : false, "suffix" : "" } ], "id" : "ITEM-3", "issued" : { "date-parts" : [ [ "1999" ] ] }, "title" : "Overexpression of hexokinase II increases insulin- and exercise-stimulated muscle glucose uptake in vivo", "type" : "article-journal" }, "uris" : [ "http://www.mendeley.com/documents/?uuid=bef8145d-9b99-40e6-829b-0d7ca5826d80", "http://www.mendeley.com/documents/?uuid=3a2a722c-d7e8-4146-ae3c-e8d00ff1b34b" ] } ], "mendeley" : { "formattedCitation" : "(24\u201326)", "plainTextFormattedCitation" : "(24\u201326)", "previouslyFormattedCitation" : "(Halseth &lt;i&gt;et al.&lt;/i&gt; 1999; Ayala &lt;i&gt;et al.&lt;/i&gt; 2006; McGuinness &lt;i&gt;et al.&lt;/i&gt; 2009)" }, "properties" : {  }, "schema" : "https://github.com/citation-style-language/schema/raw/master/csl-citation.json" }</w:instrText>
      </w:r>
      <w:r w:rsidR="00A328CA" w:rsidRPr="006902F6">
        <w:rPr>
          <w:rFonts w:ascii="Calibri" w:hAnsi="Calibri" w:cs="Arial"/>
          <w:color w:val="000000" w:themeColor="text1"/>
        </w:rPr>
        <w:fldChar w:fldCharType="separate"/>
      </w:r>
      <w:r w:rsidR="00245EC7" w:rsidRPr="00245EC7">
        <w:rPr>
          <w:rFonts w:ascii="Calibri" w:hAnsi="Calibri" w:cs="Arial"/>
          <w:noProof/>
          <w:color w:val="000000" w:themeColor="text1"/>
        </w:rPr>
        <w:t>(24–26)</w:t>
      </w:r>
      <w:r w:rsidR="00A328CA" w:rsidRPr="006902F6">
        <w:rPr>
          <w:rFonts w:ascii="Calibri" w:hAnsi="Calibri" w:cs="Arial"/>
          <w:color w:val="000000" w:themeColor="text1"/>
        </w:rPr>
        <w:fldChar w:fldCharType="end"/>
      </w:r>
      <w:r w:rsidR="00C86E77" w:rsidRPr="006902F6">
        <w:rPr>
          <w:rFonts w:ascii="Calibri" w:hAnsi="Calibri" w:cs="Arial"/>
          <w:color w:val="000000" w:themeColor="text1"/>
        </w:rPr>
        <w:t>. Briefly, the primed (1.0 </w:t>
      </w:r>
      <w:r w:rsidR="00C86E77" w:rsidRPr="006902F6">
        <w:rPr>
          <w:rFonts w:ascii="Symbol" w:hAnsi="Symbol" w:cs="Arial"/>
          <w:color w:val="000000" w:themeColor="text1"/>
        </w:rPr>
        <w:t></w:t>
      </w:r>
      <w:r w:rsidR="00C86E77" w:rsidRPr="006902F6">
        <w:rPr>
          <w:rFonts w:ascii="Calibri" w:hAnsi="Calibri" w:cs="Arial"/>
          <w:color w:val="000000" w:themeColor="text1"/>
        </w:rPr>
        <w:t>Ci)-continuous infusion (0.05 </w:t>
      </w:r>
      <w:r w:rsidR="00C86E77" w:rsidRPr="006902F6">
        <w:rPr>
          <w:rFonts w:ascii="Symbol" w:hAnsi="Symbol" w:cs="Arial"/>
          <w:color w:val="000000" w:themeColor="text1"/>
        </w:rPr>
        <w:t></w:t>
      </w:r>
      <w:r w:rsidR="00C86E77" w:rsidRPr="006902F6">
        <w:rPr>
          <w:rFonts w:ascii="Calibri" w:hAnsi="Calibri" w:cs="Arial"/>
          <w:color w:val="000000" w:themeColor="text1"/>
        </w:rPr>
        <w:t>Ci/min and increased to 0.1 µCi/min at t = 0) of [3-</w:t>
      </w:r>
      <w:r w:rsidR="00C86E77" w:rsidRPr="006902F6">
        <w:rPr>
          <w:rFonts w:ascii="Calibri" w:hAnsi="Calibri" w:cs="Arial"/>
          <w:color w:val="000000" w:themeColor="text1"/>
          <w:vertAlign w:val="superscript"/>
        </w:rPr>
        <w:t>3</w:t>
      </w:r>
      <w:r w:rsidR="00C86E77" w:rsidRPr="006902F6">
        <w:rPr>
          <w:rFonts w:ascii="Calibri" w:hAnsi="Calibri" w:cs="Arial"/>
          <w:color w:val="000000" w:themeColor="text1"/>
        </w:rPr>
        <w:t xml:space="preserve">H] glucose (50 µCi/ml in saline) was started at t = -120min. After </w:t>
      </w:r>
      <w:r w:rsidR="00D949CB">
        <w:rPr>
          <w:rFonts w:ascii="Calibri" w:hAnsi="Calibri" w:cs="Arial"/>
          <w:color w:val="000000" w:themeColor="text1"/>
        </w:rPr>
        <w:t>a</w:t>
      </w:r>
      <w:r w:rsidR="00C86E77" w:rsidRPr="006902F6">
        <w:rPr>
          <w:rFonts w:ascii="Calibri" w:hAnsi="Calibri" w:cs="Arial"/>
          <w:color w:val="000000" w:themeColor="text1"/>
        </w:rPr>
        <w:t xml:space="preserve"> </w:t>
      </w:r>
      <w:r w:rsidR="008D4D8A">
        <w:rPr>
          <w:rFonts w:ascii="Calibri" w:hAnsi="Calibri" w:cs="Arial"/>
          <w:color w:val="000000" w:themeColor="text1"/>
        </w:rPr>
        <w:t>five</w:t>
      </w:r>
      <w:r w:rsidR="003C0288">
        <w:rPr>
          <w:rFonts w:ascii="Calibri" w:hAnsi="Calibri" w:cs="Arial"/>
          <w:color w:val="000000" w:themeColor="text1"/>
        </w:rPr>
        <w:t>-</w:t>
      </w:r>
      <w:r w:rsidR="00C86E77" w:rsidRPr="006902F6">
        <w:rPr>
          <w:rFonts w:ascii="Calibri" w:hAnsi="Calibri" w:cs="Arial"/>
          <w:color w:val="000000" w:themeColor="text1"/>
        </w:rPr>
        <w:t xml:space="preserve">hour fast, the insulin clamp was </w:t>
      </w:r>
      <w:r w:rsidR="00036DE6">
        <w:rPr>
          <w:rFonts w:ascii="Calibri" w:hAnsi="Calibri" w:cs="Arial"/>
          <w:color w:val="000000" w:themeColor="text1"/>
        </w:rPr>
        <w:t>initiated</w:t>
      </w:r>
      <w:r w:rsidR="00C86E77" w:rsidRPr="006902F6">
        <w:rPr>
          <w:rFonts w:ascii="Calibri" w:hAnsi="Calibri" w:cs="Arial"/>
          <w:color w:val="000000" w:themeColor="text1"/>
        </w:rPr>
        <w:t xml:space="preserve"> at t = 0</w:t>
      </w:r>
      <w:r w:rsidR="00036DE6">
        <w:rPr>
          <w:rFonts w:ascii="Calibri" w:hAnsi="Calibri" w:cs="Arial"/>
          <w:color w:val="000000" w:themeColor="text1"/>
        </w:rPr>
        <w:t>,</w:t>
      </w:r>
      <w:r w:rsidR="00C86E77" w:rsidRPr="006902F6">
        <w:rPr>
          <w:rFonts w:ascii="Calibri" w:hAnsi="Calibri" w:cs="Arial"/>
          <w:color w:val="000000" w:themeColor="text1"/>
        </w:rPr>
        <w:t xml:space="preserve"> with a prime-continuous infusion (</w:t>
      </w:r>
      <w:r w:rsidR="00F24388">
        <w:rPr>
          <w:rFonts w:ascii="Calibri" w:hAnsi="Calibri" w:cs="Arial"/>
          <w:color w:val="000000" w:themeColor="text1"/>
        </w:rPr>
        <w:t>40</w:t>
      </w:r>
      <w:r w:rsidR="00C86E77" w:rsidRPr="006902F6">
        <w:rPr>
          <w:rFonts w:ascii="Calibri" w:hAnsi="Calibri" w:cs="Arial"/>
          <w:color w:val="000000" w:themeColor="text1"/>
        </w:rPr>
        <w:t xml:space="preserve"> mU/kg bolus, followed by </w:t>
      </w:r>
      <w:r w:rsidR="00F24388">
        <w:rPr>
          <w:rFonts w:ascii="Calibri" w:hAnsi="Calibri" w:cs="Arial"/>
          <w:color w:val="000000" w:themeColor="text1"/>
        </w:rPr>
        <w:t>8.0</w:t>
      </w:r>
      <w:r w:rsidR="00C86E77" w:rsidRPr="006902F6">
        <w:rPr>
          <w:rFonts w:ascii="Calibri" w:hAnsi="Calibri" w:cs="Arial"/>
          <w:color w:val="000000" w:themeColor="text1"/>
        </w:rPr>
        <w:t xml:space="preserve"> mU/kg/min) of human insulin (Novo Nordisk). Euglycemia (120~130 mg/dL) was maintained during the clamp by measuring blood glucose every 10 min and infusing 50% glucose at variable rates</w:t>
      </w:r>
      <w:r w:rsidR="008070E2">
        <w:rPr>
          <w:rFonts w:ascii="Calibri" w:hAnsi="Calibri" w:cs="Arial"/>
          <w:color w:val="000000" w:themeColor="text1"/>
        </w:rPr>
        <w:t>,</w:t>
      </w:r>
      <w:r w:rsidR="00C86E77" w:rsidRPr="006902F6">
        <w:rPr>
          <w:rFonts w:ascii="Calibri" w:hAnsi="Calibri" w:cs="Arial"/>
          <w:color w:val="000000" w:themeColor="text1"/>
        </w:rPr>
        <w:t xml:space="preserve"> accordingly.  Blood samples were collected</w:t>
      </w:r>
      <w:r w:rsidR="000F5238">
        <w:rPr>
          <w:rFonts w:ascii="Calibri" w:hAnsi="Calibri" w:cs="Arial"/>
          <w:color w:val="000000" w:themeColor="text1"/>
        </w:rPr>
        <w:t xml:space="preserve"> from the </w:t>
      </w:r>
      <w:r w:rsidR="001730AE">
        <w:rPr>
          <w:rFonts w:ascii="Calibri" w:hAnsi="Calibri" w:cs="Arial"/>
          <w:color w:val="000000" w:themeColor="text1"/>
        </w:rPr>
        <w:t>right carotid</w:t>
      </w:r>
      <w:r w:rsidR="00C86E77" w:rsidRPr="006902F6">
        <w:rPr>
          <w:rFonts w:ascii="Calibri" w:hAnsi="Calibri" w:cs="Arial"/>
          <w:color w:val="000000" w:themeColor="text1"/>
        </w:rPr>
        <w:t xml:space="preserve"> </w:t>
      </w:r>
      <w:r w:rsidR="001730AE">
        <w:rPr>
          <w:rFonts w:ascii="Calibri" w:hAnsi="Calibri" w:cs="Arial"/>
          <w:color w:val="000000" w:themeColor="text1"/>
        </w:rPr>
        <w:t xml:space="preserve">artery </w:t>
      </w:r>
      <w:r w:rsidR="00C86E77" w:rsidRPr="006902F6">
        <w:rPr>
          <w:rFonts w:ascii="Calibri" w:hAnsi="Calibri" w:cs="Arial"/>
          <w:color w:val="000000" w:themeColor="text1"/>
        </w:rPr>
        <w:t>at t = 80, 90, 100, and 120 min for determination of glucose specific activity.  Blood insulin concentrations were determined from samples taken at t = -10 and 120 min. A bolus injection of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C]-2-deoxyglucose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PerkinElmer) (10 µCi) was given at t = 120 min. Blood samples were</w:t>
      </w:r>
      <w:r w:rsidR="0011694F">
        <w:rPr>
          <w:rFonts w:ascii="Calibri" w:hAnsi="Calibri" w:cs="Arial"/>
          <w:color w:val="000000" w:themeColor="text1"/>
        </w:rPr>
        <w:t xml:space="preserve"> </w:t>
      </w:r>
      <w:r w:rsidR="00C86E77" w:rsidRPr="006902F6">
        <w:rPr>
          <w:rFonts w:ascii="Calibri" w:hAnsi="Calibri" w:cs="Arial"/>
          <w:color w:val="000000" w:themeColor="text1"/>
        </w:rPr>
        <w:t>taken at 2, 5, 10, 15, and 25 min after the injection for determination of plasma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radioactivity. At the end of the experiment, animals were anesthetized with an intravenous injection of sodium pentobarbital and tissues were collected and immediately frozen in liquid nitrogen for later analysis of tissue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C]-2-deoxyglucose phosphate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C]2DGP) radioactivity.</w:t>
      </w:r>
      <w:r w:rsidR="00D72995">
        <w:rPr>
          <w:rFonts w:ascii="Calibri" w:hAnsi="Calibri" w:cs="Arial"/>
          <w:color w:val="000000" w:themeColor="text1"/>
        </w:rPr>
        <w:t xml:space="preserve"> </w:t>
      </w:r>
      <w:r w:rsidR="00C86E77" w:rsidRPr="006902F6">
        <w:rPr>
          <w:rFonts w:ascii="Calibri" w:hAnsi="Calibri" w:cs="Arial"/>
          <w:color w:val="000000" w:themeColor="text1"/>
        </w:rPr>
        <w:t>Blood glucose was measured using an Accu-Chek glucometer (Roche, Germany). Plasma insulin was measured using the Linco rat/mouse insulin ELISA kits.  For determination of plasma radioactivity of [3-</w:t>
      </w:r>
      <w:r w:rsidR="00C86E77" w:rsidRPr="006902F6">
        <w:rPr>
          <w:rFonts w:ascii="Calibri" w:hAnsi="Calibri" w:cs="Arial"/>
          <w:color w:val="000000" w:themeColor="text1"/>
          <w:vertAlign w:val="superscript"/>
        </w:rPr>
        <w:t>3</w:t>
      </w:r>
      <w:r w:rsidR="00C86E77" w:rsidRPr="006902F6">
        <w:rPr>
          <w:rFonts w:ascii="Calibri" w:hAnsi="Calibri" w:cs="Arial"/>
          <w:color w:val="000000" w:themeColor="text1"/>
        </w:rPr>
        <w:t>H]glucose and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plasma samples were deproteinized with ZnSO</w:t>
      </w:r>
      <w:r w:rsidR="00C86E77" w:rsidRPr="006902F6">
        <w:rPr>
          <w:rFonts w:ascii="Calibri" w:hAnsi="Calibri" w:cs="Arial"/>
          <w:color w:val="000000" w:themeColor="text1"/>
          <w:vertAlign w:val="subscript"/>
        </w:rPr>
        <w:t>4</w:t>
      </w:r>
      <w:r w:rsidR="00C86E77" w:rsidRPr="006902F6">
        <w:rPr>
          <w:rFonts w:ascii="Calibri" w:hAnsi="Calibri" w:cs="Arial"/>
          <w:color w:val="000000" w:themeColor="text1"/>
        </w:rPr>
        <w:t> and Ba(OH)</w:t>
      </w:r>
      <w:r w:rsidR="00C86E77" w:rsidRPr="006902F6">
        <w:rPr>
          <w:rFonts w:ascii="Calibri" w:hAnsi="Calibri" w:cs="Arial"/>
          <w:color w:val="000000" w:themeColor="text1"/>
          <w:vertAlign w:val="subscript"/>
        </w:rPr>
        <w:t>2</w:t>
      </w:r>
      <w:r w:rsidR="00C86E77" w:rsidRPr="006902F6">
        <w:rPr>
          <w:rFonts w:ascii="Calibri" w:hAnsi="Calibri" w:cs="Arial"/>
          <w:color w:val="000000" w:themeColor="text1"/>
        </w:rPr>
        <w:t xml:space="preserve"> and counted using a Liquid </w:t>
      </w:r>
      <w:r w:rsidR="00C86E77" w:rsidRPr="006902F6">
        <w:rPr>
          <w:rFonts w:ascii="Calibri" w:hAnsi="Calibri" w:cs="Arial"/>
          <w:color w:val="000000" w:themeColor="text1"/>
        </w:rPr>
        <w:lastRenderedPageBreak/>
        <w:t>Scintillation Counter (Beckman Coulter LS6500 Multi-purpose Scintillation Counter). Glucose turnover rate, hepatic glucose production and tissue glucose uptake were calculated as described elsewhere</w:t>
      </w:r>
      <w:r w:rsidR="00824C9D" w:rsidRPr="006902F6">
        <w:rPr>
          <w:rFonts w:ascii="Calibri" w:hAnsi="Calibri" w:cs="Arial"/>
          <w:color w:val="000000" w:themeColor="text1"/>
        </w:rPr>
        <w:t xml:space="preserve"> </w:t>
      </w:r>
      <w:r w:rsidR="00824C9D" w:rsidRPr="006902F6">
        <w:rPr>
          <w:rFonts w:ascii="Calibri" w:hAnsi="Calibri" w:cs="Arial"/>
          <w:color w:val="000000" w:themeColor="text1"/>
        </w:rPr>
        <w:fldChar w:fldCharType="begin" w:fldLock="1"/>
      </w:r>
      <w:r w:rsidR="00245EC7">
        <w:rPr>
          <w:rFonts w:ascii="Calibri" w:hAnsi="Calibri" w:cs="Arial"/>
          <w:color w:val="000000" w:themeColor="text1"/>
        </w:rPr>
        <w:instrText>ADDIN CSL_CITATION { "citationItems" : [ { "id" : "ITEM-1", "itemData" : { "author" : [ { "dropping-particle" : "", "family" : "Kraegen", "given" : "EW", "non-dropping-particle" : "", "parse-names" : false, "suffix" : "" }, { "dropping-particle" : "", "family" : "James", "given" : "DE", "non-dropping-particle" : "", "parse-names" : false, "suffix" : "" }, { "dropping-particle" : "", "family" : "Jenkins", "given" : "AB", "non-dropping-particle" : "", "parse-names" : false, "suffix" : "" }, { "dropping-particle" : "", "family" : "Chisholm", "given" : "DJ", "non-dropping-particle" : "", "parse-names" : false, "suffix" : "" } ], "container-title" : "The American Physiological Society", "id" : "ITEM-1", "issue" : "248", "issued" : { "date-parts" : [ [ "1985" ] ] }, "page" : "E353\u2013E362", "title" : "Dose-response curves for in vivo insulin sensitivity in individual tissues in rats", "type" : "article-journal" }, "uris" : [ "http://www.mendeley.com/documents/?uuid=59086f8e-b830-4bcb-ba74-d9c08f0f19ab", "http://www.mendeley.com/documents/?uuid=f6b29524-f652-4691-94e8-65eed196874d" ] }, { "id" : "ITEM-2", "itemData" : { "author" : [ { "dropping-particle" : "", "family" : "Ayala", "given" : "Julio E", "non-dropping-particle" : "", "parse-names" : false, "suffix" : "" }, { "dropping-particle" : "", "family" : "Bracy", "given" : "Deanna P", "non-dropping-particle" : "", "parse-names" : false, "suffix" : "" }, { "dropping-particle" : "", "family" : "Mcguinness", "given" : "Owen P", "non-dropping-particle" : "", "parse-names" : false, "suffix" : "" }, { "dropping-particle" : "", "family" : "Wasserman", "given" : "David H", "non-dropping-particle" : "", "parse-names" : false, "suffix" : "" } ], "id" : "ITEM-2", "issue" : "October 2005", "issued" : { "date-parts" : [ [ "2006" ] ] }, "title" : "Considerations in the Design of Hyperinsulinemic- Euglycemic Clamps in the Conscious Mouse", "type" : "article-journal" }, "uris" : [ "http://www.mendeley.com/documents/?uuid=e5c7bed5-9cce-47ce-ac54-c3f59700e136", "http://www.mendeley.com/documents/?uuid=52fb0a1c-82a2-4e21-970a-45229a7a3c43" ] }, { "id" : "ITEM-3", "itemData" : { "author" : [ { "dropping-particle" : "", "family" : "Halseth", "given" : "A M Y E", "non-dropping-particle" : "", "parse-names" : false, "suffix" : "" }, { "dropping-particle" : "", "family" : "Bracy", "given" : "Deanna P", "non-dropping-particle" : "", "parse-names" : false, "suffix" : "" }, { "dropping-particle" : "", "family" : "Wasserman", "given" : "David H", "non-dropping-particle" : "", "parse-names" : false, "suffix" : "" }, { "dropping-particle" : "", "family" : "Amy", "given" : "E", "non-dropping-particle" : "", "parse-names" : false, "suffix" : "" }, { "dropping-particle" : "", "family" : "Bracy", "given" : "Deanna P", "non-dropping-particle" : "", "parse-names" : false, "suffix" : "" }, { "dropping-particle" : "", "family" : "David", "given" : "H", "non-dropping-particle" : "", "parse-names" : false, "suffix" : "" } ], "id" : "ITEM-3", "issued" : { "date-parts" : [ [ "1999" ] ] }, "title" : "Overexpression of hexokinase II increases insulin- and exercise-stimulated muscle glucose uptake in vivo", "type" : "article-journal" }, "uris" : [ "http://www.mendeley.com/documents/?uuid=3a2a722c-d7e8-4146-ae3c-e8d00ff1b34b", "http://www.mendeley.com/documents/?uuid=bef8145d-9b99-40e6-829b-0d7ca5826d80", "http://www.mendeley.com/documents/?uuid=21fe669b-c309-43aa-9bbb-b918e4048e46" ] } ], "mendeley" : { "formattedCitation" : "(25\u201327)", "plainTextFormattedCitation" : "(25\u201327)", "previouslyFormattedCitation" : "(Kraegen &lt;i&gt;et al.&lt;/i&gt; 1985; Halseth &lt;i&gt;et al.&lt;/i&gt; 1999; Ayala &lt;i&gt;et al.&lt;/i&gt; 2006)" }, "properties" : {  }, "schema" : "https://github.com/citation-style-language/schema/raw/master/csl-citation.json" }</w:instrText>
      </w:r>
      <w:r w:rsidR="00824C9D" w:rsidRPr="006902F6">
        <w:rPr>
          <w:rFonts w:ascii="Calibri" w:hAnsi="Calibri" w:cs="Arial"/>
          <w:color w:val="000000" w:themeColor="text1"/>
        </w:rPr>
        <w:fldChar w:fldCharType="separate"/>
      </w:r>
      <w:r w:rsidR="00245EC7" w:rsidRPr="00245EC7">
        <w:rPr>
          <w:rFonts w:ascii="Calibri" w:hAnsi="Calibri" w:cs="Arial"/>
          <w:noProof/>
          <w:color w:val="000000" w:themeColor="text1"/>
        </w:rPr>
        <w:t>(25–27)</w:t>
      </w:r>
      <w:r w:rsidR="00824C9D" w:rsidRPr="006902F6">
        <w:rPr>
          <w:rFonts w:ascii="Calibri" w:hAnsi="Calibri" w:cs="Arial"/>
          <w:color w:val="000000" w:themeColor="text1"/>
        </w:rPr>
        <w:fldChar w:fldCharType="end"/>
      </w:r>
      <w:r w:rsidR="00C86E77" w:rsidRPr="006902F6">
        <w:rPr>
          <w:rFonts w:ascii="Calibri" w:hAnsi="Calibri" w:cs="Arial"/>
          <w:color w:val="000000" w:themeColor="text1"/>
        </w:rPr>
        <w:t>.</w:t>
      </w:r>
    </w:p>
    <w:p w14:paraId="1980ECFE" w14:textId="77777777" w:rsidR="00873DCF" w:rsidRDefault="00873DCF" w:rsidP="00FF21CB">
      <w:pPr>
        <w:spacing w:line="480" w:lineRule="auto"/>
        <w:rPr>
          <w:rFonts w:ascii="Calibri" w:hAnsi="Calibri" w:cs="Arial"/>
          <w:color w:val="000000" w:themeColor="text1"/>
        </w:rPr>
      </w:pPr>
    </w:p>
    <w:p w14:paraId="4F2CACF9" w14:textId="70DD3379" w:rsidR="00873DCF" w:rsidRPr="006902F6" w:rsidRDefault="00343149" w:rsidP="00FF21CB">
      <w:pPr>
        <w:spacing w:line="480" w:lineRule="auto"/>
        <w:rPr>
          <w:rFonts w:eastAsia="Times New Roman" w:cs="Times New Roman"/>
          <w:color w:val="000000" w:themeColor="text1"/>
        </w:rPr>
      </w:pPr>
      <w:r>
        <w:rPr>
          <w:b/>
          <w:color w:val="000000" w:themeColor="text1"/>
        </w:rPr>
        <w:t xml:space="preserve">Serum </w:t>
      </w:r>
      <w:r w:rsidR="00873DCF" w:rsidRPr="006902F6">
        <w:rPr>
          <w:b/>
          <w:color w:val="000000" w:themeColor="text1"/>
        </w:rPr>
        <w:t>Glycerol and Fatty Acid</w:t>
      </w:r>
      <w:r>
        <w:rPr>
          <w:b/>
          <w:color w:val="000000" w:themeColor="text1"/>
        </w:rPr>
        <w:t xml:space="preserve"> Determination</w:t>
      </w:r>
      <w:r w:rsidR="00873DCF" w:rsidRPr="006902F6">
        <w:rPr>
          <w:b/>
          <w:color w:val="000000" w:themeColor="text1"/>
        </w:rPr>
        <w:t>:</w:t>
      </w:r>
      <w:r>
        <w:rPr>
          <w:b/>
          <w:color w:val="000000" w:themeColor="text1"/>
        </w:rPr>
        <w:t xml:space="preserve"> </w:t>
      </w:r>
      <w:r>
        <w:rPr>
          <w:color w:val="000000" w:themeColor="text1"/>
        </w:rPr>
        <w:t xml:space="preserve">Following </w:t>
      </w:r>
      <w:r w:rsidRPr="006902F6">
        <w:rPr>
          <w:color w:val="000000" w:themeColor="text1"/>
        </w:rPr>
        <w:t>1</w:t>
      </w:r>
      <w:r w:rsidR="00A01DA0">
        <w:rPr>
          <w:color w:val="000000" w:themeColor="text1"/>
        </w:rPr>
        <w:t>2</w:t>
      </w:r>
      <w:r w:rsidRPr="006902F6">
        <w:rPr>
          <w:color w:val="000000" w:themeColor="text1"/>
        </w:rPr>
        <w:t xml:space="preserve"> weeks </w:t>
      </w:r>
      <w:r>
        <w:rPr>
          <w:color w:val="000000" w:themeColor="text1"/>
        </w:rPr>
        <w:t>of</w:t>
      </w:r>
      <w:r w:rsidRPr="006902F6">
        <w:rPr>
          <w:color w:val="000000" w:themeColor="text1"/>
        </w:rPr>
        <w:t xml:space="preserve"> dexamethasone treatment</w:t>
      </w:r>
      <w:r>
        <w:rPr>
          <w:color w:val="000000" w:themeColor="text1"/>
        </w:rPr>
        <w:t>, 2</w:t>
      </w:r>
      <w:r w:rsidR="00A01DA0">
        <w:rPr>
          <w:color w:val="000000" w:themeColor="text1"/>
        </w:rPr>
        <w:t>2</w:t>
      </w:r>
      <w:r w:rsidR="00186CB5">
        <w:rPr>
          <w:color w:val="000000" w:themeColor="text1"/>
        </w:rPr>
        <w:t>-</w:t>
      </w:r>
      <w:r w:rsidR="00873DCF" w:rsidRPr="006902F6">
        <w:rPr>
          <w:color w:val="000000" w:themeColor="text1"/>
        </w:rPr>
        <w:t xml:space="preserve">week-old </w:t>
      </w:r>
      <w:r w:rsidR="00873DCF" w:rsidRPr="006902F6">
        <w:rPr>
          <w:i/>
          <w:color w:val="000000" w:themeColor="text1"/>
        </w:rPr>
        <w:t>ad libitum</w:t>
      </w:r>
      <w:r w:rsidR="00873DCF" w:rsidRPr="006902F6">
        <w:rPr>
          <w:color w:val="000000" w:themeColor="text1"/>
        </w:rPr>
        <w:t xml:space="preserve"> chow fed C57BL/6J male mice were anesthetized with isoflurane and blood was </w:t>
      </w:r>
      <w:r>
        <w:rPr>
          <w:color w:val="000000" w:themeColor="text1"/>
        </w:rPr>
        <w:t>collected into heparin-coated capillary tubes</w:t>
      </w:r>
      <w:r w:rsidR="00873DCF" w:rsidRPr="006902F6">
        <w:rPr>
          <w:color w:val="000000" w:themeColor="text1"/>
        </w:rPr>
        <w:t xml:space="preserve"> via retro orbital bleed</w:t>
      </w:r>
      <w:r>
        <w:rPr>
          <w:color w:val="000000" w:themeColor="text1"/>
        </w:rPr>
        <w:t xml:space="preserve"> both</w:t>
      </w:r>
      <w:r w:rsidR="00873DCF" w:rsidRPr="006902F6">
        <w:rPr>
          <w:color w:val="000000" w:themeColor="text1"/>
        </w:rPr>
        <w:t xml:space="preserve"> </w:t>
      </w:r>
      <w:r>
        <w:rPr>
          <w:color w:val="000000" w:themeColor="text1"/>
        </w:rPr>
        <w:t>prior to</w:t>
      </w:r>
      <w:r w:rsidR="00873DCF" w:rsidRPr="006902F6">
        <w:rPr>
          <w:color w:val="000000" w:themeColor="text1"/>
        </w:rPr>
        <w:t xml:space="preserve"> and 15 minutes following </w:t>
      </w:r>
      <w:r>
        <w:rPr>
          <w:color w:val="000000" w:themeColor="text1"/>
        </w:rPr>
        <w:t>intraperitoneal</w:t>
      </w:r>
      <w:r w:rsidR="00873DCF" w:rsidRPr="006902F6">
        <w:rPr>
          <w:color w:val="000000" w:themeColor="text1"/>
        </w:rPr>
        <w:t xml:space="preserve"> injection of 10mg/kg isoproterenol (Sigma-Aldrich</w:t>
      </w:r>
      <w:r w:rsidR="00EF071B">
        <w:rPr>
          <w:color w:val="000000" w:themeColor="text1"/>
        </w:rPr>
        <w:t>; catalog #</w:t>
      </w:r>
      <w:r w:rsidR="00EF071B" w:rsidRPr="00EF071B">
        <w:rPr>
          <w:color w:val="000000" w:themeColor="text1"/>
        </w:rPr>
        <w:t>I6504-1G</w:t>
      </w:r>
      <w:r w:rsidR="00873DCF" w:rsidRPr="006902F6">
        <w:rPr>
          <w:color w:val="000000" w:themeColor="text1"/>
        </w:rPr>
        <w:t xml:space="preserve">) in </w:t>
      </w:r>
      <w:r w:rsidR="00CC778F">
        <w:rPr>
          <w:color w:val="000000" w:themeColor="text1"/>
        </w:rPr>
        <w:t>Dulbecco’s phosphate</w:t>
      </w:r>
      <w:r w:rsidR="00870FC0">
        <w:rPr>
          <w:color w:val="000000" w:themeColor="text1"/>
        </w:rPr>
        <w:t>-buffer</w:t>
      </w:r>
      <w:r w:rsidR="00CC778F">
        <w:rPr>
          <w:color w:val="000000" w:themeColor="text1"/>
        </w:rPr>
        <w:t>e</w:t>
      </w:r>
      <w:r w:rsidR="00870FC0">
        <w:rPr>
          <w:color w:val="000000" w:themeColor="text1"/>
        </w:rPr>
        <w:t>d saline</w:t>
      </w:r>
      <w:r w:rsidR="0090644F">
        <w:rPr>
          <w:color w:val="000000" w:themeColor="text1"/>
        </w:rPr>
        <w:t xml:space="preserve"> (Thermo Fisher</w:t>
      </w:r>
      <w:r w:rsidR="002B7E05">
        <w:rPr>
          <w:color w:val="000000" w:themeColor="text1"/>
        </w:rPr>
        <w:t>; catalog #</w:t>
      </w:r>
      <w:r w:rsidR="002B7E05" w:rsidRPr="002B7E05">
        <w:rPr>
          <w:color w:val="000000" w:themeColor="text1"/>
        </w:rPr>
        <w:t>BW17512F1</w:t>
      </w:r>
      <w:r w:rsidR="0090644F">
        <w:rPr>
          <w:color w:val="000000" w:themeColor="text1"/>
        </w:rPr>
        <w:t>)</w:t>
      </w:r>
      <w:r w:rsidR="00873DCF" w:rsidRPr="006902F6">
        <w:rPr>
          <w:color w:val="000000" w:themeColor="text1"/>
        </w:rPr>
        <w:t xml:space="preserve">. </w:t>
      </w:r>
      <w:r w:rsidR="00873DCF">
        <w:rPr>
          <w:color w:val="000000" w:themeColor="text1"/>
        </w:rPr>
        <w:t>S</w:t>
      </w:r>
      <w:r w:rsidR="00873DCF" w:rsidRPr="006902F6">
        <w:rPr>
          <w:color w:val="000000" w:themeColor="text1"/>
        </w:rPr>
        <w:t>erum</w:t>
      </w:r>
      <w:r>
        <w:rPr>
          <w:color w:val="000000" w:themeColor="text1"/>
        </w:rPr>
        <w:t xml:space="preserve"> </w:t>
      </w:r>
      <w:r w:rsidR="00873DCF" w:rsidRPr="006902F6">
        <w:rPr>
          <w:color w:val="000000" w:themeColor="text1"/>
        </w:rPr>
        <w:t>from these mice</w:t>
      </w:r>
      <w:r>
        <w:rPr>
          <w:color w:val="000000" w:themeColor="text1"/>
        </w:rPr>
        <w:t>,</w:t>
      </w:r>
      <w:r w:rsidR="00873DCF" w:rsidRPr="006902F6">
        <w:rPr>
          <w:color w:val="000000" w:themeColor="text1"/>
        </w:rPr>
        <w:t xml:space="preserve"> as well as from a</w:t>
      </w:r>
      <w:r>
        <w:rPr>
          <w:color w:val="000000" w:themeColor="text1"/>
        </w:rPr>
        <w:t xml:space="preserve"> </w:t>
      </w:r>
      <w:r w:rsidR="00873DCF" w:rsidRPr="006902F6">
        <w:rPr>
          <w:color w:val="000000" w:themeColor="text1"/>
        </w:rPr>
        <w:t xml:space="preserve">cohort of </w:t>
      </w:r>
      <w:r w:rsidR="00873DCF">
        <w:rPr>
          <w:color w:val="000000" w:themeColor="text1"/>
        </w:rPr>
        <w:t>28</w:t>
      </w:r>
      <w:r w:rsidR="00873DCF" w:rsidRPr="006902F6">
        <w:rPr>
          <w:color w:val="000000" w:themeColor="text1"/>
        </w:rPr>
        <w:t xml:space="preserve">-week old mice on </w:t>
      </w:r>
      <w:r>
        <w:rPr>
          <w:color w:val="000000" w:themeColor="text1"/>
        </w:rPr>
        <w:t xml:space="preserve">either </w:t>
      </w:r>
      <w:r w:rsidR="00873DCF" w:rsidRPr="006902F6">
        <w:rPr>
          <w:color w:val="000000" w:themeColor="text1"/>
        </w:rPr>
        <w:t>HFD or chow</w:t>
      </w:r>
      <w:r>
        <w:rPr>
          <w:color w:val="000000" w:themeColor="text1"/>
        </w:rPr>
        <w:t>,</w:t>
      </w:r>
      <w:r w:rsidR="00873DCF" w:rsidRPr="006902F6">
        <w:rPr>
          <w:color w:val="000000" w:themeColor="text1"/>
        </w:rPr>
        <w:t xml:space="preserve"> six</w:t>
      </w:r>
      <w:r w:rsidR="00186CB5">
        <w:rPr>
          <w:color w:val="000000" w:themeColor="text1"/>
        </w:rPr>
        <w:t>-</w:t>
      </w:r>
      <w:r w:rsidR="00873DCF" w:rsidRPr="006902F6">
        <w:rPr>
          <w:color w:val="000000" w:themeColor="text1"/>
        </w:rPr>
        <w:t>weeks post</w:t>
      </w:r>
      <w:r>
        <w:rPr>
          <w:color w:val="000000" w:themeColor="text1"/>
        </w:rPr>
        <w:t>-</w:t>
      </w:r>
      <w:r w:rsidR="00873DCF" w:rsidRPr="006902F6">
        <w:rPr>
          <w:color w:val="000000" w:themeColor="text1"/>
        </w:rPr>
        <w:t>dexamethasone treatment</w:t>
      </w:r>
      <w:r>
        <w:rPr>
          <w:color w:val="000000" w:themeColor="text1"/>
        </w:rPr>
        <w:t xml:space="preserve"> was collected</w:t>
      </w:r>
      <w:r w:rsidR="00873DCF" w:rsidRPr="006902F6">
        <w:rPr>
          <w:color w:val="000000" w:themeColor="text1"/>
        </w:rPr>
        <w:t xml:space="preserve"> following an overnight fast</w:t>
      </w:r>
      <w:r w:rsidR="00957EC8">
        <w:rPr>
          <w:color w:val="000000" w:themeColor="text1"/>
        </w:rPr>
        <w:t xml:space="preserve"> beginning at 1700 h</w:t>
      </w:r>
      <w:r w:rsidR="00873DCF" w:rsidRPr="006902F6">
        <w:rPr>
          <w:color w:val="000000" w:themeColor="text1"/>
        </w:rPr>
        <w:t>. Glycerol was assessed via Serum Triglyceride Determination Kit (Sigma-Aldrich</w:t>
      </w:r>
      <w:r w:rsidR="00223195">
        <w:rPr>
          <w:color w:val="000000" w:themeColor="text1"/>
        </w:rPr>
        <w:t>; catalog #</w:t>
      </w:r>
      <w:r w:rsidR="00223195" w:rsidRPr="00223195">
        <w:rPr>
          <w:color w:val="000000" w:themeColor="text1"/>
        </w:rPr>
        <w:t>TR0100-1KT</w:t>
      </w:r>
      <w:r w:rsidR="00873DCF" w:rsidRPr="006902F6">
        <w:rPr>
          <w:color w:val="000000" w:themeColor="text1"/>
        </w:rPr>
        <w:t xml:space="preserve">) </w:t>
      </w:r>
      <w:r w:rsidR="0067415E">
        <w:rPr>
          <w:rFonts w:eastAsia="Times New Roman" w:cs="Arial"/>
          <w:color w:val="000000" w:themeColor="text1"/>
          <w:shd w:val="clear" w:color="auto" w:fill="FFFFFF"/>
        </w:rPr>
        <w:t>and fatty acids were quantified using the HR Series NEFA-HR(2) kit (Wako Diagnostics</w:t>
      </w:r>
      <w:r w:rsidR="00223195">
        <w:rPr>
          <w:rFonts w:eastAsia="Times New Roman" w:cs="Arial"/>
          <w:color w:val="000000" w:themeColor="text1"/>
          <w:shd w:val="clear" w:color="auto" w:fill="FFFFFF"/>
        </w:rPr>
        <w:t>; catalog #</w:t>
      </w:r>
      <w:r w:rsidR="00223195" w:rsidRPr="00223195">
        <w:rPr>
          <w:rFonts w:eastAsia="Times New Roman" w:cs="Arial"/>
          <w:color w:val="000000" w:themeColor="text1"/>
          <w:shd w:val="clear" w:color="auto" w:fill="FFFFFF"/>
        </w:rPr>
        <w:t>276-76491</w:t>
      </w:r>
      <w:r w:rsidR="0067415E">
        <w:rPr>
          <w:rFonts w:eastAsia="Times New Roman" w:cs="Arial"/>
          <w:color w:val="000000" w:themeColor="text1"/>
          <w:shd w:val="clear" w:color="auto" w:fill="FFFFFF"/>
        </w:rPr>
        <w:t xml:space="preserve">), </w:t>
      </w:r>
      <w:r w:rsidR="00873DCF" w:rsidRPr="006902F6">
        <w:rPr>
          <w:rFonts w:eastAsia="Times New Roman" w:cs="Arial"/>
          <w:color w:val="000000" w:themeColor="text1"/>
          <w:shd w:val="clear" w:color="auto" w:fill="FFFFFF"/>
        </w:rPr>
        <w:t>in accordance with manufacturer’s guidelines</w:t>
      </w:r>
      <w:r w:rsidR="0067415E">
        <w:rPr>
          <w:rFonts w:eastAsia="Times New Roman" w:cs="Arial"/>
          <w:color w:val="000000" w:themeColor="text1"/>
          <w:shd w:val="clear" w:color="auto" w:fill="FFFFFF"/>
        </w:rPr>
        <w:t>.</w:t>
      </w:r>
    </w:p>
    <w:p w14:paraId="5EE9F481" w14:textId="77777777" w:rsidR="004B1467" w:rsidRPr="006902F6" w:rsidRDefault="004B1467" w:rsidP="00FF21CB">
      <w:pPr>
        <w:spacing w:line="480" w:lineRule="auto"/>
        <w:rPr>
          <w:color w:val="000000" w:themeColor="text1"/>
        </w:rPr>
      </w:pPr>
    </w:p>
    <w:p w14:paraId="659E5B2F" w14:textId="00AB571C" w:rsidR="00881ECD" w:rsidRPr="006902F6" w:rsidRDefault="00A73F99" w:rsidP="00FF21CB">
      <w:pPr>
        <w:spacing w:line="480" w:lineRule="auto"/>
        <w:rPr>
          <w:color w:val="000000" w:themeColor="text1"/>
        </w:rPr>
      </w:pPr>
      <w:r w:rsidRPr="006902F6">
        <w:rPr>
          <w:b/>
          <w:color w:val="000000" w:themeColor="text1"/>
        </w:rPr>
        <w:t>Cell culture</w:t>
      </w:r>
      <w:r w:rsidR="004B1467" w:rsidRPr="006902F6">
        <w:rPr>
          <w:b/>
          <w:color w:val="000000" w:themeColor="text1"/>
        </w:rPr>
        <w:t xml:space="preserve">: </w:t>
      </w:r>
      <w:r w:rsidR="00E36D9E" w:rsidRPr="006902F6">
        <w:rPr>
          <w:color w:val="000000" w:themeColor="text1"/>
        </w:rPr>
        <w:t xml:space="preserve">3T3-L1 </w:t>
      </w:r>
      <w:r w:rsidR="00B90861" w:rsidRPr="006902F6">
        <w:rPr>
          <w:color w:val="000000" w:themeColor="text1"/>
        </w:rPr>
        <w:t>fibroblasts (</w:t>
      </w:r>
      <w:r w:rsidR="00E36D9E" w:rsidRPr="006902F6">
        <w:rPr>
          <w:color w:val="000000" w:themeColor="text1"/>
        </w:rPr>
        <w:t>pre</w:t>
      </w:r>
      <w:r w:rsidR="00B90861" w:rsidRPr="006902F6">
        <w:rPr>
          <w:color w:val="000000" w:themeColor="text1"/>
        </w:rPr>
        <w:t>-</w:t>
      </w:r>
      <w:r w:rsidR="00E36D9E" w:rsidRPr="006902F6">
        <w:rPr>
          <w:color w:val="000000" w:themeColor="text1"/>
        </w:rPr>
        <w:t>a</w:t>
      </w:r>
      <w:r w:rsidR="00B90861" w:rsidRPr="006902F6">
        <w:rPr>
          <w:color w:val="000000" w:themeColor="text1"/>
        </w:rPr>
        <w:t>dipocytes</w:t>
      </w:r>
      <w:r w:rsidR="00080AF9">
        <w:rPr>
          <w:color w:val="000000" w:themeColor="text1"/>
        </w:rPr>
        <w:t>; ATCC</w:t>
      </w:r>
      <w:r w:rsidR="00CF4143">
        <w:rPr>
          <w:color w:val="000000" w:themeColor="text1"/>
        </w:rPr>
        <w:t>; authenticated via STRS analysis</w:t>
      </w:r>
      <w:r w:rsidR="00B90861" w:rsidRPr="006902F6">
        <w:rPr>
          <w:color w:val="000000" w:themeColor="text1"/>
        </w:rPr>
        <w:t>) were cultured in 10% newborn calf serum,</w:t>
      </w:r>
      <w:r w:rsidR="00E36D9E" w:rsidRPr="006902F6">
        <w:rPr>
          <w:color w:val="000000" w:themeColor="text1"/>
        </w:rPr>
        <w:t xml:space="preserve"> </w:t>
      </w:r>
      <w:r w:rsidR="00204D48" w:rsidRPr="006902F6">
        <w:rPr>
          <w:rFonts w:cs="Arial"/>
          <w:bCs/>
          <w:color w:val="000000" w:themeColor="text1"/>
        </w:rPr>
        <w:t>Dulbecco's Modification of Eagle's Medium (</w:t>
      </w:r>
      <w:r w:rsidR="00E36D9E" w:rsidRPr="006902F6">
        <w:rPr>
          <w:color w:val="000000" w:themeColor="text1"/>
        </w:rPr>
        <w:t>DMEM</w:t>
      </w:r>
      <w:r w:rsidR="007A78D7">
        <w:rPr>
          <w:color w:val="000000" w:themeColor="text1"/>
        </w:rPr>
        <w:t xml:space="preserve">; 4.5 g/L </w:t>
      </w:r>
      <w:r w:rsidR="00561126">
        <w:rPr>
          <w:color w:val="000000" w:themeColor="text1"/>
        </w:rPr>
        <w:t>D-</w:t>
      </w:r>
      <w:r w:rsidR="007A78D7">
        <w:rPr>
          <w:color w:val="000000" w:themeColor="text1"/>
        </w:rPr>
        <w:t>glucose</w:t>
      </w:r>
      <w:r w:rsidR="00A558BF">
        <w:rPr>
          <w:color w:val="000000" w:themeColor="text1"/>
        </w:rPr>
        <w:t>; Fisher Scientific; catalog #</w:t>
      </w:r>
      <w:r w:rsidR="00A558BF" w:rsidRPr="00A558BF">
        <w:rPr>
          <w:color w:val="000000" w:themeColor="text1"/>
        </w:rPr>
        <w:t>11965118</w:t>
      </w:r>
      <w:r w:rsidR="00204D48" w:rsidRPr="006902F6">
        <w:rPr>
          <w:color w:val="000000" w:themeColor="text1"/>
        </w:rPr>
        <w:t>)</w:t>
      </w:r>
      <w:r w:rsidR="00E36D9E" w:rsidRPr="006902F6">
        <w:rPr>
          <w:color w:val="000000" w:themeColor="text1"/>
        </w:rPr>
        <w:t xml:space="preserve"> with </w:t>
      </w:r>
      <w:r w:rsidR="006223BB" w:rsidRPr="006902F6">
        <w:rPr>
          <w:color w:val="000000" w:themeColor="text1"/>
        </w:rPr>
        <w:t>penicillin</w:t>
      </w:r>
      <w:r w:rsidR="00B90861" w:rsidRPr="006902F6">
        <w:rPr>
          <w:color w:val="000000" w:themeColor="text1"/>
        </w:rPr>
        <w:t>, streptomycin and glutamine</w:t>
      </w:r>
      <w:r w:rsidR="00213463" w:rsidRPr="006902F6">
        <w:rPr>
          <w:color w:val="000000" w:themeColor="text1"/>
        </w:rPr>
        <w:t xml:space="preserve"> (PSG)</w:t>
      </w:r>
      <w:r w:rsidR="00E36D9E" w:rsidRPr="006902F6">
        <w:rPr>
          <w:color w:val="000000" w:themeColor="text1"/>
        </w:rPr>
        <w:t xml:space="preserve"> until </w:t>
      </w:r>
      <w:r w:rsidR="00B90861" w:rsidRPr="006902F6">
        <w:rPr>
          <w:color w:val="000000" w:themeColor="text1"/>
        </w:rPr>
        <w:t xml:space="preserve">confluence. </w:t>
      </w:r>
      <w:r w:rsidR="00281590" w:rsidRPr="006902F6">
        <w:rPr>
          <w:color w:val="000000" w:themeColor="text1"/>
        </w:rPr>
        <w:t>Cells were switched to a</w:t>
      </w:r>
      <w:r w:rsidR="00B90861" w:rsidRPr="006902F6">
        <w:rPr>
          <w:color w:val="000000" w:themeColor="text1"/>
        </w:rPr>
        <w:t xml:space="preserve"> differentiation cocktail</w:t>
      </w:r>
      <w:r w:rsidR="00281590" w:rsidRPr="006902F6">
        <w:rPr>
          <w:color w:val="000000" w:themeColor="text1"/>
        </w:rPr>
        <w:t xml:space="preserve"> at two days post confluence</w:t>
      </w:r>
      <w:r w:rsidR="00B90861" w:rsidRPr="006902F6">
        <w:rPr>
          <w:color w:val="000000" w:themeColor="text1"/>
        </w:rPr>
        <w:t xml:space="preserve"> </w:t>
      </w:r>
      <w:r w:rsidR="00136CB1">
        <w:rPr>
          <w:color w:val="000000" w:themeColor="text1"/>
        </w:rPr>
        <w:t>(</w:t>
      </w:r>
      <w:r w:rsidR="003A266B" w:rsidRPr="006902F6">
        <w:rPr>
          <w:color w:val="000000" w:themeColor="text1"/>
        </w:rPr>
        <w:t xml:space="preserve">250nM </w:t>
      </w:r>
      <w:r w:rsidR="00B90861" w:rsidRPr="006902F6">
        <w:rPr>
          <w:color w:val="000000" w:themeColor="text1"/>
        </w:rPr>
        <w:t xml:space="preserve">dexamethasone, </w:t>
      </w:r>
      <w:r w:rsidR="00764F12" w:rsidRPr="006902F6">
        <w:rPr>
          <w:color w:val="000000" w:themeColor="text1"/>
        </w:rPr>
        <w:t>500</w:t>
      </w:r>
      <w:r w:rsidR="00764F12" w:rsidRPr="006902F6">
        <w:rPr>
          <w:rFonts w:ascii="Symbol" w:hAnsi="Symbol"/>
          <w:color w:val="000000" w:themeColor="text1"/>
        </w:rPr>
        <w:t></w:t>
      </w:r>
      <w:r w:rsidR="00764F12" w:rsidRPr="006902F6">
        <w:rPr>
          <w:color w:val="000000" w:themeColor="text1"/>
        </w:rPr>
        <w:t xml:space="preserve">M </w:t>
      </w:r>
      <w:r w:rsidR="00B90861" w:rsidRPr="006902F6">
        <w:rPr>
          <w:rFonts w:cs="Helvetica"/>
          <w:color w:val="000000" w:themeColor="text1"/>
        </w:rPr>
        <w:t xml:space="preserve">3-isobutyl-1-methylxanthine and </w:t>
      </w:r>
      <w:r w:rsidR="00895D92" w:rsidRPr="006902F6">
        <w:rPr>
          <w:rFonts w:cs="Helvetica"/>
          <w:color w:val="000000" w:themeColor="text1"/>
        </w:rPr>
        <w:t>1</w:t>
      </w:r>
      <w:r w:rsidR="00895D92" w:rsidRPr="006902F6">
        <w:rPr>
          <w:rFonts w:ascii="Symbol" w:hAnsi="Symbol" w:cs="Helvetica"/>
          <w:color w:val="000000" w:themeColor="text1"/>
        </w:rPr>
        <w:t></w:t>
      </w:r>
      <w:r w:rsidR="00895D92" w:rsidRPr="006902F6">
        <w:rPr>
          <w:rFonts w:cs="Helvetica"/>
          <w:color w:val="000000" w:themeColor="text1"/>
        </w:rPr>
        <w:t xml:space="preserve">g/mL </w:t>
      </w:r>
      <w:r w:rsidR="00B90861" w:rsidRPr="006902F6">
        <w:rPr>
          <w:rFonts w:cs="Helvetica"/>
          <w:color w:val="000000" w:themeColor="text1"/>
        </w:rPr>
        <w:t xml:space="preserve">insulin in 10% fetal bovine serum, </w:t>
      </w:r>
      <w:r w:rsidR="00136CB1">
        <w:rPr>
          <w:rFonts w:cs="Helvetica"/>
          <w:color w:val="000000" w:themeColor="text1"/>
        </w:rPr>
        <w:t>in</w:t>
      </w:r>
      <w:r w:rsidR="00B90861" w:rsidRPr="006902F6">
        <w:rPr>
          <w:rFonts w:cs="Helvetica"/>
          <w:color w:val="000000" w:themeColor="text1"/>
        </w:rPr>
        <w:t xml:space="preserve"> </w:t>
      </w:r>
      <w:r w:rsidR="00A558BF">
        <w:rPr>
          <w:rFonts w:cs="Helvetica"/>
          <w:color w:val="000000" w:themeColor="text1"/>
        </w:rPr>
        <w:t>4.5g/L glucose</w:t>
      </w:r>
      <w:r w:rsidR="00B90861" w:rsidRPr="006902F6">
        <w:rPr>
          <w:rFonts w:cs="Helvetica"/>
          <w:color w:val="000000" w:themeColor="text1"/>
        </w:rPr>
        <w:t xml:space="preserve"> DMEM with PSG</w:t>
      </w:r>
      <w:r w:rsidR="00136CB1">
        <w:rPr>
          <w:rFonts w:cs="Helvetica"/>
          <w:color w:val="000000" w:themeColor="text1"/>
        </w:rPr>
        <w:t>)</w:t>
      </w:r>
      <w:r w:rsidR="00B90861" w:rsidRPr="006902F6">
        <w:rPr>
          <w:rFonts w:cs="Helvetica"/>
          <w:color w:val="000000" w:themeColor="text1"/>
        </w:rPr>
        <w:t xml:space="preserve"> </w:t>
      </w:r>
      <w:r w:rsidR="00366FA3" w:rsidRPr="006902F6">
        <w:rPr>
          <w:rFonts w:cs="Helvetica"/>
          <w:color w:val="000000" w:themeColor="text1"/>
        </w:rPr>
        <w:t>for four days</w:t>
      </w:r>
      <w:r w:rsidR="00DA1B5A" w:rsidRPr="006902F6">
        <w:rPr>
          <w:rFonts w:cs="Helvetica"/>
          <w:color w:val="000000" w:themeColor="text1"/>
        </w:rPr>
        <w:t xml:space="preserve"> </w:t>
      </w:r>
      <w:r w:rsidR="00DA1B5A" w:rsidRPr="006902F6">
        <w:rPr>
          <w:rFonts w:cs="Helvetica"/>
          <w:color w:val="000000" w:themeColor="text1"/>
        </w:rPr>
        <w:fldChar w:fldCharType="begin" w:fldLock="1"/>
      </w:r>
      <w:r w:rsidR="00245EC7">
        <w:rPr>
          <w:rFonts w:cs="Helvetica"/>
          <w:color w:val="000000" w:themeColor="text1"/>
        </w:rPr>
        <w:instrText>ADDIN CSL_CITATION { "citationItems" : [ { "id" : "ITEM-1", "itemData" : { "DOI" : "10.1016/S0076-6879(06)06055-1", "author" : [ { "dropping-particle" : "", "family" : "Chiang S-H, Chang L", "given" : "Saltiel AR", "non-dropping-particle" : "", "parse-names" : false, "suffix" : "" } ], "id" : "ITEM-1", "issue" : "06", "issued" : { "date-parts" : [ [ "2002" ] ] }, "page" : "1257-1262", "title" : "TC10 and Insulin \u2010 Stimulated Glucose Transport", "type" : "article-journal", "volume" : "406" }, "uris" : [ "http://www.mendeley.com/documents/?uuid=1d372b62-a3be-428b-8600-6aff8c04a118", "http://www.mendeley.com/documents/?uuid=849f3545-cee3-407f-a673-ba0931ea217f" ] } ], "mendeley" : { "formattedCitation" : "(28)", "plainTextFormattedCitation" : "(28)", "previouslyFormattedCitation" : "(Chiang S-H, Chang L 2002)" }, "properties" : {  }, "schema" : "https://github.com/citation-style-language/schema/raw/master/csl-citation.json" }</w:instrText>
      </w:r>
      <w:r w:rsidR="00DA1B5A" w:rsidRPr="006902F6">
        <w:rPr>
          <w:rFonts w:cs="Helvetica"/>
          <w:color w:val="000000" w:themeColor="text1"/>
        </w:rPr>
        <w:fldChar w:fldCharType="separate"/>
      </w:r>
      <w:r w:rsidR="00245EC7" w:rsidRPr="00245EC7">
        <w:rPr>
          <w:rFonts w:cs="Helvetica"/>
          <w:noProof/>
          <w:color w:val="000000" w:themeColor="text1"/>
        </w:rPr>
        <w:t>(28)</w:t>
      </w:r>
      <w:r w:rsidR="00DA1B5A" w:rsidRPr="006902F6">
        <w:rPr>
          <w:rFonts w:cs="Helvetica"/>
          <w:color w:val="000000" w:themeColor="text1"/>
        </w:rPr>
        <w:fldChar w:fldCharType="end"/>
      </w:r>
      <w:r w:rsidR="00B90861" w:rsidRPr="006902F6">
        <w:rPr>
          <w:rFonts w:cs="Helvetica"/>
          <w:color w:val="000000" w:themeColor="text1"/>
        </w:rPr>
        <w:t>.</w:t>
      </w:r>
      <w:r w:rsidR="003A266B" w:rsidRPr="006902F6">
        <w:rPr>
          <w:rFonts w:cs="Helvetica"/>
          <w:color w:val="000000" w:themeColor="text1"/>
        </w:rPr>
        <w:t xml:space="preserve"> Media was </w:t>
      </w:r>
      <w:r w:rsidR="003A266B" w:rsidRPr="006902F6">
        <w:rPr>
          <w:rFonts w:cs="Helvetica"/>
          <w:color w:val="000000" w:themeColor="text1"/>
        </w:rPr>
        <w:lastRenderedPageBreak/>
        <w:t xml:space="preserve">replaced </w:t>
      </w:r>
      <w:r w:rsidR="00136CB1">
        <w:rPr>
          <w:rFonts w:cs="Helvetica"/>
          <w:color w:val="000000" w:themeColor="text1"/>
        </w:rPr>
        <w:t>with differentiation medium containing</w:t>
      </w:r>
      <w:r w:rsidR="003A266B" w:rsidRPr="006902F6">
        <w:rPr>
          <w:rFonts w:cs="Helvetica"/>
          <w:color w:val="000000" w:themeColor="text1"/>
        </w:rPr>
        <w:t xml:space="preserve"> only insulin for an additional three days. </w:t>
      </w:r>
      <w:r w:rsidR="00D77C59" w:rsidRPr="006902F6">
        <w:rPr>
          <w:rFonts w:cs="Helvetica"/>
          <w:color w:val="000000" w:themeColor="text1"/>
        </w:rPr>
        <w:t>For t</w:t>
      </w:r>
      <w:r w:rsidR="003A266B" w:rsidRPr="006902F6">
        <w:rPr>
          <w:rFonts w:cs="Helvetica"/>
          <w:color w:val="000000" w:themeColor="text1"/>
        </w:rPr>
        <w:t>he following three days</w:t>
      </w:r>
      <w:r w:rsidR="00D77C59" w:rsidRPr="006902F6">
        <w:rPr>
          <w:rFonts w:cs="Helvetica"/>
          <w:color w:val="000000" w:themeColor="text1"/>
        </w:rPr>
        <w:t>,</w:t>
      </w:r>
      <w:r w:rsidR="003A266B" w:rsidRPr="006902F6">
        <w:rPr>
          <w:rFonts w:cs="Helvetica"/>
          <w:color w:val="000000" w:themeColor="text1"/>
        </w:rPr>
        <w:t xml:space="preserve"> cells remained in media with no additional treatment.</w:t>
      </w:r>
      <w:r w:rsidR="00CF4143">
        <w:rPr>
          <w:rFonts w:cs="Helvetica"/>
          <w:color w:val="000000" w:themeColor="text1"/>
        </w:rPr>
        <w:t xml:space="preserve"> Cells used for these experiments were not cultured beyond 22 passages.</w:t>
      </w:r>
      <w:r w:rsidR="003A266B" w:rsidRPr="006902F6">
        <w:rPr>
          <w:rFonts w:cs="Helvetica"/>
          <w:color w:val="000000" w:themeColor="text1"/>
        </w:rPr>
        <w:t xml:space="preserve"> </w:t>
      </w:r>
      <w:r w:rsidR="005B3B55" w:rsidRPr="006902F6">
        <w:rPr>
          <w:rFonts w:cs="Helvetica"/>
          <w:color w:val="000000" w:themeColor="text1"/>
        </w:rPr>
        <w:t xml:space="preserve">To assess </w:t>
      </w:r>
      <w:r w:rsidR="00870FC0">
        <w:rPr>
          <w:rFonts w:cs="Helvetica"/>
          <w:color w:val="000000" w:themeColor="text1"/>
        </w:rPr>
        <w:t>markers</w:t>
      </w:r>
      <w:r w:rsidR="00136CB1">
        <w:rPr>
          <w:rFonts w:cs="Helvetica"/>
          <w:color w:val="000000" w:themeColor="text1"/>
        </w:rPr>
        <w:t xml:space="preserve"> of</w:t>
      </w:r>
      <w:r w:rsidR="005B3B55" w:rsidRPr="006902F6">
        <w:rPr>
          <w:rFonts w:cs="Helvetica"/>
          <w:color w:val="000000" w:themeColor="text1"/>
        </w:rPr>
        <w:t xml:space="preserve"> lipolysis, cells remained in media</w:t>
      </w:r>
      <w:r w:rsidR="0011365C" w:rsidRPr="006902F6">
        <w:rPr>
          <w:rFonts w:cs="Helvetica"/>
          <w:color w:val="000000" w:themeColor="text1"/>
        </w:rPr>
        <w:t xml:space="preserve"> and </w:t>
      </w:r>
      <w:r w:rsidR="005B3B55" w:rsidRPr="006902F6">
        <w:rPr>
          <w:rFonts w:cs="Helvetica"/>
          <w:color w:val="000000" w:themeColor="text1"/>
        </w:rPr>
        <w:t>were treated with</w:t>
      </w:r>
      <w:r w:rsidR="0011365C" w:rsidRPr="006902F6">
        <w:rPr>
          <w:rFonts w:cs="Helvetica"/>
          <w:color w:val="000000" w:themeColor="text1"/>
        </w:rPr>
        <w:t xml:space="preserve"> ethanol (vehicle) or</w:t>
      </w:r>
      <w:r w:rsidR="005B3B55" w:rsidRPr="006902F6">
        <w:rPr>
          <w:rFonts w:cs="Helvetica"/>
          <w:color w:val="000000" w:themeColor="text1"/>
        </w:rPr>
        <w:t xml:space="preserve"> 250nM dexamethasone for five days before lysing.</w:t>
      </w:r>
    </w:p>
    <w:p w14:paraId="67DC8E02" w14:textId="77777777" w:rsidR="004B1467" w:rsidRPr="006902F6" w:rsidRDefault="004B1467" w:rsidP="00FF21CB">
      <w:pPr>
        <w:spacing w:line="480" w:lineRule="auto"/>
        <w:rPr>
          <w:color w:val="000000" w:themeColor="text1"/>
        </w:rPr>
      </w:pPr>
    </w:p>
    <w:p w14:paraId="15A202AF" w14:textId="190EA1DA" w:rsidR="002633D8" w:rsidRPr="006902F6" w:rsidRDefault="002633D8" w:rsidP="00FF21CB">
      <w:pPr>
        <w:spacing w:line="480" w:lineRule="auto"/>
        <w:rPr>
          <w:rFonts w:eastAsia="Times New Roman" w:cs="Times New Roman"/>
          <w:color w:val="000000" w:themeColor="text1"/>
          <w:szCs w:val="21"/>
          <w:shd w:val="clear" w:color="auto" w:fill="FFFFFF"/>
        </w:rPr>
      </w:pPr>
      <w:r w:rsidRPr="006902F6">
        <w:rPr>
          <w:b/>
          <w:color w:val="000000" w:themeColor="text1"/>
        </w:rPr>
        <w:t>Assessment of Triglyceride</w:t>
      </w:r>
      <w:r w:rsidR="0029402D" w:rsidRPr="006902F6">
        <w:rPr>
          <w:b/>
          <w:color w:val="000000" w:themeColor="text1"/>
        </w:rPr>
        <w:t xml:space="preserve"> </w:t>
      </w:r>
      <w:r w:rsidR="00136CB1">
        <w:rPr>
          <w:b/>
          <w:color w:val="000000" w:themeColor="text1"/>
        </w:rPr>
        <w:t>Content in</w:t>
      </w:r>
      <w:r w:rsidR="00136CB1" w:rsidRPr="006902F6">
        <w:rPr>
          <w:b/>
          <w:color w:val="000000" w:themeColor="text1"/>
        </w:rPr>
        <w:t xml:space="preserve"> </w:t>
      </w:r>
      <w:r w:rsidR="0029402D" w:rsidRPr="006902F6">
        <w:rPr>
          <w:b/>
          <w:color w:val="000000" w:themeColor="text1"/>
        </w:rPr>
        <w:t>Cells and Tissue</w:t>
      </w:r>
      <w:r w:rsidR="004B1467" w:rsidRPr="006902F6">
        <w:rPr>
          <w:b/>
          <w:color w:val="000000" w:themeColor="text1"/>
        </w:rPr>
        <w:t xml:space="preserve">: </w:t>
      </w:r>
      <w:r w:rsidRPr="006902F6">
        <w:rPr>
          <w:color w:val="000000" w:themeColor="text1"/>
        </w:rPr>
        <w:t xml:space="preserve">3T3-L1 </w:t>
      </w:r>
      <w:r w:rsidR="00D72995">
        <w:rPr>
          <w:color w:val="000000" w:themeColor="text1"/>
        </w:rPr>
        <w:t>c</w:t>
      </w:r>
      <w:r w:rsidRPr="006902F6">
        <w:rPr>
          <w:color w:val="000000" w:themeColor="text1"/>
        </w:rPr>
        <w:t>ells were grown and treated</w:t>
      </w:r>
      <w:r w:rsidR="000C3B57" w:rsidRPr="006902F6">
        <w:rPr>
          <w:color w:val="000000" w:themeColor="text1"/>
        </w:rPr>
        <w:t xml:space="preserve"> as described above</w:t>
      </w:r>
      <w:r w:rsidR="00136CB1">
        <w:rPr>
          <w:color w:val="000000" w:themeColor="text1"/>
        </w:rPr>
        <w:t>. A</w:t>
      </w:r>
      <w:r w:rsidRPr="006902F6">
        <w:rPr>
          <w:color w:val="000000" w:themeColor="text1"/>
        </w:rPr>
        <w:t>t the end of the treatment period</w:t>
      </w:r>
      <w:r w:rsidR="00136CB1">
        <w:rPr>
          <w:color w:val="000000" w:themeColor="text1"/>
        </w:rPr>
        <w:t>, c</w:t>
      </w:r>
      <w:r w:rsidRPr="006902F6">
        <w:rPr>
          <w:color w:val="000000" w:themeColor="text1"/>
        </w:rPr>
        <w:t>ells</w:t>
      </w:r>
      <w:r w:rsidR="000C3B57" w:rsidRPr="006902F6">
        <w:rPr>
          <w:color w:val="000000" w:themeColor="text1"/>
        </w:rPr>
        <w:t xml:space="preserve"> </w:t>
      </w:r>
      <w:r w:rsidRPr="006902F6">
        <w:rPr>
          <w:color w:val="000000" w:themeColor="text1"/>
        </w:rPr>
        <w:t xml:space="preserve">were </w:t>
      </w:r>
      <w:r w:rsidR="000C3B57" w:rsidRPr="006902F6">
        <w:rPr>
          <w:color w:val="000000" w:themeColor="text1"/>
        </w:rPr>
        <w:t>lysed in homogenization buffer (</w:t>
      </w:r>
      <w:r w:rsidR="000C3B57" w:rsidRPr="006902F6">
        <w:rPr>
          <w:rFonts w:eastAsia="Times New Roman" w:cs="Times New Roman"/>
          <w:color w:val="000000" w:themeColor="text1"/>
          <w:szCs w:val="21"/>
          <w:shd w:val="clear" w:color="auto" w:fill="FFFFFF"/>
        </w:rPr>
        <w:t xml:space="preserve">50 mM Tris pH 8, 5 mM EDTA, 30 mM Mannitol, </w:t>
      </w:r>
      <w:r w:rsidR="00045801">
        <w:rPr>
          <w:rFonts w:eastAsia="Times New Roman" w:cs="Times New Roman"/>
          <w:color w:val="000000" w:themeColor="text1"/>
          <w:szCs w:val="21"/>
          <w:shd w:val="clear" w:color="auto" w:fill="FFFFFF"/>
        </w:rPr>
        <w:t xml:space="preserve">protease </w:t>
      </w:r>
      <w:r w:rsidR="000C3B57" w:rsidRPr="006902F6">
        <w:rPr>
          <w:rFonts w:eastAsia="Times New Roman" w:cs="Times New Roman"/>
          <w:color w:val="000000" w:themeColor="text1"/>
          <w:szCs w:val="21"/>
          <w:shd w:val="clear" w:color="auto" w:fill="FFFFFF"/>
        </w:rPr>
        <w:t>inhibitor)</w:t>
      </w:r>
      <w:r w:rsidR="0029402D" w:rsidRPr="006902F6">
        <w:rPr>
          <w:rFonts w:eastAsia="Times New Roman" w:cs="Times New Roman"/>
          <w:color w:val="000000" w:themeColor="text1"/>
          <w:szCs w:val="21"/>
          <w:shd w:val="clear" w:color="auto" w:fill="FFFFFF"/>
        </w:rPr>
        <w:t xml:space="preserve"> </w:t>
      </w:r>
      <w:r w:rsidR="00136CB1">
        <w:rPr>
          <w:rFonts w:eastAsia="Times New Roman" w:cs="Times New Roman"/>
          <w:color w:val="000000" w:themeColor="text1"/>
          <w:szCs w:val="21"/>
          <w:shd w:val="clear" w:color="auto" w:fill="FFFFFF"/>
        </w:rPr>
        <w:t xml:space="preserve">and subjected to </w:t>
      </w:r>
      <w:r w:rsidR="0029402D" w:rsidRPr="006902F6">
        <w:rPr>
          <w:rFonts w:eastAsia="Times New Roman" w:cs="Times New Roman"/>
          <w:color w:val="000000" w:themeColor="text1"/>
          <w:szCs w:val="21"/>
          <w:shd w:val="clear" w:color="auto" w:fill="FFFFFF"/>
        </w:rPr>
        <w:t>three freeze thaw cycles</w:t>
      </w:r>
      <w:r w:rsidR="00945214">
        <w:rPr>
          <w:rFonts w:eastAsia="Times New Roman" w:cs="Times New Roman"/>
          <w:color w:val="000000" w:themeColor="text1"/>
          <w:szCs w:val="21"/>
          <w:shd w:val="clear" w:color="auto" w:fill="FFFFFF"/>
        </w:rPr>
        <w:t xml:space="preserve"> with liquid nitrogen, thawed at room temperature</w:t>
      </w:r>
      <w:r w:rsidR="004B1467" w:rsidRPr="006902F6">
        <w:rPr>
          <w:rFonts w:eastAsia="Times New Roman" w:cs="Times New Roman"/>
          <w:color w:val="000000" w:themeColor="text1"/>
          <w:szCs w:val="21"/>
          <w:shd w:val="clear" w:color="auto" w:fill="FFFFFF"/>
        </w:rPr>
        <w:t xml:space="preserve">. Frozen </w:t>
      </w:r>
      <w:r w:rsidR="000C3B57" w:rsidRPr="006902F6">
        <w:rPr>
          <w:rFonts w:eastAsia="Times New Roman" w:cs="Times New Roman"/>
          <w:color w:val="000000" w:themeColor="text1"/>
          <w:szCs w:val="21"/>
          <w:shd w:val="clear" w:color="auto" w:fill="FFFFFF"/>
        </w:rPr>
        <w:t>liver tissue was homogenized using</w:t>
      </w:r>
      <w:r w:rsidR="00051E91" w:rsidRPr="006902F6">
        <w:rPr>
          <w:rFonts w:eastAsia="Times New Roman" w:cs="Times New Roman"/>
          <w:color w:val="000000" w:themeColor="text1"/>
          <w:szCs w:val="21"/>
          <w:shd w:val="clear" w:color="auto" w:fill="FFFFFF"/>
        </w:rPr>
        <w:t xml:space="preserve"> a TissueLyser II (Qiagen)</w:t>
      </w:r>
      <w:r w:rsidR="00136CB1">
        <w:rPr>
          <w:rFonts w:eastAsia="Times New Roman" w:cs="Times New Roman"/>
          <w:color w:val="000000" w:themeColor="text1"/>
          <w:szCs w:val="21"/>
          <w:shd w:val="clear" w:color="auto" w:fill="FFFFFF"/>
        </w:rPr>
        <w:t xml:space="preserve">. </w:t>
      </w:r>
      <w:r w:rsidR="00131C99" w:rsidRPr="006902F6">
        <w:rPr>
          <w:rFonts w:eastAsia="Times New Roman" w:cs="Times New Roman"/>
          <w:color w:val="000000" w:themeColor="text1"/>
          <w:szCs w:val="21"/>
          <w:shd w:val="clear" w:color="auto" w:fill="FFFFFF"/>
        </w:rPr>
        <w:t xml:space="preserve">Lipids were extracted using KOH and </w:t>
      </w:r>
      <w:r w:rsidR="004124D5">
        <w:rPr>
          <w:rFonts w:eastAsia="Times New Roman" w:cs="Times New Roman"/>
          <w:color w:val="000000" w:themeColor="text1"/>
          <w:szCs w:val="21"/>
          <w:shd w:val="clear" w:color="auto" w:fill="FFFFFF"/>
        </w:rPr>
        <w:t>a</w:t>
      </w:r>
      <w:r w:rsidR="000931CB">
        <w:rPr>
          <w:rFonts w:eastAsia="Times New Roman" w:cs="Times New Roman"/>
          <w:color w:val="000000" w:themeColor="text1"/>
          <w:szCs w:val="21"/>
          <w:shd w:val="clear" w:color="auto" w:fill="FFFFFF"/>
        </w:rPr>
        <w:t xml:space="preserve"> </w:t>
      </w:r>
      <w:r w:rsidR="004124D5">
        <w:rPr>
          <w:rFonts w:eastAsia="Times New Roman" w:cs="Times New Roman"/>
          <w:color w:val="000000" w:themeColor="text1"/>
          <w:szCs w:val="21"/>
          <w:shd w:val="clear" w:color="auto" w:fill="FFFFFF"/>
        </w:rPr>
        <w:t>c</w:t>
      </w:r>
      <w:r w:rsidR="004124D5" w:rsidRPr="006902F6">
        <w:rPr>
          <w:rFonts w:eastAsia="Times New Roman" w:cs="Times New Roman"/>
          <w:color w:val="000000" w:themeColor="text1"/>
          <w:szCs w:val="21"/>
          <w:shd w:val="clear" w:color="auto" w:fill="FFFFFF"/>
        </w:rPr>
        <w:t>hloroform</w:t>
      </w:r>
      <w:r w:rsidR="000931CB">
        <w:rPr>
          <w:rFonts w:eastAsia="Times New Roman" w:cs="Times New Roman"/>
          <w:color w:val="000000" w:themeColor="text1"/>
          <w:szCs w:val="21"/>
          <w:shd w:val="clear" w:color="auto" w:fill="FFFFFF"/>
        </w:rPr>
        <w:t xml:space="preserve"> to </w:t>
      </w:r>
      <w:r w:rsidR="00131C99" w:rsidRPr="006902F6">
        <w:rPr>
          <w:rFonts w:eastAsia="Times New Roman" w:cs="Times New Roman"/>
          <w:color w:val="000000" w:themeColor="text1"/>
          <w:szCs w:val="21"/>
          <w:shd w:val="clear" w:color="auto" w:fill="FFFFFF"/>
        </w:rPr>
        <w:t>methanol</w:t>
      </w:r>
      <w:r w:rsidR="00045801">
        <w:rPr>
          <w:rFonts w:eastAsia="Times New Roman" w:cs="Times New Roman"/>
          <w:color w:val="000000" w:themeColor="text1"/>
          <w:szCs w:val="21"/>
          <w:shd w:val="clear" w:color="auto" w:fill="FFFFFF"/>
        </w:rPr>
        <w:t xml:space="preserve"> (2:1)</w:t>
      </w:r>
      <w:r w:rsidR="00131C99" w:rsidRPr="006902F6">
        <w:rPr>
          <w:rFonts w:eastAsia="Times New Roman" w:cs="Times New Roman"/>
          <w:color w:val="000000" w:themeColor="text1"/>
          <w:szCs w:val="21"/>
          <w:shd w:val="clear" w:color="auto" w:fill="FFFFFF"/>
        </w:rPr>
        <w:t xml:space="preserve"> </w:t>
      </w:r>
      <w:r w:rsidR="00136CB1">
        <w:rPr>
          <w:rFonts w:eastAsia="Times New Roman" w:cs="Times New Roman"/>
          <w:color w:val="000000" w:themeColor="text1"/>
          <w:szCs w:val="21"/>
          <w:shd w:val="clear" w:color="auto" w:fill="FFFFFF"/>
        </w:rPr>
        <w:t>extraction</w:t>
      </w:r>
      <w:r w:rsidR="00131C99" w:rsidRPr="006902F6">
        <w:rPr>
          <w:rFonts w:eastAsia="Times New Roman" w:cs="Times New Roman"/>
          <w:color w:val="000000" w:themeColor="text1"/>
          <w:szCs w:val="21"/>
          <w:shd w:val="clear" w:color="auto" w:fill="FFFFFF"/>
        </w:rPr>
        <w:t xml:space="preserve">. Triglyceride content was assessed using the </w:t>
      </w:r>
      <w:r w:rsidR="004817F3" w:rsidRPr="006902F6">
        <w:rPr>
          <w:rFonts w:eastAsia="Times New Roman" w:cs="Times New Roman"/>
          <w:color w:val="000000" w:themeColor="text1"/>
          <w:szCs w:val="21"/>
          <w:shd w:val="clear" w:color="auto" w:fill="FFFFFF"/>
        </w:rPr>
        <w:t xml:space="preserve">Serum </w:t>
      </w:r>
      <w:r w:rsidR="00131C99" w:rsidRPr="006902F6">
        <w:rPr>
          <w:rFonts w:eastAsia="Times New Roman" w:cs="Times New Roman"/>
          <w:color w:val="000000" w:themeColor="text1"/>
          <w:szCs w:val="21"/>
          <w:shd w:val="clear" w:color="auto" w:fill="FFFFFF"/>
        </w:rPr>
        <w:t xml:space="preserve">Triglyceride </w:t>
      </w:r>
      <w:r w:rsidR="004817F3" w:rsidRPr="006902F6">
        <w:rPr>
          <w:rFonts w:eastAsia="Times New Roman" w:cs="Times New Roman"/>
          <w:color w:val="000000" w:themeColor="text1"/>
          <w:szCs w:val="21"/>
          <w:shd w:val="clear" w:color="auto" w:fill="FFFFFF"/>
        </w:rPr>
        <w:t xml:space="preserve">Determination </w:t>
      </w:r>
      <w:r w:rsidR="00131C99" w:rsidRPr="006902F6">
        <w:rPr>
          <w:rFonts w:eastAsia="Times New Roman" w:cs="Times New Roman"/>
          <w:color w:val="000000" w:themeColor="text1"/>
          <w:szCs w:val="21"/>
          <w:shd w:val="clear" w:color="auto" w:fill="FFFFFF"/>
        </w:rPr>
        <w:t xml:space="preserve">Kit and absorbance was detected </w:t>
      </w:r>
      <w:r w:rsidR="004B1467" w:rsidRPr="006902F6">
        <w:rPr>
          <w:rFonts w:eastAsia="Times New Roman" w:cs="Times New Roman"/>
          <w:color w:val="000000" w:themeColor="text1"/>
          <w:szCs w:val="21"/>
          <w:shd w:val="clear" w:color="auto" w:fill="FFFFFF"/>
        </w:rPr>
        <w:t xml:space="preserve">as described in </w:t>
      </w:r>
      <w:r w:rsidR="007B3667" w:rsidRPr="006902F6">
        <w:rPr>
          <w:rFonts w:eastAsia="Times New Roman" w:cs="Times New Roman"/>
          <w:color w:val="000000" w:themeColor="text1"/>
          <w:szCs w:val="21"/>
          <w:shd w:val="clear" w:color="auto" w:fill="FFFFFF"/>
        </w:rPr>
        <w:fldChar w:fldCharType="begin" w:fldLock="1"/>
      </w:r>
      <w:r w:rsidR="00245EC7">
        <w:rPr>
          <w:rFonts w:eastAsia="Times New Roman" w:cs="Times New Roman"/>
          <w:color w:val="000000" w:themeColor="text1"/>
          <w:szCs w:val="21"/>
          <w:shd w:val="clear" w:color="auto" w:fill="FFFFFF"/>
        </w:rPr>
        <w:instrText>ADDIN CSL_CITATION { "citationItems" : [ { "id" : "ITEM-1", "itemData" : { "DOI" : "10.2337/db13-1531", "ISBN" : "1939-327X (Electronic)\\r0012-1797 (Linking)", "ISSN" : "1939327X", "PMID" : "24722244", "abstract" : "Glycogen and lipid are major storage forms of energy that are tightly regulated by hormones and metabolic signals. Here, we demonstrate that feeding mice a high fat diet (HFD) increased hepatic glycogen, due to increased expression of the glycogenic scaffolding protein PTG/R5. PTG promoter activity was increased and glycogen levels were augmented in mice and cells after activation of mechanistic target of rapamycin complex 1 (mTORC1) and its downstream target sterol regulatory element binding protein 1 (SREBP1). Deletion of the PTG gene in mice prevented HFD-induced hepatic glycogen accumulation. Surprisingly,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 "author" : [ { "dropping-particle" : "", "family" : "Lu", "given" : "Binbin", "non-dropping-particle" : "", "parse-names" : false, "suffix" : "" }, { "dropping-particle" : "", "family" : "Bridges", "given" : "Dave", "non-dropping-particle" : "", "parse-names" : false, "suffix" : "" }, { "dropping-particle" : "", "family" : "Yang", "given" : "Yemen", "non-dropping-particle" : "", "parse-names" : false, "suffix" : "" }, { "dropping-particle" : "", "family" : "Fisher", "given" : "Kaleigh", "non-dropping-particle" : "", "parse-names" : false, "suffix" : "" }, { "dropping-particle" : "", "family" : "Cheng", "given" : "Alan", "non-dropping-particle" : "", "parse-names" : false, "suffix" : "" }, { "dropping-particle" : "", "family" : "Chang", "given" : "Louise", "non-dropping-particle" : "", "parse-names" : false, "suffix" : "" }, { "dropping-particle" : "", "family" : "Meng", "given" : "Zhuo Xian", "non-dropping-particle" : "", "parse-names" : false, "suffix" : "" }, { "dropping-particle" : "", "family" : "Lin", "given" : "Jiandie D.", "non-dropping-particle" : "", "parse-names" : false, "suffix" : "" }, { "dropping-particle" : "", "family" : "Downes", "given" : "Michael", "non-dropping-particle" : "", "parse-names" : false, "suffix" : "" }, { "dropping-particle" : "", "family" : "Yu", "given" : "Ruth T.", "non-dropping-particle" : "", "parse-names" : false, "suffix" : "" }, { "dropping-particle" : "", "family" : "Liddle", "given" : "Christopher", "non-dropping-particle" : "", "parse-names" : false, "suffix" : "" }, { "dropping-particle" : "", "family" : "Evans", "given" : "Ronald M.", "non-dropping-particle" : "", "parse-names" : false, "suffix" : "" }, { "dropping-particle" : "", "family" : "Saltiel", "given" : "Alan R.", "non-dropping-particle" : "", "parse-names" : false, "suffix" : "" } ], "container-title" : "Diabetes", "id" : "ITEM-1", "issue" : "9", "issued" : { "date-parts" : [ [ "2014" ] ] }, "page" : "2935-2948", "title" : "Metabolic crosstalk: Molecular links between glycogen and lipid metabolism in obesity", "type" : "article-journal", "volume" : "63" }, "uris" : [ "http://www.mendeley.com/documents/?uuid=ee5db16a-2757-4bdf-9cdf-83c1f7d31039" ] } ], "mendeley" : { "formattedCitation" : "(29)", "plainTextFormattedCitation" : "(29)", "previouslyFormattedCitation" : "(Lu &lt;i&gt;et al.&lt;/i&gt; 2014)" }, "properties" : {  }, "schema" : "https://github.com/citation-style-language/schema/raw/master/csl-citation.json" }</w:instrText>
      </w:r>
      <w:r w:rsidR="007B3667" w:rsidRPr="006902F6">
        <w:rPr>
          <w:rFonts w:eastAsia="Times New Roman" w:cs="Times New Roman"/>
          <w:color w:val="000000" w:themeColor="text1"/>
          <w:szCs w:val="21"/>
          <w:shd w:val="clear" w:color="auto" w:fill="FFFFFF"/>
        </w:rPr>
        <w:fldChar w:fldCharType="separate"/>
      </w:r>
      <w:r w:rsidR="00245EC7" w:rsidRPr="00245EC7">
        <w:rPr>
          <w:rFonts w:eastAsia="Times New Roman" w:cs="Times New Roman"/>
          <w:noProof/>
          <w:color w:val="000000" w:themeColor="text1"/>
          <w:szCs w:val="21"/>
          <w:shd w:val="clear" w:color="auto" w:fill="FFFFFF"/>
        </w:rPr>
        <w:t>(29)</w:t>
      </w:r>
      <w:r w:rsidR="007B3667" w:rsidRPr="006902F6">
        <w:rPr>
          <w:rFonts w:eastAsia="Times New Roman" w:cs="Times New Roman"/>
          <w:color w:val="000000" w:themeColor="text1"/>
          <w:szCs w:val="21"/>
          <w:shd w:val="clear" w:color="auto" w:fill="FFFFFF"/>
        </w:rPr>
        <w:fldChar w:fldCharType="end"/>
      </w:r>
      <w:r w:rsidR="007B3667" w:rsidRPr="006902F6">
        <w:rPr>
          <w:rFonts w:eastAsia="Times New Roman" w:cs="Times New Roman"/>
          <w:color w:val="000000" w:themeColor="text1"/>
          <w:szCs w:val="21"/>
          <w:shd w:val="clear" w:color="auto" w:fill="FFFFFF"/>
        </w:rPr>
        <w:t>.</w:t>
      </w:r>
    </w:p>
    <w:p w14:paraId="62C203CC" w14:textId="77777777" w:rsidR="004B1467" w:rsidRPr="006902F6" w:rsidRDefault="004B1467" w:rsidP="00FF21CB">
      <w:pPr>
        <w:spacing w:line="480" w:lineRule="auto"/>
        <w:rPr>
          <w:rFonts w:ascii="Times New Roman" w:eastAsia="Times New Roman" w:hAnsi="Times New Roman" w:cs="Times New Roman"/>
          <w:color w:val="000000" w:themeColor="text1"/>
        </w:rPr>
      </w:pPr>
    </w:p>
    <w:p w14:paraId="5AEE07E8" w14:textId="253B8B41" w:rsidR="009F7DBE" w:rsidRPr="006902F6" w:rsidRDefault="009F7DBE" w:rsidP="00FF21CB">
      <w:pPr>
        <w:spacing w:line="480" w:lineRule="auto"/>
        <w:rPr>
          <w:color w:val="000000" w:themeColor="text1"/>
        </w:rPr>
      </w:pPr>
      <w:r w:rsidRPr="006902F6">
        <w:rPr>
          <w:b/>
          <w:color w:val="000000" w:themeColor="text1"/>
        </w:rPr>
        <w:t>Histology</w:t>
      </w:r>
      <w:r w:rsidR="005354F7" w:rsidRPr="006902F6">
        <w:rPr>
          <w:b/>
          <w:color w:val="000000" w:themeColor="text1"/>
        </w:rPr>
        <w:t xml:space="preserve">: </w:t>
      </w:r>
      <w:r w:rsidR="005354F7" w:rsidRPr="006902F6">
        <w:rPr>
          <w:color w:val="000000" w:themeColor="text1"/>
        </w:rPr>
        <w:t>Tissues</w:t>
      </w:r>
      <w:r w:rsidRPr="006902F6">
        <w:rPr>
          <w:color w:val="000000" w:themeColor="text1"/>
        </w:rPr>
        <w:t xml:space="preserve"> were </w:t>
      </w:r>
      <w:r w:rsidR="00136CB1">
        <w:rPr>
          <w:color w:val="000000" w:themeColor="text1"/>
        </w:rPr>
        <w:t xml:space="preserve">fixed </w:t>
      </w:r>
      <w:r w:rsidRPr="006902F6">
        <w:rPr>
          <w:color w:val="000000" w:themeColor="text1"/>
        </w:rPr>
        <w:t xml:space="preserve">in 10% </w:t>
      </w:r>
      <w:r w:rsidR="00136CB1">
        <w:rPr>
          <w:color w:val="000000" w:themeColor="text1"/>
        </w:rPr>
        <w:t>phosphate-buffered</w:t>
      </w:r>
      <w:r w:rsidRPr="006902F6">
        <w:rPr>
          <w:color w:val="000000" w:themeColor="text1"/>
        </w:rPr>
        <w:t xml:space="preserve"> formalin for 24 hours and then stored</w:t>
      </w:r>
      <w:r w:rsidR="00712BC9" w:rsidRPr="006902F6">
        <w:rPr>
          <w:color w:val="000000" w:themeColor="text1"/>
        </w:rPr>
        <w:t xml:space="preserve"> in 70% e</w:t>
      </w:r>
      <w:r w:rsidRPr="006902F6">
        <w:rPr>
          <w:color w:val="000000" w:themeColor="text1"/>
        </w:rPr>
        <w:t>t</w:t>
      </w:r>
      <w:r w:rsidR="00712BC9" w:rsidRPr="006902F6">
        <w:rPr>
          <w:color w:val="000000" w:themeColor="text1"/>
        </w:rPr>
        <w:t>hanol</w:t>
      </w:r>
      <w:r w:rsidRPr="006902F6">
        <w:rPr>
          <w:color w:val="000000" w:themeColor="text1"/>
        </w:rPr>
        <w:t xml:space="preserve"> until further processing. </w:t>
      </w:r>
      <w:r w:rsidR="00136CB1">
        <w:rPr>
          <w:color w:val="000000" w:themeColor="text1"/>
        </w:rPr>
        <w:t>T</w:t>
      </w:r>
      <w:r w:rsidRPr="006902F6">
        <w:rPr>
          <w:color w:val="000000" w:themeColor="text1"/>
        </w:rPr>
        <w:t xml:space="preserve">issues were </w:t>
      </w:r>
      <w:r w:rsidR="00136CB1">
        <w:rPr>
          <w:color w:val="000000" w:themeColor="text1"/>
        </w:rPr>
        <w:t xml:space="preserve">dehydrated, </w:t>
      </w:r>
      <w:r w:rsidRPr="006902F6">
        <w:rPr>
          <w:color w:val="000000" w:themeColor="text1"/>
        </w:rPr>
        <w:t>embedded in paraffin and sent to the</w:t>
      </w:r>
      <w:r w:rsidR="00836173">
        <w:rPr>
          <w:color w:val="000000" w:themeColor="text1"/>
        </w:rPr>
        <w:t xml:space="preserve"> University of Michigan</w:t>
      </w:r>
      <w:r w:rsidRPr="006902F6">
        <w:rPr>
          <w:color w:val="000000" w:themeColor="text1"/>
        </w:rPr>
        <w:t xml:space="preserve"> </w:t>
      </w:r>
      <w:r w:rsidR="00712BC9" w:rsidRPr="006902F6">
        <w:rPr>
          <w:color w:val="000000" w:themeColor="text1"/>
        </w:rPr>
        <w:t>Comprehensive Cancer Center Tissue</w:t>
      </w:r>
      <w:r w:rsidRPr="006902F6">
        <w:rPr>
          <w:color w:val="000000" w:themeColor="text1"/>
        </w:rPr>
        <w:t xml:space="preserve"> Core</w:t>
      </w:r>
      <w:r w:rsidR="00712BC9" w:rsidRPr="006902F6">
        <w:rPr>
          <w:color w:val="000000" w:themeColor="text1"/>
        </w:rPr>
        <w:t xml:space="preserve"> </w:t>
      </w:r>
      <w:r w:rsidRPr="006902F6">
        <w:rPr>
          <w:color w:val="000000" w:themeColor="text1"/>
        </w:rPr>
        <w:t xml:space="preserve">where they were processed and stained </w:t>
      </w:r>
      <w:r w:rsidR="00C9789E" w:rsidRPr="006902F6">
        <w:rPr>
          <w:color w:val="000000" w:themeColor="text1"/>
        </w:rPr>
        <w:t>with</w:t>
      </w:r>
      <w:r w:rsidRPr="006902F6">
        <w:rPr>
          <w:color w:val="000000" w:themeColor="text1"/>
        </w:rPr>
        <w:t xml:space="preserve"> </w:t>
      </w:r>
      <w:r w:rsidR="00F020DB">
        <w:rPr>
          <w:color w:val="000000" w:themeColor="text1"/>
        </w:rPr>
        <w:t>hematoxylin and eosin (</w:t>
      </w:r>
      <w:r w:rsidRPr="006902F6">
        <w:rPr>
          <w:color w:val="000000" w:themeColor="text1"/>
        </w:rPr>
        <w:t>H&amp;E</w:t>
      </w:r>
      <w:r w:rsidR="00F020DB">
        <w:rPr>
          <w:color w:val="000000" w:themeColor="text1"/>
        </w:rPr>
        <w:t>)</w:t>
      </w:r>
      <w:r w:rsidRPr="006902F6">
        <w:rPr>
          <w:color w:val="000000" w:themeColor="text1"/>
        </w:rPr>
        <w:t xml:space="preserve"> t</w:t>
      </w:r>
      <w:r w:rsidR="00C9789E" w:rsidRPr="006902F6">
        <w:rPr>
          <w:color w:val="000000" w:themeColor="text1"/>
        </w:rPr>
        <w:t>o assess cell morphology</w:t>
      </w:r>
      <w:r w:rsidRPr="006902F6">
        <w:rPr>
          <w:color w:val="000000" w:themeColor="text1"/>
        </w:rPr>
        <w:t>.</w:t>
      </w:r>
      <w:r w:rsidR="001F7771">
        <w:rPr>
          <w:color w:val="000000" w:themeColor="text1"/>
        </w:rPr>
        <w:t xml:space="preserve"> Slides were imaged </w:t>
      </w:r>
      <w:r w:rsidR="00682BC4">
        <w:rPr>
          <w:color w:val="000000" w:themeColor="text1"/>
        </w:rPr>
        <w:t xml:space="preserve">using the 10x objective of an Olympus </w:t>
      </w:r>
      <w:r w:rsidR="00FD26E1">
        <w:rPr>
          <w:color w:val="000000" w:themeColor="text1"/>
        </w:rPr>
        <w:t xml:space="preserve">iX18 inverted </w:t>
      </w:r>
      <w:r w:rsidR="00682BC4">
        <w:rPr>
          <w:color w:val="000000" w:themeColor="text1"/>
        </w:rPr>
        <w:t>microscope and cellSense software</w:t>
      </w:r>
      <w:r w:rsidR="008E1567">
        <w:rPr>
          <w:color w:val="000000" w:themeColor="text1"/>
        </w:rPr>
        <w:t>.</w:t>
      </w:r>
    </w:p>
    <w:p w14:paraId="06E97400" w14:textId="77777777" w:rsidR="005354F7" w:rsidRPr="006902F6" w:rsidRDefault="005354F7" w:rsidP="00FF21CB">
      <w:pPr>
        <w:spacing w:line="480" w:lineRule="auto"/>
        <w:rPr>
          <w:color w:val="000000" w:themeColor="text1"/>
        </w:rPr>
      </w:pPr>
    </w:p>
    <w:p w14:paraId="48658E05" w14:textId="5FD1CFD8" w:rsidR="00833B9D" w:rsidRPr="006902F6" w:rsidRDefault="00642BDD" w:rsidP="00FF21CB">
      <w:pPr>
        <w:spacing w:line="480" w:lineRule="auto"/>
        <w:rPr>
          <w:rFonts w:cs="Times New Roman"/>
          <w:color w:val="000000" w:themeColor="text1"/>
        </w:rPr>
      </w:pPr>
      <w:r w:rsidRPr="006902F6">
        <w:rPr>
          <w:b/>
          <w:color w:val="000000" w:themeColor="text1"/>
        </w:rPr>
        <w:lastRenderedPageBreak/>
        <w:t>mRNA</w:t>
      </w:r>
      <w:r w:rsidR="00D736A1">
        <w:rPr>
          <w:b/>
          <w:color w:val="000000" w:themeColor="text1"/>
        </w:rPr>
        <w:t xml:space="preserve"> Extraction and Analysis</w:t>
      </w:r>
      <w:r w:rsidR="005354F7" w:rsidRPr="006902F6">
        <w:rPr>
          <w:b/>
          <w:color w:val="000000" w:themeColor="text1"/>
        </w:rPr>
        <w:t xml:space="preserve">: </w:t>
      </w:r>
      <w:r w:rsidRPr="006902F6">
        <w:rPr>
          <w:b/>
          <w:color w:val="000000" w:themeColor="text1"/>
        </w:rPr>
        <w:t xml:space="preserve"> </w:t>
      </w:r>
      <w:r w:rsidR="00054F8A" w:rsidRPr="006902F6">
        <w:rPr>
          <w:color w:val="000000" w:themeColor="text1"/>
        </w:rPr>
        <w:t>Cells</w:t>
      </w:r>
      <w:r w:rsidR="00BC0504" w:rsidRPr="006902F6">
        <w:rPr>
          <w:color w:val="000000" w:themeColor="text1"/>
        </w:rPr>
        <w:t xml:space="preserve"> and tissues</w:t>
      </w:r>
      <w:r w:rsidR="00054F8A" w:rsidRPr="006902F6">
        <w:rPr>
          <w:color w:val="000000" w:themeColor="text1"/>
        </w:rPr>
        <w:t xml:space="preserve"> were lysed in TRIzol</w:t>
      </w:r>
      <w:r w:rsidR="00833B9D" w:rsidRPr="006902F6">
        <w:rPr>
          <w:color w:val="000000" w:themeColor="text1"/>
        </w:rPr>
        <w:t xml:space="preserve"> </w:t>
      </w:r>
      <w:r w:rsidR="009E06A7" w:rsidRPr="006902F6">
        <w:rPr>
          <w:color w:val="000000" w:themeColor="text1"/>
        </w:rPr>
        <w:t xml:space="preserve">using </w:t>
      </w:r>
      <w:r w:rsidR="005C636B" w:rsidRPr="006902F6">
        <w:rPr>
          <w:color w:val="000000" w:themeColor="text1"/>
        </w:rPr>
        <w:t xml:space="preserve">the </w:t>
      </w:r>
      <w:r w:rsidR="005C636B" w:rsidRPr="006902F6">
        <w:rPr>
          <w:rFonts w:eastAsia="Times New Roman" w:cs="Times New Roman"/>
          <w:color w:val="000000" w:themeColor="text1"/>
          <w:szCs w:val="21"/>
          <w:shd w:val="clear" w:color="auto" w:fill="FFFFFF"/>
        </w:rPr>
        <w:t>TissueLyser II, as decribed above,</w:t>
      </w:r>
      <w:r w:rsidR="009E06A7" w:rsidRPr="006902F6">
        <w:rPr>
          <w:color w:val="000000" w:themeColor="text1"/>
        </w:rPr>
        <w:t xml:space="preserve"> </w:t>
      </w:r>
      <w:r w:rsidRPr="006902F6">
        <w:rPr>
          <w:color w:val="000000" w:themeColor="text1"/>
        </w:rPr>
        <w:t xml:space="preserve">and </w:t>
      </w:r>
      <w:r w:rsidR="00D6308A" w:rsidRPr="006902F6">
        <w:rPr>
          <w:color w:val="000000" w:themeColor="text1"/>
        </w:rPr>
        <w:t xml:space="preserve">RNA was extracted using </w:t>
      </w:r>
      <w:r w:rsidR="00D72995">
        <w:rPr>
          <w:color w:val="000000" w:themeColor="text1"/>
        </w:rPr>
        <w:t>a</w:t>
      </w:r>
      <w:r w:rsidR="00D72995" w:rsidRPr="006902F6">
        <w:rPr>
          <w:color w:val="000000" w:themeColor="text1"/>
        </w:rPr>
        <w:t xml:space="preserve"> </w:t>
      </w:r>
      <w:r w:rsidR="00877762" w:rsidRPr="006902F6">
        <w:rPr>
          <w:rFonts w:cs="Times New Roman"/>
          <w:color w:val="000000" w:themeColor="text1"/>
        </w:rPr>
        <w:t>PureLink RNA kit (Life Technologies</w:t>
      </w:r>
      <w:r w:rsidR="009E3F42">
        <w:rPr>
          <w:rFonts w:cs="Times New Roman"/>
          <w:color w:val="000000" w:themeColor="text1"/>
        </w:rPr>
        <w:t>; catalog #</w:t>
      </w:r>
      <w:r w:rsidR="009E3F42" w:rsidRPr="009E3F42">
        <w:rPr>
          <w:rFonts w:cs="Times New Roman"/>
          <w:color w:val="000000" w:themeColor="text1"/>
        </w:rPr>
        <w:t>12183025</w:t>
      </w:r>
      <w:r w:rsidR="00877762" w:rsidRPr="006902F6">
        <w:rPr>
          <w:rFonts w:cs="Times New Roman"/>
          <w:color w:val="000000" w:themeColor="text1"/>
        </w:rPr>
        <w:t>).</w:t>
      </w:r>
      <w:r w:rsidR="007A6CC9" w:rsidRPr="006902F6">
        <w:rPr>
          <w:rFonts w:cs="Times New Roman"/>
          <w:color w:val="000000" w:themeColor="text1"/>
        </w:rPr>
        <w:t xml:space="preserve"> cDNA was synthesized from 0.5-1</w:t>
      </w:r>
      <w:r w:rsidR="007A6CC9" w:rsidRPr="006902F6">
        <w:rPr>
          <w:rFonts w:ascii="Symbol" w:hAnsi="Symbol" w:cs="Times New Roman"/>
          <w:color w:val="000000" w:themeColor="text1"/>
        </w:rPr>
        <w:t></w:t>
      </w:r>
      <w:r w:rsidR="007A6CC9" w:rsidRPr="006902F6">
        <w:rPr>
          <w:rFonts w:cs="Times New Roman"/>
          <w:color w:val="000000" w:themeColor="text1"/>
        </w:rPr>
        <w:t>g</w:t>
      </w:r>
      <w:r w:rsidR="00B40FA2" w:rsidRPr="006902F6">
        <w:rPr>
          <w:rFonts w:cs="Times New Roman"/>
          <w:color w:val="000000" w:themeColor="text1"/>
        </w:rPr>
        <w:t xml:space="preserve"> of RNA</w:t>
      </w:r>
      <w:r w:rsidR="007A6CC9" w:rsidRPr="006902F6">
        <w:rPr>
          <w:rFonts w:cs="Times New Roman"/>
          <w:color w:val="000000" w:themeColor="text1"/>
        </w:rPr>
        <w:t xml:space="preserve"> </w:t>
      </w:r>
      <w:r w:rsidR="006E2EF1" w:rsidRPr="006902F6">
        <w:rPr>
          <w:rFonts w:cs="Times New Roman"/>
          <w:color w:val="000000" w:themeColor="text1"/>
        </w:rPr>
        <w:t>using the High Capacity Reverse Transcription Kit (Life Technologies</w:t>
      </w:r>
      <w:r w:rsidR="009E3F42">
        <w:rPr>
          <w:rFonts w:cs="Times New Roman"/>
          <w:color w:val="000000" w:themeColor="text1"/>
        </w:rPr>
        <w:t>; catalog #</w:t>
      </w:r>
      <w:r w:rsidR="009E3F42" w:rsidRPr="009E3F42">
        <w:rPr>
          <w:rFonts w:cs="Times New Roman"/>
          <w:color w:val="000000" w:themeColor="text1"/>
        </w:rPr>
        <w:t>4368813</w:t>
      </w:r>
      <w:r w:rsidR="006E2EF1" w:rsidRPr="006902F6">
        <w:rPr>
          <w:rFonts w:cs="Times New Roman"/>
          <w:color w:val="000000" w:themeColor="text1"/>
        </w:rPr>
        <w:t>).</w:t>
      </w:r>
      <w:r w:rsidR="00487B74" w:rsidRPr="006902F6">
        <w:rPr>
          <w:rFonts w:cs="Times New Roman"/>
          <w:color w:val="000000" w:themeColor="text1"/>
        </w:rPr>
        <w:t xml:space="preserve"> Primers,</w:t>
      </w:r>
      <w:r w:rsidR="000D02A2" w:rsidRPr="006902F6">
        <w:rPr>
          <w:rFonts w:cs="Times New Roman"/>
          <w:color w:val="000000" w:themeColor="text1"/>
        </w:rPr>
        <w:t xml:space="preserve"> cDNA</w:t>
      </w:r>
      <w:r w:rsidR="00487B74" w:rsidRPr="006902F6">
        <w:rPr>
          <w:rFonts w:cs="Times New Roman"/>
          <w:color w:val="000000" w:themeColor="text1"/>
        </w:rPr>
        <w:t xml:space="preserve"> and</w:t>
      </w:r>
      <w:r w:rsidR="006E2EF1" w:rsidRPr="006902F6">
        <w:rPr>
          <w:rFonts w:cs="Times New Roman"/>
          <w:color w:val="000000" w:themeColor="text1"/>
        </w:rPr>
        <w:t xml:space="preserve"> Power SYBR Green PCR Master Mix (Life Technologies</w:t>
      </w:r>
      <w:r w:rsidR="004556C9">
        <w:rPr>
          <w:rFonts w:cs="Times New Roman"/>
          <w:color w:val="000000" w:themeColor="text1"/>
        </w:rPr>
        <w:t>; catalog #</w:t>
      </w:r>
      <w:r w:rsidR="004556C9" w:rsidRPr="004556C9">
        <w:rPr>
          <w:rFonts w:cs="Times New Roman"/>
          <w:color w:val="000000" w:themeColor="text1"/>
        </w:rPr>
        <w:t>4368708</w:t>
      </w:r>
      <w:r w:rsidR="006E2EF1" w:rsidRPr="006902F6">
        <w:rPr>
          <w:rFonts w:cs="Times New Roman"/>
          <w:color w:val="000000" w:themeColor="text1"/>
        </w:rPr>
        <w:t>)</w:t>
      </w:r>
      <w:r w:rsidR="00487B74" w:rsidRPr="006902F6">
        <w:rPr>
          <w:rFonts w:cs="Times New Roman"/>
          <w:color w:val="000000" w:themeColor="text1"/>
        </w:rPr>
        <w:t xml:space="preserve"> were combined in accordance with the manufacturer’s guidelines and quantitative real-time PCR </w:t>
      </w:r>
      <w:r w:rsidR="00C43B6B">
        <w:rPr>
          <w:rFonts w:cs="Times New Roman"/>
          <w:color w:val="000000" w:themeColor="text1"/>
        </w:rPr>
        <w:t>(qPCR)</w:t>
      </w:r>
      <w:r w:rsidR="00487B74" w:rsidRPr="006902F6">
        <w:rPr>
          <w:rFonts w:cs="Times New Roman"/>
          <w:color w:val="000000" w:themeColor="text1"/>
        </w:rPr>
        <w:t xml:space="preserve"> was performed as previously described</w:t>
      </w:r>
      <w:r w:rsidR="00952BDA" w:rsidRPr="006902F6">
        <w:rPr>
          <w:rFonts w:cs="Times New Roman"/>
          <w:color w:val="000000" w:themeColor="text1"/>
        </w:rPr>
        <w:t xml:space="preserve"> </w:t>
      </w:r>
      <w:r w:rsidR="00C70A9A" w:rsidRPr="006902F6">
        <w:rPr>
          <w:rFonts w:cs="Times New Roman"/>
          <w:color w:val="000000" w:themeColor="text1"/>
        </w:rPr>
        <w:fldChar w:fldCharType="begin" w:fldLock="1"/>
      </w:r>
      <w:r w:rsidR="00245EC7">
        <w:rPr>
          <w:rFonts w:cs="Times New Roman"/>
          <w:color w:val="000000" w:themeColor="text1"/>
        </w:rPr>
        <w:instrText>ADDIN CSL_CITATION { "citationItems" : [ { "id" : "ITEM-1", "itemData" : { "DOI" : "10.2337/db13-1531", "ISBN" : "1939-327X (Electronic)\\r0012-1797 (Linking)", "ISSN" : "1939327X", "PMID" : "24722244", "abstract" : "Glycogen and lipid are major storage forms of energy that are tightly regulated by hormones and metabolic signals. Here, we demonstrate that feeding mice a high fat diet (HFD) increased hepatic glycogen, due to increased expression of the glycogenic scaffolding protein PTG/R5. PTG promoter activity was increased and glycogen levels were augmented in mice and cells after activation of mechanistic target of rapamycin complex 1 (mTORC1) and its downstream target sterol regulatory element binding protein 1 (SREBP1). Deletion of the PTG gene in mice prevented HFD-induced hepatic glycogen accumulation. Surprisingly,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 "author" : [ { "dropping-particle" : "", "family" : "Lu", "given" : "Binbin", "non-dropping-particle" : "", "parse-names" : false, "suffix" : "" }, { "dropping-particle" : "", "family" : "Bridges", "given" : "Dave", "non-dropping-particle" : "", "parse-names" : false, "suffix" : "" }, { "dropping-particle" : "", "family" : "Yang", "given" : "Yemen", "non-dropping-particle" : "", "parse-names" : false, "suffix" : "" }, { "dropping-particle" : "", "family" : "Fisher", "given" : "Kaleigh", "non-dropping-particle" : "", "parse-names" : false, "suffix" : "" }, { "dropping-particle" : "", "family" : "Cheng", "given" : "Alan", "non-dropping-particle" : "", "parse-names" : false, "suffix" : "" }, { "dropping-particle" : "", "family" : "Chang", "given" : "Louise", "non-dropping-particle" : "", "parse-names" : false, "suffix" : "" }, { "dropping-particle" : "", "family" : "Meng", "given" : "Zhuo Xian", "non-dropping-particle" : "", "parse-names" : false, "suffix" : "" }, { "dropping-particle" : "", "family" : "Lin", "given" : "Jiandie D.", "non-dropping-particle" : "", "parse-names" : false, "suffix" : "" }, { "dropping-particle" : "", "family" : "Downes", "given" : "Michael", "non-dropping-particle" : "", "parse-names" : false, "suffix" : "" }, { "dropping-particle" : "", "family" : "Yu", "given" : "Ruth T.", "non-dropping-particle" : "", "parse-names" : false, "suffix" : "" }, { "dropping-particle" : "", "family" : "Liddle", "given" : "Christopher", "non-dropping-particle" : "", "parse-names" : false, "suffix" : "" }, { "dropping-particle" : "", "family" : "Evans", "given" : "Ronald M.", "non-dropping-particle" : "", "parse-names" : false, "suffix" : "" }, { "dropping-particle" : "", "family" : "Saltiel", "given" : "Alan R.", "non-dropping-particle" : "", "parse-names" : false, "suffix" : "" } ], "container-title" : "Diabetes", "id" : "ITEM-1", "issue" : "9", "issued" : { "date-parts" : [ [ "2014" ] ] }, "page" : "2935-2948", "title" : "Metabolic crosstalk: Molecular links between glycogen and lipid metabolism in obesity", "type" : "article-journal", "volume" : "63" }, "uris" : [ "http://www.mendeley.com/documents/?uuid=ee5db16a-2757-4bdf-9cdf-83c1f7d31039" ] } ], "mendeley" : { "formattedCitation" : "(29)", "plainTextFormattedCitation" : "(29)", "previouslyFormattedCitation" : "(Lu &lt;i&gt;et al.&lt;/i&gt; 2014)" }, "properties" : {  }, "schema" : "https://github.com/citation-style-language/schema/raw/master/csl-citation.json" }</w:instrText>
      </w:r>
      <w:r w:rsidR="00C70A9A" w:rsidRPr="006902F6">
        <w:rPr>
          <w:rFonts w:cs="Times New Roman"/>
          <w:color w:val="000000" w:themeColor="text1"/>
        </w:rPr>
        <w:fldChar w:fldCharType="separate"/>
      </w:r>
      <w:r w:rsidR="00245EC7" w:rsidRPr="00245EC7">
        <w:rPr>
          <w:rFonts w:cs="Times New Roman"/>
          <w:noProof/>
          <w:color w:val="000000" w:themeColor="text1"/>
        </w:rPr>
        <w:t>(29)</w:t>
      </w:r>
      <w:r w:rsidR="00C70A9A" w:rsidRPr="006902F6">
        <w:rPr>
          <w:rFonts w:cs="Times New Roman"/>
          <w:color w:val="000000" w:themeColor="text1"/>
        </w:rPr>
        <w:fldChar w:fldCharType="end"/>
      </w:r>
      <w:r w:rsidR="00CD11DF">
        <w:rPr>
          <w:rFonts w:cs="Times New Roman"/>
          <w:color w:val="000000" w:themeColor="text1"/>
        </w:rPr>
        <w:t xml:space="preserve"> </w:t>
      </w:r>
      <w:r w:rsidR="00CC6EEA">
        <w:rPr>
          <w:rFonts w:cs="Times New Roman"/>
          <w:color w:val="000000" w:themeColor="text1"/>
        </w:rPr>
        <w:t>using the QuantStudio 5</w:t>
      </w:r>
      <w:r w:rsidR="00CD11DF">
        <w:rPr>
          <w:rFonts w:cs="Times New Roman"/>
          <w:color w:val="000000" w:themeColor="text1"/>
        </w:rPr>
        <w:t xml:space="preserve"> (Thermo Fisher Scientific)</w:t>
      </w:r>
      <w:r w:rsidR="00487B74" w:rsidRPr="006902F6">
        <w:rPr>
          <w:rFonts w:cs="Times New Roman"/>
          <w:color w:val="000000" w:themeColor="text1"/>
        </w:rPr>
        <w:t xml:space="preserve">. </w:t>
      </w:r>
      <w:r w:rsidR="00D6022E" w:rsidRPr="006902F6">
        <w:rPr>
          <w:rFonts w:cs="Times New Roman"/>
          <w:color w:val="000000" w:themeColor="text1"/>
        </w:rPr>
        <w:t xml:space="preserve">mRNA expression level was normalized to </w:t>
      </w:r>
      <w:r w:rsidR="00D6022E" w:rsidRPr="006902F6">
        <w:rPr>
          <w:rFonts w:cs="Times New Roman"/>
          <w:i/>
          <w:color w:val="000000" w:themeColor="text1"/>
        </w:rPr>
        <w:t>Actb</w:t>
      </w:r>
      <w:r w:rsidR="00D6022E" w:rsidRPr="006902F6">
        <w:rPr>
          <w:rFonts w:cs="Times New Roman"/>
          <w:color w:val="000000" w:themeColor="text1"/>
        </w:rPr>
        <w:t xml:space="preserve"> </w:t>
      </w:r>
      <w:r w:rsidR="00CD11DF">
        <w:rPr>
          <w:rFonts w:cs="Times New Roman"/>
          <w:color w:val="000000" w:themeColor="text1"/>
        </w:rPr>
        <w:t xml:space="preserve">and analyzed using the </w:t>
      </w:r>
      <w:r w:rsidR="00B36EF4" w:rsidRPr="00CE3660">
        <w:rPr>
          <w:rFonts w:ascii="Symbol" w:hAnsi="Symbol" w:cs="Times New Roman"/>
          <w:color w:val="000000" w:themeColor="text1"/>
        </w:rPr>
        <w:t></w:t>
      </w:r>
      <w:r w:rsidR="00B36EF4" w:rsidRPr="00CE3660">
        <w:rPr>
          <w:rFonts w:ascii="Symbol" w:hAnsi="Symbol" w:cs="Times New Roman"/>
          <w:color w:val="000000" w:themeColor="text1"/>
        </w:rPr>
        <w:t></w:t>
      </w:r>
      <w:r w:rsidR="00CD11DF">
        <w:rPr>
          <w:rFonts w:cs="Times New Roman"/>
          <w:color w:val="000000" w:themeColor="text1"/>
        </w:rPr>
        <w:t xml:space="preserve"> </w:t>
      </w:r>
      <w:r w:rsidR="006E5872">
        <w:rPr>
          <w:rFonts w:cs="Times New Roman"/>
          <w:color w:val="000000" w:themeColor="text1"/>
        </w:rPr>
        <w:t xml:space="preserve">Ct </w:t>
      </w:r>
      <w:r w:rsidR="00CD11DF">
        <w:rPr>
          <w:rFonts w:cs="Times New Roman"/>
          <w:color w:val="000000" w:themeColor="text1"/>
        </w:rPr>
        <w:t xml:space="preserve">method </w:t>
      </w:r>
      <w:r w:rsidR="005354F7" w:rsidRPr="006902F6">
        <w:rPr>
          <w:rFonts w:cs="Times New Roman"/>
          <w:color w:val="000000" w:themeColor="text1"/>
        </w:rPr>
        <w:t>after evaluation of several reference genes</w:t>
      </w:r>
      <w:r w:rsidR="00D107EC">
        <w:rPr>
          <w:rFonts w:cs="Times New Roman"/>
          <w:color w:val="000000" w:themeColor="text1"/>
        </w:rPr>
        <w:t xml:space="preserve">.  qPCR primer sequences are listed in </w:t>
      </w:r>
      <w:r w:rsidR="00D6022E" w:rsidRPr="006902F6">
        <w:rPr>
          <w:rFonts w:cs="Times New Roman"/>
          <w:color w:val="000000" w:themeColor="text1"/>
        </w:rPr>
        <w:t>Table 1.</w:t>
      </w:r>
    </w:p>
    <w:p w14:paraId="67ACC548" w14:textId="77777777" w:rsidR="005354F7" w:rsidRPr="006902F6" w:rsidRDefault="005354F7" w:rsidP="00FF21CB">
      <w:pPr>
        <w:spacing w:line="480" w:lineRule="auto"/>
        <w:rPr>
          <w:color w:val="000000" w:themeColor="text1"/>
        </w:rPr>
      </w:pPr>
    </w:p>
    <w:p w14:paraId="77DBC1CE" w14:textId="4F3146F6" w:rsidR="00642BDD" w:rsidRPr="006902F6" w:rsidRDefault="00642BDD" w:rsidP="00FF21CB">
      <w:pPr>
        <w:spacing w:line="480" w:lineRule="auto"/>
        <w:rPr>
          <w:rFonts w:eastAsia="Times New Roman" w:cs="Times New Roman"/>
          <w:color w:val="000000" w:themeColor="text1"/>
        </w:rPr>
      </w:pPr>
      <w:r w:rsidRPr="006902F6">
        <w:rPr>
          <w:b/>
          <w:color w:val="000000" w:themeColor="text1"/>
        </w:rPr>
        <w:t xml:space="preserve">Protein </w:t>
      </w:r>
      <w:r w:rsidR="00D736A1">
        <w:rPr>
          <w:b/>
          <w:color w:val="000000" w:themeColor="text1"/>
        </w:rPr>
        <w:t>Extraction and</w:t>
      </w:r>
      <w:r w:rsidRPr="006902F6">
        <w:rPr>
          <w:b/>
          <w:color w:val="000000" w:themeColor="text1"/>
        </w:rPr>
        <w:t xml:space="preserve"> Analysis</w:t>
      </w:r>
      <w:r w:rsidR="005354F7" w:rsidRPr="006902F6">
        <w:rPr>
          <w:b/>
          <w:color w:val="000000" w:themeColor="text1"/>
        </w:rPr>
        <w:t>:</w:t>
      </w:r>
      <w:r w:rsidR="005354F7" w:rsidRPr="006902F6">
        <w:rPr>
          <w:color w:val="000000" w:themeColor="text1"/>
        </w:rPr>
        <w:t xml:space="preserve">  </w:t>
      </w:r>
      <w:r w:rsidR="004B16AF" w:rsidRPr="006902F6">
        <w:rPr>
          <w:color w:val="000000" w:themeColor="text1"/>
        </w:rPr>
        <w:t>Cells and tissues were lysed in RIPA buffer</w:t>
      </w:r>
      <w:r w:rsidR="00CE26FC" w:rsidRPr="006902F6">
        <w:rPr>
          <w:color w:val="000000" w:themeColor="text1"/>
        </w:rPr>
        <w:t xml:space="preserve"> </w:t>
      </w:r>
      <w:r w:rsidR="00CE26FC" w:rsidRPr="006902F6">
        <w:rPr>
          <w:rFonts w:eastAsia="Times New Roman" w:cs="Times New Roman"/>
          <w:color w:val="000000" w:themeColor="text1"/>
          <w:shd w:val="clear" w:color="auto" w:fill="FFFFFF"/>
        </w:rPr>
        <w:t>(50 mM Tris, pH 7.4, 0.25% sodium deoxycholate, 1% NP40, 150 mM sodium chloride, 1 mM EDTA, 100 uM sodium orthovanadate, 5 mM sodium fluoride</w:t>
      </w:r>
      <w:r w:rsidR="000931CB">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10 mM sodium pyrophosphate</w:t>
      </w:r>
      <w:r w:rsidR="000931CB">
        <w:rPr>
          <w:rFonts w:eastAsia="Times New Roman" w:cs="Times New Roman"/>
          <w:color w:val="000000" w:themeColor="text1"/>
          <w:shd w:val="clear" w:color="auto" w:fill="FFFFFF"/>
        </w:rPr>
        <w:t xml:space="preserve"> and 1x protease inhibitor</w:t>
      </w:r>
      <w:r w:rsidR="00CE26FC" w:rsidRPr="006902F6">
        <w:rPr>
          <w:rFonts w:eastAsia="Times New Roman" w:cs="Times New Roman"/>
          <w:color w:val="000000" w:themeColor="text1"/>
          <w:shd w:val="clear" w:color="auto" w:fill="FFFFFF"/>
        </w:rPr>
        <w:t>)</w:t>
      </w:r>
      <w:r w:rsidR="00C43B6B">
        <w:rPr>
          <w:rFonts w:eastAsia="Times New Roman" w:cs="Times New Roman"/>
          <w:color w:val="000000" w:themeColor="text1"/>
          <w:shd w:val="clear" w:color="auto" w:fill="FFFFFF"/>
        </w:rPr>
        <w:t>,</w:t>
      </w:r>
      <w:r w:rsidR="00ED5C81">
        <w:rPr>
          <w:rFonts w:eastAsia="Times New Roman" w:cs="Times New Roman"/>
          <w:color w:val="000000" w:themeColor="text1"/>
          <w:shd w:val="clear" w:color="auto" w:fill="FFFFFF"/>
        </w:rPr>
        <w:t xml:space="preserve"> </w:t>
      </w:r>
      <w:r w:rsidR="00AB3A2E">
        <w:rPr>
          <w:rFonts w:eastAsia="Times New Roman" w:cs="Times New Roman"/>
          <w:color w:val="000000" w:themeColor="text1"/>
          <w:shd w:val="clear" w:color="auto" w:fill="FFFFFF"/>
        </w:rPr>
        <w:t>centrifuged</w:t>
      </w:r>
      <w:r w:rsidR="002B1274">
        <w:rPr>
          <w:rFonts w:eastAsia="Times New Roman" w:cs="Times New Roman"/>
          <w:color w:val="000000" w:themeColor="text1"/>
          <w:shd w:val="clear" w:color="auto" w:fill="FFFFFF"/>
        </w:rPr>
        <w:t xml:space="preserve"> </w:t>
      </w:r>
      <w:r w:rsidR="00E12123">
        <w:rPr>
          <w:rFonts w:eastAsia="Times New Roman" w:cs="Times New Roman"/>
          <w:color w:val="000000" w:themeColor="text1"/>
          <w:shd w:val="clear" w:color="auto" w:fill="FFFFFF"/>
        </w:rPr>
        <w:t>at 14</w:t>
      </w:r>
      <w:r w:rsidR="00F95FB7">
        <w:rPr>
          <w:rFonts w:eastAsia="Times New Roman" w:cs="Times New Roman"/>
          <w:color w:val="000000" w:themeColor="text1"/>
          <w:shd w:val="clear" w:color="auto" w:fill="FFFFFF"/>
        </w:rPr>
        <w:t>,</w:t>
      </w:r>
      <w:r w:rsidR="00E12123">
        <w:rPr>
          <w:rFonts w:eastAsia="Times New Roman" w:cs="Times New Roman"/>
          <w:color w:val="000000" w:themeColor="text1"/>
          <w:shd w:val="clear" w:color="auto" w:fill="FFFFFF"/>
        </w:rPr>
        <w:t>000rpm for 10 minutes</w:t>
      </w:r>
      <w:r w:rsidR="008C70EE">
        <w:rPr>
          <w:rFonts w:eastAsia="Times New Roman" w:cs="Times New Roman"/>
          <w:color w:val="000000" w:themeColor="text1"/>
          <w:shd w:val="clear" w:color="auto" w:fill="FFFFFF"/>
        </w:rPr>
        <w:t xml:space="preserve"> at 4</w:t>
      </w:r>
      <w:r w:rsidR="008C70EE">
        <w:rPr>
          <w:rFonts w:eastAsia="Times New Roman" w:cs="Times New Roman"/>
          <w:color w:val="000000" w:themeColor="text1"/>
          <w:shd w:val="clear" w:color="auto" w:fill="FFFFFF"/>
        </w:rPr>
        <w:sym w:font="Symbol" w:char="F0B0"/>
      </w:r>
      <w:r w:rsidR="008C70EE">
        <w:rPr>
          <w:rFonts w:eastAsia="Times New Roman" w:cs="Times New Roman"/>
          <w:color w:val="000000" w:themeColor="text1"/>
          <w:shd w:val="clear" w:color="auto" w:fill="FFFFFF"/>
        </w:rPr>
        <w:t>C</w:t>
      </w:r>
      <w:r w:rsidR="00E12123">
        <w:rPr>
          <w:rFonts w:eastAsia="Times New Roman" w:cs="Times New Roman"/>
          <w:color w:val="000000" w:themeColor="text1"/>
          <w:shd w:val="clear" w:color="auto" w:fill="FFFFFF"/>
        </w:rPr>
        <w:t>.</w:t>
      </w:r>
      <w:r w:rsidR="0039092F">
        <w:rPr>
          <w:rFonts w:eastAsia="Times New Roman" w:cs="Times New Roman"/>
          <w:color w:val="000000" w:themeColor="text1"/>
          <w:shd w:val="clear" w:color="auto" w:fill="FFFFFF"/>
        </w:rPr>
        <w:t xml:space="preserve"> Lysates</w:t>
      </w:r>
      <w:r w:rsidR="00CE26FC" w:rsidRPr="006902F6">
        <w:rPr>
          <w:rFonts w:eastAsia="Times New Roman" w:cs="Times New Roman"/>
          <w:color w:val="000000" w:themeColor="text1"/>
          <w:shd w:val="clear" w:color="auto" w:fill="FFFFFF"/>
        </w:rPr>
        <w:t xml:space="preserve"> were</w:t>
      </w:r>
      <w:r w:rsidR="003E4227">
        <w:rPr>
          <w:rFonts w:eastAsia="Times New Roman" w:cs="Times New Roman"/>
          <w:color w:val="000000" w:themeColor="text1"/>
          <w:shd w:val="clear" w:color="auto" w:fill="FFFFFF"/>
        </w:rPr>
        <w:t xml:space="preserve"> </w:t>
      </w:r>
      <w:r w:rsidR="008A5431">
        <w:rPr>
          <w:rFonts w:eastAsia="Times New Roman" w:cs="Times New Roman"/>
          <w:color w:val="000000" w:themeColor="text1"/>
          <w:shd w:val="clear" w:color="auto" w:fill="FFFFFF"/>
        </w:rPr>
        <w:t xml:space="preserve">heated </w:t>
      </w:r>
      <w:r w:rsidR="00B36EF4">
        <w:rPr>
          <w:rFonts w:eastAsia="Times New Roman" w:cs="Times New Roman"/>
          <w:color w:val="000000" w:themeColor="text1"/>
          <w:shd w:val="clear" w:color="auto" w:fill="FFFFFF"/>
        </w:rPr>
        <w:t xml:space="preserve">with loading buffer </w:t>
      </w:r>
      <w:r w:rsidR="008A5431">
        <w:rPr>
          <w:rFonts w:eastAsia="Times New Roman" w:cs="Times New Roman"/>
          <w:color w:val="000000" w:themeColor="text1"/>
          <w:shd w:val="clear" w:color="auto" w:fill="FFFFFF"/>
        </w:rPr>
        <w:t>at 85-95</w:t>
      </w:r>
      <w:r w:rsidR="008A5431">
        <w:rPr>
          <w:rFonts w:eastAsia="Times New Roman" w:cs="Times New Roman"/>
          <w:color w:val="000000" w:themeColor="text1"/>
          <w:shd w:val="clear" w:color="auto" w:fill="FFFFFF"/>
        </w:rPr>
        <w:sym w:font="Symbol" w:char="F0B0"/>
      </w:r>
      <w:r w:rsidR="008A5431">
        <w:rPr>
          <w:rFonts w:eastAsia="Times New Roman" w:cs="Times New Roman"/>
          <w:color w:val="000000" w:themeColor="text1"/>
          <w:shd w:val="clear" w:color="auto" w:fill="FFFFFF"/>
        </w:rPr>
        <w:t xml:space="preserve">C and proteins were separated by </w:t>
      </w:r>
      <w:r w:rsidR="00CE26FC" w:rsidRPr="006902F6">
        <w:rPr>
          <w:rFonts w:eastAsia="Times New Roman" w:cs="Times New Roman"/>
          <w:color w:val="000000" w:themeColor="text1"/>
          <w:shd w:val="clear" w:color="auto" w:fill="FFFFFF"/>
        </w:rPr>
        <w:t xml:space="preserve">SDS-PAGE </w:t>
      </w:r>
      <w:r w:rsidR="003E4227">
        <w:rPr>
          <w:rFonts w:eastAsia="Times New Roman" w:cs="Times New Roman"/>
          <w:color w:val="000000" w:themeColor="text1"/>
          <w:shd w:val="clear" w:color="auto" w:fill="FFFFFF"/>
        </w:rPr>
        <w:t>(</w:t>
      </w:r>
      <w:r w:rsidR="00935654">
        <w:rPr>
          <w:rFonts w:eastAsia="Times New Roman" w:cs="Times New Roman"/>
          <w:color w:val="000000" w:themeColor="text1"/>
          <w:shd w:val="clear" w:color="auto" w:fill="FFFFFF"/>
        </w:rPr>
        <w:t>Life Technologies</w:t>
      </w:r>
      <w:r w:rsidR="003E4227">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 xml:space="preserve">and </w:t>
      </w:r>
      <w:r w:rsidR="00CE26FC" w:rsidRPr="006902F6">
        <w:rPr>
          <w:rFonts w:eastAsia="Times New Roman" w:cs="Times New Roman"/>
          <w:color w:val="000000" w:themeColor="text1"/>
          <w:shd w:val="clear" w:color="auto" w:fill="FFFFFF"/>
        </w:rPr>
        <w:t xml:space="preserve">transferred </w:t>
      </w:r>
      <w:r w:rsidR="008A5431">
        <w:rPr>
          <w:rFonts w:eastAsia="Times New Roman" w:cs="Times New Roman"/>
          <w:color w:val="000000" w:themeColor="text1"/>
          <w:shd w:val="clear" w:color="auto" w:fill="FFFFFF"/>
        </w:rPr>
        <w:t>onto nitrocellulose membrane</w:t>
      </w:r>
      <w:r w:rsidR="0039092F">
        <w:rPr>
          <w:rFonts w:eastAsia="Times New Roman" w:cs="Times New Roman"/>
          <w:color w:val="000000" w:themeColor="text1"/>
          <w:shd w:val="clear" w:color="auto" w:fill="FFFFFF"/>
        </w:rPr>
        <w:t>s overnight</w:t>
      </w:r>
      <w:r w:rsidR="005934B8" w:rsidRPr="005934B8">
        <w:rPr>
          <w:rFonts w:eastAsia="Times New Roman" w:cs="Times New Roman"/>
          <w:color w:val="000000" w:themeColor="text1"/>
          <w:shd w:val="clear" w:color="auto" w:fill="FFFFFF"/>
        </w:rPr>
        <w:t xml:space="preserve"> </w:t>
      </w:r>
      <w:r w:rsidR="005934B8">
        <w:rPr>
          <w:rFonts w:eastAsia="Times New Roman" w:cs="Times New Roman"/>
          <w:color w:val="000000" w:themeColor="text1"/>
          <w:shd w:val="clear" w:color="auto" w:fill="FFFFFF"/>
        </w:rPr>
        <w:t>at room temperature</w:t>
      </w:r>
      <w:r w:rsidR="0039092F">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Membranes were blotted</w:t>
      </w:r>
      <w:r w:rsidR="00CE26FC" w:rsidRPr="006902F6">
        <w:rPr>
          <w:rFonts w:eastAsia="Times New Roman" w:cs="Times New Roman"/>
          <w:color w:val="000000" w:themeColor="text1"/>
          <w:shd w:val="clear" w:color="auto" w:fill="FFFFFF"/>
        </w:rPr>
        <w:t xml:space="preserve"> </w:t>
      </w:r>
      <w:r w:rsidR="005934B8">
        <w:rPr>
          <w:rFonts w:eastAsia="Times New Roman" w:cs="Times New Roman"/>
          <w:color w:val="000000" w:themeColor="text1"/>
          <w:shd w:val="clear" w:color="auto" w:fill="FFFFFF"/>
        </w:rPr>
        <w:t xml:space="preserve">at room temperature </w:t>
      </w:r>
      <w:r w:rsidR="00CE26FC" w:rsidRPr="006902F6">
        <w:rPr>
          <w:rFonts w:eastAsia="Times New Roman" w:cs="Times New Roman"/>
          <w:color w:val="000000" w:themeColor="text1"/>
          <w:shd w:val="clear" w:color="auto" w:fill="FFFFFF"/>
        </w:rPr>
        <w:t>usin</w:t>
      </w:r>
      <w:r w:rsidR="003A6439" w:rsidRPr="006902F6">
        <w:rPr>
          <w:rFonts w:eastAsia="Times New Roman" w:cs="Times New Roman"/>
          <w:color w:val="000000" w:themeColor="text1"/>
          <w:shd w:val="clear" w:color="auto" w:fill="FFFFFF"/>
        </w:rPr>
        <w:t>g</w:t>
      </w:r>
      <w:r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anti-</w:t>
      </w:r>
      <w:r w:rsidR="00BB3D94">
        <w:rPr>
          <w:rFonts w:eastAsia="Times New Roman" w:cs="Times New Roman"/>
          <w:color w:val="000000" w:themeColor="text1"/>
          <w:shd w:val="clear" w:color="auto" w:fill="FFFFFF"/>
        </w:rPr>
        <w:t xml:space="preserve">adipose triglyceride lipase </w:t>
      </w:r>
      <w:r w:rsidR="00B24C2D">
        <w:rPr>
          <w:rFonts w:eastAsia="Times New Roman" w:cs="Times New Roman"/>
          <w:color w:val="000000" w:themeColor="text1"/>
          <w:shd w:val="clear" w:color="auto" w:fill="FFFFFF"/>
        </w:rPr>
        <w:t xml:space="preserve">antibodies </w:t>
      </w:r>
      <w:r w:rsidR="00BB3D94">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ATGL</w:t>
      </w:r>
      <w:r w:rsidR="00A30B06">
        <w:rPr>
          <w:rFonts w:eastAsia="Times New Roman" w:cs="Times New Roman"/>
          <w:color w:val="000000" w:themeColor="text1"/>
          <w:shd w:val="clear" w:color="auto" w:fill="FFFFFF"/>
        </w:rPr>
        <w:t xml:space="preserve">; </w:t>
      </w:r>
      <w:r w:rsidR="009F6410">
        <w:rPr>
          <w:rFonts w:eastAsia="Times New Roman" w:cs="Times New Roman"/>
          <w:color w:val="000000" w:themeColor="text1"/>
          <w:shd w:val="clear" w:color="auto" w:fill="FFFFFF"/>
        </w:rPr>
        <w:t>molecular weight 54</w:t>
      </w:r>
      <w:r w:rsidR="00BB3D94">
        <w:rPr>
          <w:rFonts w:eastAsia="Times New Roman" w:cs="Times New Roman"/>
          <w:color w:val="000000" w:themeColor="text1"/>
          <w:shd w:val="clear" w:color="auto" w:fill="FFFFFF"/>
        </w:rPr>
        <w:t xml:space="preserve">; </w:t>
      </w:r>
      <w:r w:rsidR="00672D5C" w:rsidRPr="006902F6">
        <w:rPr>
          <w:rFonts w:eastAsia="Times New Roman" w:cs="Times New Roman"/>
          <w:color w:val="000000" w:themeColor="text1"/>
          <w:shd w:val="clear" w:color="auto" w:fill="FFFFFF"/>
        </w:rPr>
        <w:t>Cell Signaling Technologies</w:t>
      </w:r>
      <w:r w:rsidR="00827CC4">
        <w:rPr>
          <w:rFonts w:eastAsia="Times New Roman" w:cs="Times New Roman"/>
          <w:color w:val="000000" w:themeColor="text1"/>
          <w:shd w:val="clear" w:color="auto" w:fill="FFFFFF"/>
        </w:rPr>
        <w:t>; catalog #30A4</w:t>
      </w:r>
      <w:r w:rsidR="00672D5C" w:rsidRPr="006902F6">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Antibody complexes were detected by anti-mouse and anti-rabbit fluorescent conjugated antibodies</w:t>
      </w:r>
      <w:r w:rsidR="000511C5" w:rsidRPr="006902F6">
        <w:rPr>
          <w:rFonts w:eastAsia="Times New Roman" w:cs="Times New Roman"/>
          <w:color w:val="000000" w:themeColor="text1"/>
          <w:shd w:val="clear" w:color="auto" w:fill="FFFFFF"/>
        </w:rPr>
        <w:t xml:space="preserve"> (</w:t>
      </w:r>
      <w:r w:rsidR="003F3E2F" w:rsidRPr="006902F6">
        <w:rPr>
          <w:rFonts w:eastAsia="Times New Roman" w:cs="Times New Roman"/>
          <w:color w:val="000000" w:themeColor="text1"/>
          <w:shd w:val="clear" w:color="auto" w:fill="FFFFFF"/>
        </w:rPr>
        <w:t>Invitrogen</w:t>
      </w:r>
      <w:r w:rsidR="000511C5" w:rsidRPr="006902F6">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xml:space="preserve"> and visualized using an Odyssey</w:t>
      </w:r>
      <w:r w:rsidR="00DA4887" w:rsidRPr="006902F6">
        <w:rPr>
          <w:rFonts w:eastAsia="Times New Roman" w:cs="Times New Roman"/>
          <w:color w:val="000000" w:themeColor="text1"/>
          <w:shd w:val="clear" w:color="auto" w:fill="FFFFFF"/>
        </w:rPr>
        <w:t xml:space="preserve"> CLx</w:t>
      </w:r>
      <w:r w:rsidRPr="006902F6">
        <w:rPr>
          <w:rFonts w:eastAsia="Times New Roman" w:cs="Times New Roman"/>
          <w:color w:val="000000" w:themeColor="text1"/>
          <w:shd w:val="clear" w:color="auto" w:fill="FFFFFF"/>
        </w:rPr>
        <w:t xml:space="preserve"> image scanner</w:t>
      </w:r>
      <w:r w:rsidR="00C43B6B">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xml:space="preserve"> </w:t>
      </w:r>
      <w:r w:rsidR="00C43B6B">
        <w:rPr>
          <w:rFonts w:eastAsia="Times New Roman" w:cs="Times New Roman"/>
          <w:color w:val="000000" w:themeColor="text1"/>
          <w:shd w:val="clear" w:color="auto" w:fill="FFFFFF"/>
        </w:rPr>
        <w:t>B</w:t>
      </w:r>
      <w:r w:rsidR="00C43B6B" w:rsidRPr="006902F6">
        <w:rPr>
          <w:rFonts w:eastAsia="Times New Roman" w:cs="Times New Roman"/>
          <w:color w:val="000000" w:themeColor="text1"/>
          <w:shd w:val="clear" w:color="auto" w:fill="FFFFFF"/>
        </w:rPr>
        <w:t xml:space="preserve">lots </w:t>
      </w:r>
      <w:r w:rsidRPr="006902F6">
        <w:rPr>
          <w:rFonts w:eastAsia="Times New Roman" w:cs="Times New Roman"/>
          <w:color w:val="000000" w:themeColor="text1"/>
          <w:shd w:val="clear" w:color="auto" w:fill="FFFFFF"/>
        </w:rPr>
        <w:t xml:space="preserve">were quantified using </w:t>
      </w:r>
      <w:r w:rsidR="00DA4887" w:rsidRPr="006902F6">
        <w:rPr>
          <w:rFonts w:eastAsia="Times New Roman" w:cs="Times New Roman"/>
          <w:color w:val="000000" w:themeColor="text1"/>
          <w:shd w:val="clear" w:color="auto" w:fill="FFFFFF"/>
        </w:rPr>
        <w:t xml:space="preserve">Image Studio </w:t>
      </w:r>
      <w:r w:rsidRPr="006902F6">
        <w:rPr>
          <w:rFonts w:eastAsia="Times New Roman" w:cs="Times New Roman"/>
          <w:color w:val="000000" w:themeColor="text1"/>
          <w:shd w:val="clear" w:color="auto" w:fill="FFFFFF"/>
        </w:rPr>
        <w:t xml:space="preserve">software version </w:t>
      </w:r>
      <w:r w:rsidR="00DA4887" w:rsidRPr="006902F6">
        <w:rPr>
          <w:rFonts w:eastAsia="Times New Roman" w:cs="Times New Roman"/>
          <w:color w:val="000000" w:themeColor="text1"/>
          <w:shd w:val="clear" w:color="auto" w:fill="FFFFFF"/>
        </w:rPr>
        <w:t>5.2</w:t>
      </w:r>
      <w:r w:rsidRPr="006902F6">
        <w:rPr>
          <w:rFonts w:eastAsia="Times New Roman" w:cs="Times New Roman"/>
          <w:color w:val="000000" w:themeColor="text1"/>
          <w:shd w:val="clear" w:color="auto" w:fill="FFFFFF"/>
        </w:rPr>
        <w:t xml:space="preserve"> (LiCOR)</w:t>
      </w:r>
      <w:r w:rsidR="00827CC4">
        <w:rPr>
          <w:rFonts w:eastAsia="Times New Roman" w:cs="Times New Roman"/>
          <w:color w:val="000000" w:themeColor="text1"/>
          <w:shd w:val="clear" w:color="auto" w:fill="FFFFFF"/>
        </w:rPr>
        <w:t xml:space="preserve"> and normalized to Revert Total Protein Stain (LiCOR</w:t>
      </w:r>
      <w:r w:rsidR="005934B8">
        <w:rPr>
          <w:rFonts w:eastAsia="Times New Roman" w:cs="Times New Roman"/>
          <w:color w:val="000000" w:themeColor="text1"/>
          <w:shd w:val="clear" w:color="auto" w:fill="FFFFFF"/>
        </w:rPr>
        <w:t>; catalog #</w:t>
      </w:r>
      <w:r w:rsidR="005934B8" w:rsidRPr="005934B8">
        <w:rPr>
          <w:rFonts w:eastAsia="Times New Roman" w:cs="Times New Roman"/>
          <w:color w:val="000000" w:themeColor="text1"/>
          <w:shd w:val="clear" w:color="auto" w:fill="FFFFFF"/>
        </w:rPr>
        <w:t>926-11011</w:t>
      </w:r>
      <w:r w:rsidR="00827CC4">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w:t>
      </w:r>
    </w:p>
    <w:p w14:paraId="64F2FB03" w14:textId="5944FA36" w:rsidR="004B16AF" w:rsidRPr="006902F6" w:rsidRDefault="004B16AF" w:rsidP="00FF21CB">
      <w:pPr>
        <w:spacing w:line="480" w:lineRule="auto"/>
        <w:ind w:left="720"/>
        <w:rPr>
          <w:rFonts w:eastAsia="Times New Roman" w:cs="Times New Roman"/>
          <w:color w:val="000000" w:themeColor="text1"/>
        </w:rPr>
      </w:pPr>
    </w:p>
    <w:p w14:paraId="01DF398C" w14:textId="58A689CD" w:rsidR="006B351B" w:rsidRPr="006902F6" w:rsidRDefault="005354F7" w:rsidP="00FF21CB">
      <w:pPr>
        <w:spacing w:line="480" w:lineRule="auto"/>
        <w:rPr>
          <w:color w:val="000000" w:themeColor="text1"/>
        </w:rPr>
      </w:pPr>
      <w:r w:rsidRPr="006902F6">
        <w:rPr>
          <w:b/>
          <w:color w:val="000000" w:themeColor="text1"/>
        </w:rPr>
        <w:lastRenderedPageBreak/>
        <w:t>Statistics</w:t>
      </w:r>
      <w:r w:rsidRPr="006902F6">
        <w:rPr>
          <w:color w:val="000000" w:themeColor="text1"/>
        </w:rPr>
        <w:t xml:space="preserve">:  </w:t>
      </w:r>
      <w:r w:rsidR="00EE1127">
        <w:rPr>
          <w:color w:val="000000" w:themeColor="text1"/>
        </w:rPr>
        <w:t xml:space="preserve">All data are presented as mean +/- standard error of the mean.  </w:t>
      </w:r>
      <w:r w:rsidR="00DC4AF1" w:rsidRPr="006902F6">
        <w:rPr>
          <w:color w:val="000000" w:themeColor="text1"/>
        </w:rPr>
        <w:t>For animal studies, t</w:t>
      </w:r>
      <w:r w:rsidR="007176B8" w:rsidRPr="006902F6">
        <w:rPr>
          <w:color w:val="000000" w:themeColor="text1"/>
        </w:rPr>
        <w:t>wo-way ANOVA analyses were performed to t</w:t>
      </w:r>
      <w:r w:rsidR="00A26C3C" w:rsidRPr="006902F6">
        <w:rPr>
          <w:color w:val="000000" w:themeColor="text1"/>
        </w:rPr>
        <w:t xml:space="preserve">est for significance </w:t>
      </w:r>
      <w:r w:rsidR="007176B8" w:rsidRPr="006902F6">
        <w:rPr>
          <w:color w:val="000000" w:themeColor="text1"/>
        </w:rPr>
        <w:t xml:space="preserve">of diet and </w:t>
      </w:r>
      <w:r w:rsidR="00737415">
        <w:rPr>
          <w:color w:val="000000" w:themeColor="text1"/>
        </w:rPr>
        <w:t xml:space="preserve">dexamethasone </w:t>
      </w:r>
      <w:r w:rsidR="007176B8" w:rsidRPr="006902F6">
        <w:rPr>
          <w:color w:val="000000" w:themeColor="text1"/>
        </w:rPr>
        <w:t xml:space="preserve">treatment, as well as their interaction. </w:t>
      </w:r>
      <w:r w:rsidR="007309A3">
        <w:rPr>
          <w:color w:val="000000" w:themeColor="text1"/>
        </w:rPr>
        <w:t>P</w:t>
      </w:r>
      <w:r w:rsidR="00737415">
        <w:rPr>
          <w:color w:val="000000" w:themeColor="text1"/>
        </w:rPr>
        <w:t xml:space="preserve">airwise </w:t>
      </w:r>
      <w:r w:rsidR="00A110DA">
        <w:rPr>
          <w:color w:val="000000" w:themeColor="text1"/>
        </w:rPr>
        <w:t>comparisons</w:t>
      </w:r>
      <w:r w:rsidR="00737415">
        <w:rPr>
          <w:color w:val="000000" w:themeColor="text1"/>
        </w:rPr>
        <w:t>, normality and equal variance were tested using Shapiro-Wilk and Levene’s tests</w:t>
      </w:r>
      <w:r w:rsidR="007309A3">
        <w:rPr>
          <w:color w:val="000000" w:themeColor="text1"/>
        </w:rPr>
        <w:t>,</w:t>
      </w:r>
      <w:r w:rsidR="00737415">
        <w:rPr>
          <w:color w:val="000000" w:themeColor="text1"/>
        </w:rPr>
        <w:t xml:space="preserve"> respectively.  Pending those results, a Mann-Whitney, Welch’s or</w:t>
      </w:r>
      <w:r w:rsidR="00DC4AF1" w:rsidRPr="006902F6">
        <w:rPr>
          <w:color w:val="000000" w:themeColor="text1"/>
        </w:rPr>
        <w:t xml:space="preserve"> </w:t>
      </w:r>
      <w:r w:rsidRPr="006902F6">
        <w:rPr>
          <w:color w:val="000000" w:themeColor="text1"/>
        </w:rPr>
        <w:t>S</w:t>
      </w:r>
      <w:r w:rsidR="00DC4AF1" w:rsidRPr="006902F6">
        <w:rPr>
          <w:color w:val="000000" w:themeColor="text1"/>
        </w:rPr>
        <w:t xml:space="preserve">tudent’s </w:t>
      </w:r>
      <w:r w:rsidR="00DC4AF1" w:rsidRPr="006902F6">
        <w:rPr>
          <w:i/>
          <w:color w:val="000000" w:themeColor="text1"/>
        </w:rPr>
        <w:t>t</w:t>
      </w:r>
      <w:r w:rsidR="00DC4AF1" w:rsidRPr="006902F6">
        <w:rPr>
          <w:color w:val="000000" w:themeColor="text1"/>
        </w:rPr>
        <w:t>-test</w:t>
      </w:r>
      <w:r w:rsidR="003804D5" w:rsidRPr="006902F6">
        <w:rPr>
          <w:color w:val="000000" w:themeColor="text1"/>
        </w:rPr>
        <w:t xml:space="preserve"> </w:t>
      </w:r>
      <w:r w:rsidR="00737415">
        <w:rPr>
          <w:color w:val="000000" w:themeColor="text1"/>
        </w:rPr>
        <w:t>were</w:t>
      </w:r>
      <w:r w:rsidR="00737415" w:rsidRPr="006902F6">
        <w:rPr>
          <w:color w:val="000000" w:themeColor="text1"/>
        </w:rPr>
        <w:t xml:space="preserve"> </w:t>
      </w:r>
      <w:r w:rsidR="007309A3">
        <w:rPr>
          <w:color w:val="000000" w:themeColor="text1"/>
        </w:rPr>
        <w:t xml:space="preserve">used. </w:t>
      </w:r>
      <w:r w:rsidRPr="006902F6">
        <w:rPr>
          <w:color w:val="000000" w:themeColor="text1"/>
        </w:rPr>
        <w:t>P-</w:t>
      </w:r>
      <w:r w:rsidR="003804D5" w:rsidRPr="006902F6">
        <w:rPr>
          <w:color w:val="000000" w:themeColor="text1"/>
        </w:rPr>
        <w:t xml:space="preserve">values below </w:t>
      </w:r>
      <w:r w:rsidRPr="006902F6">
        <w:rPr>
          <w:color w:val="000000" w:themeColor="text1"/>
        </w:rPr>
        <w:t xml:space="preserve">p=0.05 </w:t>
      </w:r>
      <w:r w:rsidR="003804D5" w:rsidRPr="006902F6">
        <w:rPr>
          <w:color w:val="000000" w:themeColor="text1"/>
        </w:rPr>
        <w:t>were</w:t>
      </w:r>
      <w:r w:rsidR="00DC4AF1" w:rsidRPr="006902F6">
        <w:rPr>
          <w:color w:val="000000" w:themeColor="text1"/>
        </w:rPr>
        <w:t xml:space="preserve"> considered significant. </w:t>
      </w:r>
      <w:r w:rsidR="00737415">
        <w:rPr>
          <w:color w:val="000000" w:themeColor="text1"/>
        </w:rPr>
        <w:t xml:space="preserve"> All statistical tests were performed using the R software package version 3.30.  All raw data and analysis scripts are available at </w:t>
      </w:r>
      <w:r w:rsidR="00B24C2D">
        <w:rPr>
          <w:color w:val="000000" w:themeColor="text1"/>
        </w:rPr>
        <w:t>h</w:t>
      </w:r>
      <w:r w:rsidR="00B24C2D" w:rsidRPr="00B24C2D">
        <w:rPr>
          <w:color w:val="000000" w:themeColor="text1"/>
        </w:rPr>
        <w:t>ttp://bridgeslab.github.io/CushingAcromegalyStudy/</w:t>
      </w:r>
      <w:r w:rsidR="00737415">
        <w:rPr>
          <w:color w:val="000000" w:themeColor="text1"/>
        </w:rPr>
        <w:t>.</w:t>
      </w:r>
    </w:p>
    <w:p w14:paraId="23204ED1" w14:textId="77777777" w:rsidR="005354F7" w:rsidRPr="006902F6" w:rsidRDefault="005354F7" w:rsidP="003316A2">
      <w:pPr>
        <w:rPr>
          <w:color w:val="000000" w:themeColor="text1"/>
        </w:rPr>
      </w:pPr>
    </w:p>
    <w:p w14:paraId="3FAC1078" w14:textId="19107A6A" w:rsidR="00F07368" w:rsidRPr="006902F6" w:rsidRDefault="00E73495" w:rsidP="00C7096B">
      <w:pPr>
        <w:outlineLvl w:val="0"/>
        <w:rPr>
          <w:b/>
          <w:color w:val="000000" w:themeColor="text1"/>
          <w:sz w:val="36"/>
          <w:u w:val="single"/>
        </w:rPr>
      </w:pPr>
      <w:r w:rsidRPr="006902F6">
        <w:rPr>
          <w:b/>
          <w:color w:val="000000" w:themeColor="text1"/>
          <w:sz w:val="36"/>
          <w:u w:val="single"/>
        </w:rPr>
        <w:t>Results</w:t>
      </w:r>
    </w:p>
    <w:p w14:paraId="7EDA44DD" w14:textId="092782C2" w:rsidR="00E73495" w:rsidRDefault="00E73495" w:rsidP="00E73495">
      <w:pPr>
        <w:pStyle w:val="Heading1"/>
        <w:rPr>
          <w:color w:val="000000" w:themeColor="text1"/>
        </w:rPr>
      </w:pPr>
      <w:r w:rsidRPr="006902F6">
        <w:rPr>
          <w:color w:val="000000" w:themeColor="text1"/>
        </w:rPr>
        <w:t xml:space="preserve">Dexamethasone-Induced Insulin Resistance is Worsened in the Presence of Obesity </w:t>
      </w:r>
    </w:p>
    <w:p w14:paraId="0AFADA58" w14:textId="77777777" w:rsidR="002F3DD8" w:rsidRPr="0068384E" w:rsidRDefault="002F3DD8" w:rsidP="0068384E"/>
    <w:p w14:paraId="648A9478" w14:textId="7312E1AC" w:rsidR="007E0200" w:rsidRPr="006902F6" w:rsidRDefault="002A443E" w:rsidP="00A81B12">
      <w:pPr>
        <w:spacing w:line="480" w:lineRule="auto"/>
        <w:rPr>
          <w:rFonts w:eastAsia="Times New Roman" w:cs="Times New Roman"/>
          <w:color w:val="000000" w:themeColor="text1"/>
        </w:rPr>
      </w:pPr>
      <w:r w:rsidRPr="006902F6">
        <w:rPr>
          <w:color w:val="000000" w:themeColor="text1"/>
        </w:rPr>
        <w:t xml:space="preserve">To investigate if obesity status influences </w:t>
      </w:r>
      <w:r w:rsidR="007E0200" w:rsidRPr="006902F6">
        <w:rPr>
          <w:color w:val="000000" w:themeColor="text1"/>
        </w:rPr>
        <w:t xml:space="preserve">insulin sensitivity </w:t>
      </w:r>
      <w:r w:rsidRPr="006902F6">
        <w:rPr>
          <w:color w:val="000000" w:themeColor="text1"/>
        </w:rPr>
        <w:t>in the presence of</w:t>
      </w:r>
      <w:r w:rsidR="007E0200" w:rsidRPr="006902F6">
        <w:rPr>
          <w:color w:val="000000" w:themeColor="text1"/>
        </w:rPr>
        <w:t xml:space="preserve"> </w:t>
      </w:r>
      <w:r w:rsidR="000D578C" w:rsidRPr="006902F6">
        <w:rPr>
          <w:color w:val="000000" w:themeColor="text1"/>
        </w:rPr>
        <w:t xml:space="preserve">elevated </w:t>
      </w:r>
      <w:r w:rsidR="007E0200" w:rsidRPr="006902F6">
        <w:rPr>
          <w:color w:val="000000" w:themeColor="text1"/>
        </w:rPr>
        <w:t>glucocorticoids we performed an insulin tolerance test (ITT) on lean (NCD) and diet-induced obese (HFD) mice that were untreated (</w:t>
      </w:r>
      <w:r w:rsidR="00B24C2D">
        <w:rPr>
          <w:color w:val="000000" w:themeColor="text1"/>
        </w:rPr>
        <w:t>w</w:t>
      </w:r>
      <w:r w:rsidR="00BB237E">
        <w:rPr>
          <w:color w:val="000000" w:themeColor="text1"/>
        </w:rPr>
        <w:t>ater</w:t>
      </w:r>
      <w:r w:rsidR="007E0200" w:rsidRPr="006902F6">
        <w:rPr>
          <w:color w:val="000000" w:themeColor="text1"/>
        </w:rPr>
        <w:t>) or treated with glucocortic</w:t>
      </w:r>
      <w:r w:rsidR="00B24C2D">
        <w:rPr>
          <w:color w:val="000000" w:themeColor="text1"/>
        </w:rPr>
        <w:t>oids (d</w:t>
      </w:r>
      <w:r w:rsidR="007E0200" w:rsidRPr="006902F6">
        <w:rPr>
          <w:color w:val="000000" w:themeColor="text1"/>
        </w:rPr>
        <w:t xml:space="preserve">examethasone). </w:t>
      </w:r>
      <w:r w:rsidR="00CF5A89" w:rsidRPr="006902F6">
        <w:rPr>
          <w:color w:val="000000" w:themeColor="text1"/>
        </w:rPr>
        <w:t>HFD-fed, dexamethasone-</w:t>
      </w:r>
      <w:r w:rsidR="007E0200" w:rsidRPr="006902F6">
        <w:rPr>
          <w:color w:val="000000" w:themeColor="text1"/>
        </w:rPr>
        <w:t>treated mice were signific</w:t>
      </w:r>
      <w:r w:rsidR="00E26151" w:rsidRPr="006902F6">
        <w:rPr>
          <w:color w:val="000000" w:themeColor="text1"/>
        </w:rPr>
        <w:t>antly more resistant to insulin-</w:t>
      </w:r>
      <w:r w:rsidR="007E0200" w:rsidRPr="006902F6">
        <w:rPr>
          <w:color w:val="000000" w:themeColor="text1"/>
        </w:rPr>
        <w:t xml:space="preserve">stimulated glucose </w:t>
      </w:r>
      <w:r w:rsidR="001A3544">
        <w:rPr>
          <w:color w:val="000000" w:themeColor="text1"/>
        </w:rPr>
        <w:t>disposal</w:t>
      </w:r>
      <w:r w:rsidR="007E0200" w:rsidRPr="006902F6">
        <w:rPr>
          <w:color w:val="000000" w:themeColor="text1"/>
        </w:rPr>
        <w:t xml:space="preserve"> when compared to all other groups</w:t>
      </w:r>
      <w:r w:rsidR="0064019A" w:rsidRPr="006902F6">
        <w:rPr>
          <w:color w:val="000000" w:themeColor="text1"/>
        </w:rPr>
        <w:t xml:space="preserve"> (Figure 1</w:t>
      </w:r>
      <w:r w:rsidR="00D66D30">
        <w:rPr>
          <w:color w:val="000000" w:themeColor="text1"/>
        </w:rPr>
        <w:t>A</w:t>
      </w:r>
      <w:r w:rsidR="0077103B">
        <w:rPr>
          <w:color w:val="000000" w:themeColor="text1"/>
        </w:rPr>
        <w:t>)</w:t>
      </w:r>
      <w:r w:rsidR="000D578C" w:rsidRPr="006902F6">
        <w:rPr>
          <w:color w:val="000000" w:themeColor="text1"/>
        </w:rPr>
        <w:t>.</w:t>
      </w:r>
      <w:r w:rsidR="007E0200" w:rsidRPr="006902F6">
        <w:rPr>
          <w:color w:val="000000" w:themeColor="text1"/>
        </w:rPr>
        <w:t xml:space="preserve">  Additionally, </w:t>
      </w:r>
      <w:r w:rsidR="000E42FD" w:rsidRPr="006902F6">
        <w:rPr>
          <w:color w:val="000000" w:themeColor="text1"/>
        </w:rPr>
        <w:t>HFD</w:t>
      </w:r>
      <w:r w:rsidR="007724A7" w:rsidRPr="006902F6">
        <w:rPr>
          <w:color w:val="000000" w:themeColor="text1"/>
        </w:rPr>
        <w:t xml:space="preserve"> </w:t>
      </w:r>
      <w:r w:rsidR="000E42FD" w:rsidRPr="006902F6">
        <w:rPr>
          <w:color w:val="000000" w:themeColor="text1"/>
        </w:rPr>
        <w:t>dexamethasone</w:t>
      </w:r>
      <w:r w:rsidR="007724A7" w:rsidRPr="006902F6">
        <w:rPr>
          <w:color w:val="000000" w:themeColor="text1"/>
        </w:rPr>
        <w:t>-treated mice</w:t>
      </w:r>
      <w:r w:rsidR="007E0200" w:rsidRPr="006902F6">
        <w:rPr>
          <w:color w:val="000000" w:themeColor="text1"/>
        </w:rPr>
        <w:t xml:space="preserve"> </w:t>
      </w:r>
      <w:r w:rsidR="000E42FD" w:rsidRPr="006902F6">
        <w:rPr>
          <w:color w:val="000000" w:themeColor="text1"/>
        </w:rPr>
        <w:t xml:space="preserve">exhibited </w:t>
      </w:r>
      <w:r w:rsidR="000D578C" w:rsidRPr="006902F6">
        <w:rPr>
          <w:color w:val="000000" w:themeColor="text1"/>
        </w:rPr>
        <w:t xml:space="preserve">dramatic </w:t>
      </w:r>
      <w:r w:rsidR="000E42FD" w:rsidRPr="006902F6">
        <w:rPr>
          <w:color w:val="000000" w:themeColor="text1"/>
        </w:rPr>
        <w:t>fasting hyperglycemia</w:t>
      </w:r>
      <w:r w:rsidR="007E0200" w:rsidRPr="006902F6">
        <w:rPr>
          <w:color w:val="000000" w:themeColor="text1"/>
        </w:rPr>
        <w:t xml:space="preserve">, </w:t>
      </w:r>
      <w:r w:rsidR="000E42FD" w:rsidRPr="006902F6">
        <w:rPr>
          <w:color w:val="000000" w:themeColor="text1"/>
        </w:rPr>
        <w:t>with a significant interaction between diet and drug (p=0.00009</w:t>
      </w:r>
      <w:r w:rsidR="00D32519" w:rsidRPr="006902F6">
        <w:rPr>
          <w:color w:val="000000" w:themeColor="text1"/>
        </w:rPr>
        <w:t xml:space="preserve">; Figure </w:t>
      </w:r>
      <w:r w:rsidR="00A11703" w:rsidRPr="006902F6">
        <w:rPr>
          <w:color w:val="000000" w:themeColor="text1"/>
        </w:rPr>
        <w:t>1</w:t>
      </w:r>
      <w:r w:rsidR="00416AD8">
        <w:rPr>
          <w:color w:val="000000" w:themeColor="text1"/>
        </w:rPr>
        <w:t>B</w:t>
      </w:r>
      <w:r w:rsidR="000E42FD" w:rsidRPr="006902F6">
        <w:rPr>
          <w:color w:val="000000" w:themeColor="text1"/>
        </w:rPr>
        <w:t>).</w:t>
      </w:r>
      <w:r w:rsidR="003145E7" w:rsidRPr="006902F6">
        <w:rPr>
          <w:color w:val="000000" w:themeColor="text1"/>
        </w:rPr>
        <w:t xml:space="preserve"> </w:t>
      </w:r>
      <w:r w:rsidR="003145E7" w:rsidRPr="006902F6">
        <w:rPr>
          <w:rFonts w:eastAsia="Times New Roman" w:cs="Times New Roman"/>
          <w:color w:val="000000" w:themeColor="text1"/>
          <w:shd w:val="clear" w:color="auto" w:fill="FFFFFF"/>
        </w:rPr>
        <w:t xml:space="preserve">While HFD animals had a 24% increase in fasting glucose when compared to NCD animals, in the presence of </w:t>
      </w:r>
      <w:r w:rsidR="00B96AB4">
        <w:rPr>
          <w:rFonts w:eastAsia="Times New Roman" w:cs="Times New Roman"/>
          <w:color w:val="000000" w:themeColor="text1"/>
          <w:shd w:val="clear" w:color="auto" w:fill="FFFFFF"/>
        </w:rPr>
        <w:t>d</w:t>
      </w:r>
      <w:r w:rsidR="003145E7" w:rsidRPr="006902F6">
        <w:rPr>
          <w:rFonts w:eastAsia="Times New Roman" w:cs="Times New Roman"/>
          <w:color w:val="000000" w:themeColor="text1"/>
          <w:shd w:val="clear" w:color="auto" w:fill="FFFFFF"/>
        </w:rPr>
        <w:t xml:space="preserve">examethasone, HFD-fed animals had a 122% increase in fasting glucose relative to NCD </w:t>
      </w:r>
      <w:r w:rsidR="003145E7" w:rsidRPr="006902F6">
        <w:rPr>
          <w:rFonts w:eastAsia="Times New Roman" w:cs="Times New Roman"/>
          <w:color w:val="000000" w:themeColor="text1"/>
          <w:shd w:val="clear" w:color="auto" w:fill="FFFFFF"/>
        </w:rPr>
        <w:lastRenderedPageBreak/>
        <w:t xml:space="preserve">controls not treated with dexamethasone.  In the </w:t>
      </w:r>
      <w:r w:rsidR="000D578C" w:rsidRPr="006902F6">
        <w:rPr>
          <w:rFonts w:eastAsia="Times New Roman" w:cs="Times New Roman"/>
          <w:color w:val="000000" w:themeColor="text1"/>
          <w:shd w:val="clear" w:color="auto" w:fill="FFFFFF"/>
        </w:rPr>
        <w:t>lean, NCD-fed animals</w:t>
      </w:r>
      <w:r w:rsidR="003145E7" w:rsidRPr="006902F6">
        <w:rPr>
          <w:rFonts w:eastAsia="Times New Roman" w:cs="Times New Roman"/>
          <w:color w:val="000000" w:themeColor="text1"/>
          <w:shd w:val="clear" w:color="auto" w:fill="FFFFFF"/>
        </w:rPr>
        <w:t>, dexamethasone caused a</w:t>
      </w:r>
      <w:r w:rsidR="005A4E16">
        <w:rPr>
          <w:rFonts w:eastAsia="Times New Roman" w:cs="Times New Roman"/>
          <w:color w:val="000000" w:themeColor="text1"/>
          <w:shd w:val="clear" w:color="auto" w:fill="FFFFFF"/>
        </w:rPr>
        <w:t>n</w:t>
      </w:r>
      <w:r w:rsidR="003145E7" w:rsidRPr="006902F6">
        <w:rPr>
          <w:rFonts w:eastAsia="Times New Roman" w:cs="Times New Roman"/>
          <w:color w:val="000000" w:themeColor="text1"/>
          <w:shd w:val="clear" w:color="auto" w:fill="FFFFFF"/>
        </w:rPr>
        <w:t xml:space="preserve"> 18% decrease in fasting glucose.</w:t>
      </w:r>
    </w:p>
    <w:p w14:paraId="5FE5A37D" w14:textId="77777777" w:rsidR="00C05811" w:rsidRPr="006902F6" w:rsidRDefault="00C05811" w:rsidP="00A81B12">
      <w:pPr>
        <w:spacing w:line="480" w:lineRule="auto"/>
        <w:rPr>
          <w:color w:val="000000" w:themeColor="text1"/>
        </w:rPr>
      </w:pPr>
    </w:p>
    <w:p w14:paraId="31940C7A" w14:textId="6750C9D4" w:rsidR="00D674AB" w:rsidRPr="006902F6" w:rsidRDefault="00D674AB" w:rsidP="00A81B12">
      <w:pPr>
        <w:spacing w:line="480" w:lineRule="auto"/>
        <w:rPr>
          <w:color w:val="000000" w:themeColor="text1"/>
        </w:rPr>
      </w:pPr>
      <w:r w:rsidRPr="006902F6">
        <w:rPr>
          <w:color w:val="000000" w:themeColor="text1"/>
        </w:rPr>
        <w:t xml:space="preserve">To </w:t>
      </w:r>
      <w:r w:rsidR="0060769C" w:rsidRPr="006902F6">
        <w:rPr>
          <w:color w:val="000000" w:themeColor="text1"/>
        </w:rPr>
        <w:t xml:space="preserve">evaluate glucose homeostasis in more detail </w:t>
      </w:r>
      <w:r w:rsidR="00B77F49" w:rsidRPr="006902F6">
        <w:rPr>
          <w:color w:val="000000" w:themeColor="text1"/>
        </w:rPr>
        <w:t>we performed hyperinsulinemic</w:t>
      </w:r>
      <w:r w:rsidR="005A4E16">
        <w:rPr>
          <w:color w:val="000000" w:themeColor="text1"/>
        </w:rPr>
        <w:t>-</w:t>
      </w:r>
      <w:r w:rsidR="00B77F49" w:rsidRPr="006902F6">
        <w:rPr>
          <w:color w:val="000000" w:themeColor="text1"/>
        </w:rPr>
        <w:t>euglycemic clamp</w:t>
      </w:r>
      <w:r w:rsidR="00B36EF4">
        <w:rPr>
          <w:color w:val="000000" w:themeColor="text1"/>
        </w:rPr>
        <w:t>s</w:t>
      </w:r>
      <w:r w:rsidR="00191472" w:rsidRPr="006902F6">
        <w:rPr>
          <w:color w:val="000000" w:themeColor="text1"/>
        </w:rPr>
        <w:t xml:space="preserve"> in obese mice (</w:t>
      </w:r>
      <w:r w:rsidR="00EF4EEC" w:rsidRPr="006902F6">
        <w:rPr>
          <w:color w:val="000000" w:themeColor="text1"/>
        </w:rPr>
        <w:t>11</w:t>
      </w:r>
      <w:r w:rsidR="00191472" w:rsidRPr="006902F6">
        <w:rPr>
          <w:color w:val="000000" w:themeColor="text1"/>
        </w:rPr>
        <w:t xml:space="preserve"> weeks of HFD) treated with dexamethasone for </w:t>
      </w:r>
      <w:r w:rsidR="0050284B" w:rsidRPr="006902F6">
        <w:rPr>
          <w:color w:val="000000" w:themeColor="text1"/>
        </w:rPr>
        <w:t xml:space="preserve">the </w:t>
      </w:r>
      <w:r w:rsidR="00B24C2D">
        <w:rPr>
          <w:color w:val="000000" w:themeColor="text1"/>
        </w:rPr>
        <w:t xml:space="preserve">final </w:t>
      </w:r>
      <w:r w:rsidR="00D1071D" w:rsidRPr="006902F6">
        <w:rPr>
          <w:color w:val="000000" w:themeColor="text1"/>
        </w:rPr>
        <w:t>three weeks</w:t>
      </w:r>
      <w:r w:rsidR="00B77F49" w:rsidRPr="006902F6">
        <w:rPr>
          <w:color w:val="000000" w:themeColor="text1"/>
        </w:rPr>
        <w:t>.</w:t>
      </w:r>
      <w:r w:rsidR="0096431C" w:rsidRPr="006902F6">
        <w:rPr>
          <w:color w:val="000000" w:themeColor="text1"/>
        </w:rPr>
        <w:t xml:space="preserve"> </w:t>
      </w:r>
      <w:r w:rsidR="0003545C" w:rsidRPr="006902F6">
        <w:rPr>
          <w:color w:val="000000" w:themeColor="text1"/>
        </w:rPr>
        <w:t xml:space="preserve">This shorter HFD/dexamethasone exposure </w:t>
      </w:r>
      <w:r w:rsidR="0050284B" w:rsidRPr="006902F6">
        <w:rPr>
          <w:color w:val="000000" w:themeColor="text1"/>
        </w:rPr>
        <w:t xml:space="preserve">still </w:t>
      </w:r>
      <w:r w:rsidR="0003545C" w:rsidRPr="006902F6">
        <w:rPr>
          <w:color w:val="000000" w:themeColor="text1"/>
        </w:rPr>
        <w:t>caused dramatic insulin resistance,</w:t>
      </w:r>
      <w:r w:rsidR="00DA3579" w:rsidRPr="006902F6">
        <w:rPr>
          <w:color w:val="000000" w:themeColor="text1"/>
        </w:rPr>
        <w:t xml:space="preserve"> </w:t>
      </w:r>
      <w:r w:rsidR="0003545C" w:rsidRPr="006902F6">
        <w:rPr>
          <w:color w:val="000000" w:themeColor="text1"/>
        </w:rPr>
        <w:t>hyperglycemia and reductions in lean mass (Supplementary Figures 1</w:t>
      </w:r>
      <w:r w:rsidR="00DE6FEE">
        <w:rPr>
          <w:color w:val="000000" w:themeColor="text1"/>
        </w:rPr>
        <w:t>A</w:t>
      </w:r>
      <w:r w:rsidR="00DA3579" w:rsidRPr="006902F6">
        <w:rPr>
          <w:color w:val="000000" w:themeColor="text1"/>
        </w:rPr>
        <w:t>-D</w:t>
      </w:r>
      <w:r w:rsidR="009C06B4" w:rsidRPr="006902F6">
        <w:rPr>
          <w:color w:val="000000" w:themeColor="text1"/>
        </w:rPr>
        <w:t>)</w:t>
      </w:r>
      <w:r w:rsidR="0003545C" w:rsidRPr="006902F6">
        <w:rPr>
          <w:color w:val="000000" w:themeColor="text1"/>
        </w:rPr>
        <w:t xml:space="preserve">. </w:t>
      </w:r>
      <w:r w:rsidR="00DA3579" w:rsidRPr="006902F6">
        <w:rPr>
          <w:color w:val="000000" w:themeColor="text1"/>
        </w:rPr>
        <w:t>Animals were clamped while conscious and glucose levels during the clamp as well as insulin turnover rate were similar between groups</w:t>
      </w:r>
      <w:r w:rsidR="00501D0B">
        <w:rPr>
          <w:color w:val="000000" w:themeColor="text1"/>
        </w:rPr>
        <w:t xml:space="preserve"> </w:t>
      </w:r>
      <w:r w:rsidR="00501D0B" w:rsidRPr="006902F6">
        <w:rPr>
          <w:color w:val="000000" w:themeColor="text1"/>
        </w:rPr>
        <w:t>(Supplementary Figure 1</w:t>
      </w:r>
      <w:r w:rsidR="00501D0B">
        <w:rPr>
          <w:color w:val="000000" w:themeColor="text1"/>
        </w:rPr>
        <w:t>E,</w:t>
      </w:r>
      <w:r w:rsidR="00501D0B" w:rsidRPr="006902F6">
        <w:rPr>
          <w:color w:val="000000" w:themeColor="text1"/>
        </w:rPr>
        <w:t>F)</w:t>
      </w:r>
      <w:r w:rsidR="00DA3579" w:rsidRPr="006902F6">
        <w:rPr>
          <w:color w:val="000000" w:themeColor="text1"/>
        </w:rPr>
        <w:t xml:space="preserve">.  </w:t>
      </w:r>
      <w:r w:rsidR="0060769C" w:rsidRPr="006902F6">
        <w:rPr>
          <w:color w:val="000000" w:themeColor="text1"/>
        </w:rPr>
        <w:t xml:space="preserve">During the </w:t>
      </w:r>
      <w:r w:rsidR="00D9267D" w:rsidRPr="006902F6">
        <w:rPr>
          <w:color w:val="000000" w:themeColor="text1"/>
        </w:rPr>
        <w:t>hyper</w:t>
      </w:r>
      <w:r w:rsidR="0060769C" w:rsidRPr="006902F6">
        <w:rPr>
          <w:color w:val="000000" w:themeColor="text1"/>
        </w:rPr>
        <w:t>insulin</w:t>
      </w:r>
      <w:r w:rsidR="00D9267D" w:rsidRPr="006902F6">
        <w:rPr>
          <w:color w:val="000000" w:themeColor="text1"/>
        </w:rPr>
        <w:t>emic</w:t>
      </w:r>
      <w:r w:rsidR="0060769C" w:rsidRPr="006902F6">
        <w:rPr>
          <w:color w:val="000000" w:themeColor="text1"/>
        </w:rPr>
        <w:t xml:space="preserve"> phase, the</w:t>
      </w:r>
      <w:r w:rsidR="00DA2A9C" w:rsidRPr="006902F6">
        <w:rPr>
          <w:color w:val="000000" w:themeColor="text1"/>
        </w:rPr>
        <w:t xml:space="preserve"> </w:t>
      </w:r>
      <w:r w:rsidR="00F83E6F" w:rsidRPr="006902F6">
        <w:rPr>
          <w:color w:val="000000" w:themeColor="text1"/>
        </w:rPr>
        <w:t xml:space="preserve">glucose </w:t>
      </w:r>
      <w:r w:rsidR="00DA2A9C" w:rsidRPr="006902F6">
        <w:rPr>
          <w:color w:val="000000" w:themeColor="text1"/>
        </w:rPr>
        <w:t>infusion rate was</w:t>
      </w:r>
      <w:r w:rsidR="003F1693" w:rsidRPr="006902F6">
        <w:rPr>
          <w:color w:val="000000" w:themeColor="text1"/>
        </w:rPr>
        <w:t xml:space="preserve"> </w:t>
      </w:r>
      <w:r w:rsidR="00F83E6F" w:rsidRPr="006902F6">
        <w:rPr>
          <w:color w:val="000000" w:themeColor="text1"/>
        </w:rPr>
        <w:t xml:space="preserve">39% </w:t>
      </w:r>
      <w:r w:rsidR="00DA2A9C" w:rsidRPr="006902F6">
        <w:rPr>
          <w:color w:val="000000" w:themeColor="text1"/>
        </w:rPr>
        <w:t xml:space="preserve">lower </w:t>
      </w:r>
      <w:r w:rsidR="00B77F49" w:rsidRPr="006902F6">
        <w:rPr>
          <w:color w:val="000000" w:themeColor="text1"/>
        </w:rPr>
        <w:t xml:space="preserve">in obese dexamethasone-treated mice when compared to obese controls </w:t>
      </w:r>
      <w:r w:rsidR="00D9267D" w:rsidRPr="006902F6">
        <w:rPr>
          <w:color w:val="000000" w:themeColor="text1"/>
        </w:rPr>
        <w:t xml:space="preserve">indicating insulin resistance </w:t>
      </w:r>
      <w:r w:rsidR="00F83E6F" w:rsidRPr="006902F6">
        <w:rPr>
          <w:color w:val="000000" w:themeColor="text1"/>
        </w:rPr>
        <w:t xml:space="preserve">at euglycemia </w:t>
      </w:r>
      <w:r w:rsidR="00B77F49" w:rsidRPr="006902F6">
        <w:rPr>
          <w:color w:val="000000" w:themeColor="text1"/>
        </w:rPr>
        <w:t>(Fi</w:t>
      </w:r>
      <w:r w:rsidR="000569DF" w:rsidRPr="006902F6">
        <w:rPr>
          <w:color w:val="000000" w:themeColor="text1"/>
        </w:rPr>
        <w:t>gure</w:t>
      </w:r>
      <w:r w:rsidR="003F1693" w:rsidRPr="006902F6">
        <w:rPr>
          <w:color w:val="000000" w:themeColor="text1"/>
        </w:rPr>
        <w:t xml:space="preserve"> 1</w:t>
      </w:r>
      <w:r w:rsidR="00416AD8">
        <w:rPr>
          <w:color w:val="000000" w:themeColor="text1"/>
        </w:rPr>
        <w:t>C</w:t>
      </w:r>
      <w:r w:rsidR="003F1693" w:rsidRPr="006902F6">
        <w:rPr>
          <w:color w:val="000000" w:themeColor="text1"/>
        </w:rPr>
        <w:t xml:space="preserve">). </w:t>
      </w:r>
      <w:r w:rsidR="00CD6CE7" w:rsidRPr="006902F6">
        <w:rPr>
          <w:color w:val="000000" w:themeColor="text1"/>
        </w:rPr>
        <w:t>Basal</w:t>
      </w:r>
      <w:r w:rsidR="00101A0C" w:rsidRPr="006902F6">
        <w:rPr>
          <w:color w:val="000000" w:themeColor="text1"/>
        </w:rPr>
        <w:t xml:space="preserve"> </w:t>
      </w:r>
      <w:r w:rsidR="00C543E4" w:rsidRPr="006902F6">
        <w:rPr>
          <w:color w:val="000000" w:themeColor="text1"/>
        </w:rPr>
        <w:t>endogenous</w:t>
      </w:r>
      <w:r w:rsidR="00903291" w:rsidRPr="006902F6">
        <w:rPr>
          <w:color w:val="000000" w:themeColor="text1"/>
        </w:rPr>
        <w:t xml:space="preserve"> glucose production</w:t>
      </w:r>
      <w:r w:rsidR="00101A0C" w:rsidRPr="006902F6">
        <w:rPr>
          <w:color w:val="000000" w:themeColor="text1"/>
        </w:rPr>
        <w:t xml:space="preserve"> (</w:t>
      </w:r>
      <w:r w:rsidR="00C543E4" w:rsidRPr="006902F6">
        <w:rPr>
          <w:color w:val="000000" w:themeColor="text1"/>
        </w:rPr>
        <w:t>E</w:t>
      </w:r>
      <w:r w:rsidR="00101A0C" w:rsidRPr="006902F6">
        <w:rPr>
          <w:color w:val="000000" w:themeColor="text1"/>
        </w:rPr>
        <w:t>GP)</w:t>
      </w:r>
      <w:r w:rsidR="00903291" w:rsidRPr="006902F6">
        <w:rPr>
          <w:color w:val="000000" w:themeColor="text1"/>
        </w:rPr>
        <w:t xml:space="preserve"> was</w:t>
      </w:r>
      <w:r w:rsidR="00101A0C" w:rsidRPr="006902F6">
        <w:rPr>
          <w:color w:val="000000" w:themeColor="text1"/>
        </w:rPr>
        <w:t xml:space="preserve"> </w:t>
      </w:r>
      <w:r w:rsidR="000553E0" w:rsidRPr="006902F6">
        <w:rPr>
          <w:color w:val="000000" w:themeColor="text1"/>
        </w:rPr>
        <w:t>37</w:t>
      </w:r>
      <w:r w:rsidR="00CD6CE7" w:rsidRPr="006902F6">
        <w:rPr>
          <w:color w:val="000000" w:themeColor="text1"/>
        </w:rPr>
        <w:t xml:space="preserve">% </w:t>
      </w:r>
      <w:r w:rsidR="00101A0C" w:rsidRPr="006902F6">
        <w:rPr>
          <w:color w:val="000000" w:themeColor="text1"/>
        </w:rPr>
        <w:t>higher</w:t>
      </w:r>
      <w:r w:rsidR="00903291" w:rsidRPr="006902F6">
        <w:rPr>
          <w:color w:val="000000" w:themeColor="text1"/>
        </w:rPr>
        <w:t xml:space="preserve"> in the</w:t>
      </w:r>
      <w:r w:rsidR="00B34443" w:rsidRPr="006902F6">
        <w:rPr>
          <w:color w:val="000000" w:themeColor="text1"/>
        </w:rPr>
        <w:t xml:space="preserve"> dexamethasone</w:t>
      </w:r>
      <w:r w:rsidR="007D1F53">
        <w:rPr>
          <w:color w:val="000000" w:themeColor="text1"/>
        </w:rPr>
        <w:t>-</w:t>
      </w:r>
      <w:r w:rsidR="00B34443" w:rsidRPr="006902F6">
        <w:rPr>
          <w:color w:val="000000" w:themeColor="text1"/>
        </w:rPr>
        <w:t xml:space="preserve"> treated group</w:t>
      </w:r>
      <w:r w:rsidR="00537182" w:rsidRPr="006902F6">
        <w:rPr>
          <w:color w:val="000000" w:themeColor="text1"/>
        </w:rPr>
        <w:t xml:space="preserve"> (p=0.0</w:t>
      </w:r>
      <w:r w:rsidR="008B6CAB" w:rsidRPr="006902F6">
        <w:rPr>
          <w:color w:val="000000" w:themeColor="text1"/>
        </w:rPr>
        <w:t>26</w:t>
      </w:r>
      <w:r w:rsidR="00537182" w:rsidRPr="006902F6">
        <w:rPr>
          <w:color w:val="000000" w:themeColor="text1"/>
        </w:rPr>
        <w:t>)</w:t>
      </w:r>
      <w:r w:rsidR="00D9267D" w:rsidRPr="006902F6">
        <w:rPr>
          <w:color w:val="000000" w:themeColor="text1"/>
        </w:rPr>
        <w:t>.</w:t>
      </w:r>
      <w:r w:rsidR="00B34443" w:rsidRPr="006902F6">
        <w:rPr>
          <w:color w:val="000000" w:themeColor="text1"/>
        </w:rPr>
        <w:t xml:space="preserve"> </w:t>
      </w:r>
      <w:r w:rsidR="00D9267D" w:rsidRPr="006902F6">
        <w:rPr>
          <w:color w:val="000000" w:themeColor="text1"/>
        </w:rPr>
        <w:t>M</w:t>
      </w:r>
      <w:r w:rsidR="00B34443" w:rsidRPr="006902F6">
        <w:rPr>
          <w:color w:val="000000" w:themeColor="text1"/>
        </w:rPr>
        <w:t xml:space="preserve">oreover, </w:t>
      </w:r>
      <w:r w:rsidR="00BA7708">
        <w:rPr>
          <w:color w:val="000000" w:themeColor="text1"/>
        </w:rPr>
        <w:t>i</w:t>
      </w:r>
      <w:r w:rsidR="00D1071D" w:rsidRPr="006902F6">
        <w:rPr>
          <w:color w:val="000000" w:themeColor="text1"/>
        </w:rPr>
        <w:t xml:space="preserve">n the </w:t>
      </w:r>
      <w:r w:rsidR="00222D60">
        <w:rPr>
          <w:color w:val="000000" w:themeColor="text1"/>
        </w:rPr>
        <w:t>control</w:t>
      </w:r>
      <w:r w:rsidR="00222D60" w:rsidRPr="006902F6">
        <w:rPr>
          <w:color w:val="000000" w:themeColor="text1"/>
        </w:rPr>
        <w:t xml:space="preserve"> </w:t>
      </w:r>
      <w:r w:rsidR="00D1071D" w:rsidRPr="006902F6">
        <w:rPr>
          <w:color w:val="000000" w:themeColor="text1"/>
        </w:rPr>
        <w:t>group, EGP was reduced</w:t>
      </w:r>
      <w:r w:rsidR="000553E0" w:rsidRPr="006902F6">
        <w:rPr>
          <w:color w:val="000000" w:themeColor="text1"/>
        </w:rPr>
        <w:t xml:space="preserve"> to near zero</w:t>
      </w:r>
      <w:r w:rsidR="00D1071D" w:rsidRPr="006902F6">
        <w:rPr>
          <w:color w:val="000000" w:themeColor="text1"/>
        </w:rPr>
        <w:t xml:space="preserve"> </w:t>
      </w:r>
      <w:r w:rsidR="00D9267D" w:rsidRPr="006902F6">
        <w:rPr>
          <w:color w:val="000000" w:themeColor="text1"/>
        </w:rPr>
        <w:t xml:space="preserve">by </w:t>
      </w:r>
      <w:r w:rsidR="00222D60">
        <w:rPr>
          <w:color w:val="000000" w:themeColor="text1"/>
        </w:rPr>
        <w:t xml:space="preserve">a high dose of </w:t>
      </w:r>
      <w:r w:rsidR="00D9267D" w:rsidRPr="006902F6">
        <w:rPr>
          <w:color w:val="000000" w:themeColor="text1"/>
        </w:rPr>
        <w:t xml:space="preserve">insulin </w:t>
      </w:r>
      <w:r w:rsidR="00D1071D" w:rsidRPr="006902F6">
        <w:rPr>
          <w:color w:val="000000" w:themeColor="text1"/>
        </w:rPr>
        <w:t xml:space="preserve">but only </w:t>
      </w:r>
      <w:r w:rsidR="0078214E" w:rsidRPr="006902F6">
        <w:rPr>
          <w:color w:val="000000" w:themeColor="text1"/>
        </w:rPr>
        <w:t xml:space="preserve">reduced </w:t>
      </w:r>
      <w:r w:rsidR="000553E0" w:rsidRPr="006902F6">
        <w:rPr>
          <w:color w:val="000000" w:themeColor="text1"/>
        </w:rPr>
        <w:t>70</w:t>
      </w:r>
      <w:r w:rsidR="00D1071D" w:rsidRPr="006902F6">
        <w:rPr>
          <w:color w:val="000000" w:themeColor="text1"/>
        </w:rPr>
        <w:t xml:space="preserve">% in the </w:t>
      </w:r>
      <w:r w:rsidR="00222D60">
        <w:rPr>
          <w:color w:val="000000" w:themeColor="text1"/>
        </w:rPr>
        <w:t>dexamethasone</w:t>
      </w:r>
      <w:r w:rsidR="00222D60" w:rsidRPr="006902F6">
        <w:rPr>
          <w:color w:val="000000" w:themeColor="text1"/>
        </w:rPr>
        <w:t xml:space="preserve"> </w:t>
      </w:r>
      <w:r w:rsidR="00D1071D" w:rsidRPr="006902F6">
        <w:rPr>
          <w:color w:val="000000" w:themeColor="text1"/>
        </w:rPr>
        <w:t>group</w:t>
      </w:r>
      <w:r w:rsidR="00A61850" w:rsidRPr="006902F6">
        <w:rPr>
          <w:color w:val="000000" w:themeColor="text1"/>
        </w:rPr>
        <w:t xml:space="preserve"> </w:t>
      </w:r>
      <w:r w:rsidR="00CA35CE" w:rsidRPr="006902F6">
        <w:rPr>
          <w:color w:val="000000" w:themeColor="text1"/>
        </w:rPr>
        <w:t xml:space="preserve">(p=0.0091) </w:t>
      </w:r>
      <w:r w:rsidR="00CD6CE7" w:rsidRPr="006902F6">
        <w:rPr>
          <w:color w:val="000000" w:themeColor="text1"/>
        </w:rPr>
        <w:t>resulting i</w:t>
      </w:r>
      <w:r w:rsidR="00222D60">
        <w:rPr>
          <w:color w:val="000000" w:themeColor="text1"/>
        </w:rPr>
        <w:t>n glucose production being</w:t>
      </w:r>
      <w:r w:rsidR="00B34443" w:rsidRPr="006902F6">
        <w:rPr>
          <w:color w:val="000000" w:themeColor="text1"/>
        </w:rPr>
        <w:t xml:space="preserve"> higher </w:t>
      </w:r>
      <w:r w:rsidR="00A61850" w:rsidRPr="006902F6">
        <w:rPr>
          <w:color w:val="000000" w:themeColor="text1"/>
        </w:rPr>
        <w:t xml:space="preserve">during the </w:t>
      </w:r>
      <w:r w:rsidR="004E0CEB" w:rsidRPr="006902F6">
        <w:rPr>
          <w:color w:val="000000" w:themeColor="text1"/>
        </w:rPr>
        <w:t xml:space="preserve">insulin phase </w:t>
      </w:r>
      <w:r w:rsidR="00B34443" w:rsidRPr="006902F6">
        <w:rPr>
          <w:color w:val="000000" w:themeColor="text1"/>
        </w:rPr>
        <w:t>in dexamethasone</w:t>
      </w:r>
      <w:r w:rsidR="007D1F53">
        <w:rPr>
          <w:color w:val="000000" w:themeColor="text1"/>
        </w:rPr>
        <w:t>-</w:t>
      </w:r>
      <w:r w:rsidR="00B34443" w:rsidRPr="006902F6">
        <w:rPr>
          <w:color w:val="000000" w:themeColor="text1"/>
        </w:rPr>
        <w:t>treated mice</w:t>
      </w:r>
      <w:r w:rsidR="00CD6CE7" w:rsidRPr="006902F6">
        <w:rPr>
          <w:color w:val="000000" w:themeColor="text1"/>
        </w:rPr>
        <w:t xml:space="preserve"> </w:t>
      </w:r>
      <w:r w:rsidR="0053656B" w:rsidRPr="006902F6">
        <w:rPr>
          <w:color w:val="000000" w:themeColor="text1"/>
        </w:rPr>
        <w:t xml:space="preserve">(p=0.014) </w:t>
      </w:r>
      <w:r w:rsidR="00CD6CE7" w:rsidRPr="006902F6">
        <w:rPr>
          <w:color w:val="000000" w:themeColor="text1"/>
        </w:rPr>
        <w:t>when compared to controls</w:t>
      </w:r>
      <w:r w:rsidR="003A2FE4" w:rsidRPr="006902F6">
        <w:rPr>
          <w:color w:val="000000" w:themeColor="text1"/>
        </w:rPr>
        <w:t xml:space="preserve"> (Figure 1</w:t>
      </w:r>
      <w:r w:rsidR="00416AD8">
        <w:rPr>
          <w:color w:val="000000" w:themeColor="text1"/>
        </w:rPr>
        <w:t>D</w:t>
      </w:r>
      <w:r w:rsidR="0078214E" w:rsidRPr="006902F6">
        <w:rPr>
          <w:color w:val="000000" w:themeColor="text1"/>
        </w:rPr>
        <w:t>-</w:t>
      </w:r>
      <w:r w:rsidR="00416AD8">
        <w:rPr>
          <w:color w:val="000000" w:themeColor="text1"/>
        </w:rPr>
        <w:t>E</w:t>
      </w:r>
      <w:r w:rsidR="00624A74" w:rsidRPr="006902F6">
        <w:rPr>
          <w:color w:val="000000" w:themeColor="text1"/>
        </w:rPr>
        <w:t>)</w:t>
      </w:r>
      <w:r w:rsidR="00903291" w:rsidRPr="006902F6">
        <w:rPr>
          <w:color w:val="000000" w:themeColor="text1"/>
        </w:rPr>
        <w:t>.</w:t>
      </w:r>
      <w:r w:rsidR="00191472" w:rsidRPr="006902F6">
        <w:rPr>
          <w:color w:val="000000" w:themeColor="text1"/>
        </w:rPr>
        <w:t xml:space="preserve"> </w:t>
      </w:r>
      <w:r w:rsidR="00222D60">
        <w:rPr>
          <w:color w:val="000000" w:themeColor="text1"/>
        </w:rPr>
        <w:t>Glucose</w:t>
      </w:r>
      <w:r w:rsidR="004E0CEB" w:rsidRPr="006902F6">
        <w:rPr>
          <w:color w:val="000000" w:themeColor="text1"/>
        </w:rPr>
        <w:t xml:space="preserve"> turnover was </w:t>
      </w:r>
      <w:r w:rsidR="00D9267D" w:rsidRPr="006902F6">
        <w:rPr>
          <w:color w:val="000000" w:themeColor="text1"/>
        </w:rPr>
        <w:t xml:space="preserve">slightly decreased </w:t>
      </w:r>
      <w:r w:rsidR="009B1258" w:rsidRPr="006902F6">
        <w:rPr>
          <w:color w:val="000000" w:themeColor="text1"/>
        </w:rPr>
        <w:t>in the presence of insulin</w:t>
      </w:r>
      <w:r w:rsidR="00624A74" w:rsidRPr="006902F6">
        <w:rPr>
          <w:color w:val="000000" w:themeColor="text1"/>
        </w:rPr>
        <w:t xml:space="preserve"> (</w:t>
      </w:r>
      <w:r w:rsidR="00305AF5" w:rsidRPr="006902F6">
        <w:rPr>
          <w:color w:val="000000" w:themeColor="text1"/>
        </w:rPr>
        <w:t xml:space="preserve">p=0.141; </w:t>
      </w:r>
      <w:r w:rsidR="00624A74" w:rsidRPr="006902F6">
        <w:rPr>
          <w:color w:val="000000" w:themeColor="text1"/>
        </w:rPr>
        <w:t xml:space="preserve">Figure </w:t>
      </w:r>
      <w:r w:rsidR="00497CD5" w:rsidRPr="006902F6">
        <w:rPr>
          <w:color w:val="000000" w:themeColor="text1"/>
        </w:rPr>
        <w:t>1</w:t>
      </w:r>
      <w:r w:rsidR="00416AD8">
        <w:rPr>
          <w:color w:val="000000" w:themeColor="text1"/>
        </w:rPr>
        <w:t>F</w:t>
      </w:r>
      <w:r w:rsidR="003A2FE4" w:rsidRPr="006902F6">
        <w:rPr>
          <w:color w:val="000000" w:themeColor="text1"/>
        </w:rPr>
        <w:t>)</w:t>
      </w:r>
      <w:r w:rsidR="00D9267D" w:rsidRPr="006902F6">
        <w:rPr>
          <w:color w:val="000000" w:themeColor="text1"/>
        </w:rPr>
        <w:t>.</w:t>
      </w:r>
      <w:r w:rsidR="00191472" w:rsidRPr="006902F6">
        <w:rPr>
          <w:color w:val="000000" w:themeColor="text1"/>
        </w:rPr>
        <w:t xml:space="preserve"> </w:t>
      </w:r>
      <w:r w:rsidR="0016700D">
        <w:rPr>
          <w:color w:val="000000" w:themeColor="text1"/>
        </w:rPr>
        <w:t>Despite</w:t>
      </w:r>
      <w:r w:rsidR="0078214E" w:rsidRPr="006902F6">
        <w:rPr>
          <w:color w:val="000000" w:themeColor="text1"/>
        </w:rPr>
        <w:t xml:space="preserve"> these modest changes in glucose turnover</w:t>
      </w:r>
      <w:r w:rsidR="00497CD5" w:rsidRPr="006902F6">
        <w:rPr>
          <w:color w:val="000000" w:themeColor="text1"/>
        </w:rPr>
        <w:t xml:space="preserve">, there </w:t>
      </w:r>
      <w:r w:rsidR="00191472" w:rsidRPr="006902F6">
        <w:rPr>
          <w:color w:val="000000" w:themeColor="text1"/>
        </w:rPr>
        <w:t xml:space="preserve">were significant reductions </w:t>
      </w:r>
      <w:r w:rsidR="00730EFF" w:rsidRPr="006902F6">
        <w:rPr>
          <w:color w:val="000000" w:themeColor="text1"/>
        </w:rPr>
        <w:t>in the obese, dexamethasone</w:t>
      </w:r>
      <w:r w:rsidR="007D1F53">
        <w:rPr>
          <w:color w:val="000000" w:themeColor="text1"/>
        </w:rPr>
        <w:t>-</w:t>
      </w:r>
      <w:r w:rsidR="00730EFF" w:rsidRPr="006902F6">
        <w:rPr>
          <w:color w:val="000000" w:themeColor="text1"/>
        </w:rPr>
        <w:t xml:space="preserve">treated animals </w:t>
      </w:r>
      <w:r w:rsidR="00191472" w:rsidRPr="006902F6">
        <w:rPr>
          <w:color w:val="000000" w:themeColor="text1"/>
        </w:rPr>
        <w:t xml:space="preserve">in </w:t>
      </w:r>
      <w:r w:rsidR="004E0CEB" w:rsidRPr="006902F6">
        <w:rPr>
          <w:color w:val="000000" w:themeColor="text1"/>
        </w:rPr>
        <w:t>2-deoxy</w:t>
      </w:r>
      <w:r w:rsidR="005647A8" w:rsidRPr="006902F6">
        <w:rPr>
          <w:color w:val="000000" w:themeColor="text1"/>
        </w:rPr>
        <w:t>glucose uptake in</w:t>
      </w:r>
      <w:r w:rsidR="00976FAB" w:rsidRPr="006902F6">
        <w:rPr>
          <w:color w:val="000000" w:themeColor="text1"/>
        </w:rPr>
        <w:t xml:space="preserve"> heart</w:t>
      </w:r>
      <w:r w:rsidR="00600D9E" w:rsidRPr="006902F6">
        <w:rPr>
          <w:color w:val="000000" w:themeColor="text1"/>
        </w:rPr>
        <w:t xml:space="preserve"> (</w:t>
      </w:r>
      <w:r w:rsidR="00D10E7F">
        <w:rPr>
          <w:color w:val="000000" w:themeColor="text1"/>
        </w:rPr>
        <w:t xml:space="preserve">34% reduced, </w:t>
      </w:r>
      <w:r w:rsidR="00600D9E" w:rsidRPr="006902F6">
        <w:rPr>
          <w:color w:val="000000" w:themeColor="text1"/>
        </w:rPr>
        <w:t>p=0.0003)</w:t>
      </w:r>
      <w:r w:rsidR="00976FAB" w:rsidRPr="006902F6">
        <w:rPr>
          <w:color w:val="000000" w:themeColor="text1"/>
        </w:rPr>
        <w:t xml:space="preserve"> and gastrocnemius</w:t>
      </w:r>
      <w:r w:rsidR="00191472" w:rsidRPr="006902F6">
        <w:rPr>
          <w:color w:val="000000" w:themeColor="text1"/>
        </w:rPr>
        <w:t xml:space="preserve"> tissue</w:t>
      </w:r>
      <w:r w:rsidR="00976FAB" w:rsidRPr="006902F6">
        <w:rPr>
          <w:color w:val="000000" w:themeColor="text1"/>
        </w:rPr>
        <w:t>s</w:t>
      </w:r>
      <w:r w:rsidR="00730EFF" w:rsidRPr="006902F6">
        <w:rPr>
          <w:color w:val="000000" w:themeColor="text1"/>
        </w:rPr>
        <w:t xml:space="preserve"> </w:t>
      </w:r>
      <w:r w:rsidR="00976FAB" w:rsidRPr="006902F6">
        <w:rPr>
          <w:color w:val="000000" w:themeColor="text1"/>
        </w:rPr>
        <w:t>(</w:t>
      </w:r>
      <w:r w:rsidR="00D10E7F">
        <w:rPr>
          <w:color w:val="000000" w:themeColor="text1"/>
        </w:rPr>
        <w:t xml:space="preserve">68% reduced; </w:t>
      </w:r>
      <w:r w:rsidR="00600D9E" w:rsidRPr="006902F6">
        <w:rPr>
          <w:color w:val="000000" w:themeColor="text1"/>
        </w:rPr>
        <w:t>p=0.0000</w:t>
      </w:r>
      <w:r w:rsidR="00D10E7F">
        <w:rPr>
          <w:color w:val="000000" w:themeColor="text1"/>
        </w:rPr>
        <w:t>2</w:t>
      </w:r>
      <w:r w:rsidR="00600D9E" w:rsidRPr="006902F6">
        <w:rPr>
          <w:color w:val="000000" w:themeColor="text1"/>
        </w:rPr>
        <w:t xml:space="preserve">; </w:t>
      </w:r>
      <w:r w:rsidR="00497CD5" w:rsidRPr="006902F6">
        <w:rPr>
          <w:color w:val="000000" w:themeColor="text1"/>
        </w:rPr>
        <w:t xml:space="preserve">Supplementary </w:t>
      </w:r>
      <w:r w:rsidR="00976FAB" w:rsidRPr="006902F6">
        <w:rPr>
          <w:color w:val="000000" w:themeColor="text1"/>
        </w:rPr>
        <w:t>Figure</w:t>
      </w:r>
      <w:r w:rsidR="00497CD5" w:rsidRPr="006902F6">
        <w:rPr>
          <w:color w:val="000000" w:themeColor="text1"/>
        </w:rPr>
        <w:t>s</w:t>
      </w:r>
      <w:r w:rsidR="00976FAB" w:rsidRPr="006902F6">
        <w:rPr>
          <w:color w:val="000000" w:themeColor="text1"/>
        </w:rPr>
        <w:t xml:space="preserve"> 1</w:t>
      </w:r>
      <w:r w:rsidR="00D10E7F">
        <w:rPr>
          <w:color w:val="000000" w:themeColor="text1"/>
        </w:rPr>
        <w:t>G-H</w:t>
      </w:r>
      <w:r w:rsidR="00976FAB" w:rsidRPr="006902F6">
        <w:rPr>
          <w:color w:val="000000" w:themeColor="text1"/>
        </w:rPr>
        <w:t>).</w:t>
      </w:r>
      <w:r w:rsidR="00191472" w:rsidRPr="006902F6">
        <w:rPr>
          <w:color w:val="000000" w:themeColor="text1"/>
        </w:rPr>
        <w:t xml:space="preserve"> These data suggest that increased </w:t>
      </w:r>
      <w:r w:rsidR="00222D60">
        <w:rPr>
          <w:color w:val="000000" w:themeColor="text1"/>
        </w:rPr>
        <w:t>glucose production</w:t>
      </w:r>
      <w:r w:rsidR="00222D60" w:rsidRPr="006902F6">
        <w:rPr>
          <w:color w:val="000000" w:themeColor="text1"/>
        </w:rPr>
        <w:t xml:space="preserve"> </w:t>
      </w:r>
      <w:r w:rsidR="0003545C" w:rsidRPr="006902F6">
        <w:rPr>
          <w:color w:val="000000" w:themeColor="text1"/>
        </w:rPr>
        <w:t>and</w:t>
      </w:r>
      <w:r w:rsidR="00B36EF4">
        <w:rPr>
          <w:color w:val="000000" w:themeColor="text1"/>
        </w:rPr>
        <w:t xml:space="preserve"> its</w:t>
      </w:r>
      <w:r w:rsidR="0003545C" w:rsidRPr="006902F6">
        <w:rPr>
          <w:color w:val="000000" w:themeColor="text1"/>
        </w:rPr>
        <w:t xml:space="preserve"> </w:t>
      </w:r>
      <w:r w:rsidR="00D9267D" w:rsidRPr="006902F6">
        <w:rPr>
          <w:color w:val="000000" w:themeColor="text1"/>
        </w:rPr>
        <w:t xml:space="preserve">impaired </w:t>
      </w:r>
      <w:r w:rsidR="00191472" w:rsidRPr="006902F6">
        <w:rPr>
          <w:color w:val="000000" w:themeColor="text1"/>
        </w:rPr>
        <w:t xml:space="preserve">suppression </w:t>
      </w:r>
      <w:r w:rsidR="0003545C" w:rsidRPr="006902F6">
        <w:rPr>
          <w:color w:val="000000" w:themeColor="text1"/>
        </w:rPr>
        <w:t xml:space="preserve">by insulin </w:t>
      </w:r>
      <w:r w:rsidR="00191472" w:rsidRPr="006902F6">
        <w:rPr>
          <w:color w:val="000000" w:themeColor="text1"/>
        </w:rPr>
        <w:t xml:space="preserve">are the </w:t>
      </w:r>
      <w:r w:rsidR="00B36EF4">
        <w:rPr>
          <w:color w:val="000000" w:themeColor="text1"/>
        </w:rPr>
        <w:t>likely</w:t>
      </w:r>
      <w:r w:rsidR="00B36EF4" w:rsidRPr="006902F6">
        <w:rPr>
          <w:color w:val="000000" w:themeColor="text1"/>
        </w:rPr>
        <w:t xml:space="preserve"> </w:t>
      </w:r>
      <w:r w:rsidR="00191472" w:rsidRPr="006902F6">
        <w:rPr>
          <w:color w:val="000000" w:themeColor="text1"/>
        </w:rPr>
        <w:t xml:space="preserve">causes of </w:t>
      </w:r>
      <w:r w:rsidR="00B3562D">
        <w:rPr>
          <w:color w:val="000000" w:themeColor="text1"/>
        </w:rPr>
        <w:t>poor glycemic control</w:t>
      </w:r>
      <w:r w:rsidR="0003545C" w:rsidRPr="006902F6">
        <w:rPr>
          <w:color w:val="000000" w:themeColor="text1"/>
        </w:rPr>
        <w:t xml:space="preserve"> </w:t>
      </w:r>
      <w:r w:rsidR="00191472" w:rsidRPr="006902F6">
        <w:rPr>
          <w:color w:val="000000" w:themeColor="text1"/>
        </w:rPr>
        <w:t xml:space="preserve">in </w:t>
      </w:r>
      <w:r w:rsidR="00D9267D" w:rsidRPr="006902F6">
        <w:rPr>
          <w:color w:val="000000" w:themeColor="text1"/>
        </w:rPr>
        <w:t>obese, dexamethasone</w:t>
      </w:r>
      <w:r w:rsidR="007D1F53">
        <w:rPr>
          <w:color w:val="000000" w:themeColor="text1"/>
        </w:rPr>
        <w:t>-</w:t>
      </w:r>
      <w:r w:rsidR="00D9267D" w:rsidRPr="006902F6">
        <w:rPr>
          <w:color w:val="000000" w:themeColor="text1"/>
        </w:rPr>
        <w:t xml:space="preserve">treated </w:t>
      </w:r>
      <w:r w:rsidR="00191472" w:rsidRPr="006902F6">
        <w:rPr>
          <w:color w:val="000000" w:themeColor="text1"/>
        </w:rPr>
        <w:t xml:space="preserve">animals. </w:t>
      </w:r>
    </w:p>
    <w:p w14:paraId="2EDFC7A6" w14:textId="5E8ED59E" w:rsidR="006B237B" w:rsidRDefault="006B237B" w:rsidP="004B4E2F">
      <w:pPr>
        <w:pStyle w:val="Heading1"/>
        <w:rPr>
          <w:color w:val="000000" w:themeColor="text1"/>
        </w:rPr>
      </w:pPr>
      <w:r w:rsidRPr="006902F6">
        <w:rPr>
          <w:color w:val="000000" w:themeColor="text1"/>
        </w:rPr>
        <w:lastRenderedPageBreak/>
        <w:t>HFD-Induced Liver Steatosis in Dexamethasone</w:t>
      </w:r>
      <w:r w:rsidR="005C5A21">
        <w:rPr>
          <w:color w:val="000000" w:themeColor="text1"/>
        </w:rPr>
        <w:t>-</w:t>
      </w:r>
      <w:r w:rsidRPr="006902F6">
        <w:rPr>
          <w:color w:val="000000" w:themeColor="text1"/>
        </w:rPr>
        <w:t>Treated mice</w:t>
      </w:r>
    </w:p>
    <w:p w14:paraId="0002EAEB" w14:textId="77777777" w:rsidR="002F3DD8" w:rsidRPr="00DD65F8" w:rsidRDefault="002F3DD8" w:rsidP="00DD65F8"/>
    <w:p w14:paraId="46A4C33F" w14:textId="3A55D831" w:rsidR="00B63F75" w:rsidRPr="006902F6" w:rsidRDefault="002611CB" w:rsidP="00E13216">
      <w:pPr>
        <w:spacing w:line="480" w:lineRule="auto"/>
        <w:rPr>
          <w:color w:val="000000" w:themeColor="text1"/>
        </w:rPr>
      </w:pPr>
      <w:r w:rsidRPr="006902F6">
        <w:rPr>
          <w:color w:val="000000" w:themeColor="text1"/>
        </w:rPr>
        <w:t xml:space="preserve">Obesity and chronic elevations in glucocorticoids </w:t>
      </w:r>
      <w:r w:rsidR="007D4828">
        <w:rPr>
          <w:color w:val="000000" w:themeColor="text1"/>
        </w:rPr>
        <w:t>are</w:t>
      </w:r>
      <w:r w:rsidRPr="006902F6">
        <w:rPr>
          <w:color w:val="000000" w:themeColor="text1"/>
        </w:rPr>
        <w:t xml:space="preserve"> associated with </w:t>
      </w:r>
      <w:r w:rsidR="005A6A0D" w:rsidRPr="006902F6">
        <w:rPr>
          <w:color w:val="000000" w:themeColor="text1"/>
        </w:rPr>
        <w:t>NAFLD</w:t>
      </w:r>
      <w:r w:rsidR="00C70427" w:rsidRPr="006902F6">
        <w:rPr>
          <w:color w:val="000000" w:themeColor="text1"/>
        </w:rPr>
        <w:t xml:space="preserve"> </w:t>
      </w:r>
      <w:r w:rsidR="00C70427" w:rsidRPr="006902F6">
        <w:rPr>
          <w:color w:val="000000" w:themeColor="text1"/>
        </w:rPr>
        <w:fldChar w:fldCharType="begin" w:fldLock="1"/>
      </w:r>
      <w:r w:rsidR="00245EC7">
        <w:rPr>
          <w:color w:val="000000" w:themeColor="text1"/>
        </w:rPr>
        <w:instrText>ADDIN CSL_CITATION { "citationItems" : [ { "id" : "ITEM-1", "itemData" : { "DOI" : "10.1530/eje.0.1490543", "ISSN" : "0804-4643", "author" : [ { "dropping-particle" : "", "family" : "Rockall", "given" : "A.", "non-dropping-particle" : "", "parse-names" : false, "suffix" : "" }, { "dropping-particle" : "", "family" : "Sohaib", "given" : "S.", "non-dropping-particle" : "", "parse-names" : false, "suffix" : "" }, { "dropping-particle" : "", "family" : "Evans", "given" : "D", "non-dropping-particle" : "", "parse-names" : false, "suffix" : "" }, { "dropping-particle" : "", "family" : "Kaltsas", "given" : "G", "non-dropping-particle" : "", "parse-names" : false, "suffix" : "" }, { "dropping-particle" : "", "family" : "Isidori", "given" : "A.", "non-dropping-particle" : "", "parse-names" : false, "suffix" : "" }, { "dropping-particle" : "", "family" : "Monson", "given" : "J.", "non-dropping-particle" : "", "parse-names" : false, "suffix" : "" }, { "dropping-particle" : "", "family" : "Besser", "given" : "G.", "non-dropping-particle" : "", "parse-names" : false, "suffix" : "" }, { "dropping-particle" : "", "family" : "Grossman", "given" : "A.", "non-dropping-particle" : "", "parse-names" : false, "suffix" : "" }, { "dropping-particle" : "", "family" : "Reznek", "given" : "R.", "non-dropping-particle" : "", "parse-names" : false, "suffix" : "" } ], "container-title" : "European Journal of Endocrinology", "id" : "ITEM-1", "issued" : { "date-parts" : [ [ "2003" ] ] }, "page" : "543-548", "title" : "Hepatic steatosis in Cushing's syndrome: a radiological assessment using computed tomography", "type" : "article-journal", "volume" : "149" }, "uris" : [ "http://www.mendeley.com/documents/?uuid=19475220-d6a9-4dab-b4d4-cb43e7112900" ] }, { "id" : "ITEM-2", "itemData" : { "author" : [ { "dropping-particle" : "", "family" : "Wanless", "given" : "IR", "non-dropping-particle" : "", "parse-names" : false, "suffix" : "" }, { "dropping-particle" : "", "family" : "Lentz", "given" : "JS", "non-dropping-particle" : "", "parse-names" : false, "suffix" : "" } ], "container-title" : "Hepatology", "id" : "ITEM-2", "issue" : "5", "issued" : { "date-parts" : [ [ "1990" ] ] }, "page" : "1106-1110", "title" : "Fatty Liver Hepatitis ( Steatohepatitis ) and Obesity : An Autopsy Study with Analysis of Risk Factors", "type" : "article-journal", "volume" : "12" }, "uris" : [ "http://www.mendeley.com/documents/?uuid=7dd8e3e0-61ca-4f0f-84d7-8ea927698a46", "http://www.mendeley.com/documents/?uuid=9404ad7e-f7e1-4b93-88fd-872e24ded589" ] } ], "mendeley" : { "formattedCitation" : "(30,31)", "plainTextFormattedCitation" : "(30,31)", "previouslyFormattedCitation" : "(Wanless &amp; Lentz 1990; Rockall &lt;i&gt;et al.&lt;/i&gt; 2003)" }, "properties" : {  }, "schema" : "https://github.com/citation-style-language/schema/raw/master/csl-citation.json" }</w:instrText>
      </w:r>
      <w:r w:rsidR="00C70427" w:rsidRPr="006902F6">
        <w:rPr>
          <w:color w:val="000000" w:themeColor="text1"/>
        </w:rPr>
        <w:fldChar w:fldCharType="separate"/>
      </w:r>
      <w:r w:rsidR="00245EC7" w:rsidRPr="00245EC7">
        <w:rPr>
          <w:noProof/>
          <w:color w:val="000000" w:themeColor="text1"/>
        </w:rPr>
        <w:t>(30,31)</w:t>
      </w:r>
      <w:r w:rsidR="00C70427" w:rsidRPr="006902F6">
        <w:rPr>
          <w:color w:val="000000" w:themeColor="text1"/>
        </w:rPr>
        <w:fldChar w:fldCharType="end"/>
      </w:r>
      <w:r w:rsidR="005A6A0D" w:rsidRPr="006902F6">
        <w:rPr>
          <w:color w:val="000000" w:themeColor="text1"/>
        </w:rPr>
        <w:t>.</w:t>
      </w:r>
      <w:r w:rsidR="00326112" w:rsidRPr="006902F6">
        <w:rPr>
          <w:color w:val="000000" w:themeColor="text1"/>
        </w:rPr>
        <w:t xml:space="preserve"> </w:t>
      </w:r>
      <w:r w:rsidR="00404C83" w:rsidRPr="006902F6">
        <w:rPr>
          <w:color w:val="000000" w:themeColor="text1"/>
        </w:rPr>
        <w:t xml:space="preserve">H&amp;E staining of hepatic tissue clearly depicts exacerbated lipid levels in the obese, </w:t>
      </w:r>
      <w:r w:rsidR="00404C83">
        <w:rPr>
          <w:color w:val="000000" w:themeColor="text1"/>
        </w:rPr>
        <w:t>dexamethasone</w:t>
      </w:r>
      <w:r w:rsidR="00404C83" w:rsidRPr="006902F6">
        <w:rPr>
          <w:color w:val="000000" w:themeColor="text1"/>
        </w:rPr>
        <w:t xml:space="preserve">-treated group when compared to </w:t>
      </w:r>
      <w:r w:rsidR="00404C83">
        <w:rPr>
          <w:color w:val="000000" w:themeColor="text1"/>
        </w:rPr>
        <w:t>obese controls</w:t>
      </w:r>
      <w:r w:rsidR="00404C83" w:rsidRPr="006902F6">
        <w:rPr>
          <w:color w:val="000000" w:themeColor="text1"/>
        </w:rPr>
        <w:t xml:space="preserve"> </w:t>
      </w:r>
      <w:r w:rsidR="00404C83">
        <w:rPr>
          <w:color w:val="000000" w:themeColor="text1"/>
        </w:rPr>
        <w:t>and lean groups</w:t>
      </w:r>
      <w:r w:rsidR="00404C83" w:rsidRPr="006902F6">
        <w:rPr>
          <w:color w:val="000000" w:themeColor="text1"/>
        </w:rPr>
        <w:t xml:space="preserve"> (Figure 2</w:t>
      </w:r>
      <w:r w:rsidR="00404C83">
        <w:rPr>
          <w:color w:val="000000" w:themeColor="text1"/>
        </w:rPr>
        <w:t>A</w:t>
      </w:r>
      <w:r w:rsidR="00404C83" w:rsidRPr="006902F6">
        <w:rPr>
          <w:color w:val="000000" w:themeColor="text1"/>
        </w:rPr>
        <w:t>). In support of this</w:t>
      </w:r>
      <w:r w:rsidR="005C5A21">
        <w:rPr>
          <w:color w:val="000000" w:themeColor="text1"/>
        </w:rPr>
        <w:t>,</w:t>
      </w:r>
      <w:r w:rsidR="00B96BDB" w:rsidRPr="006902F6">
        <w:rPr>
          <w:color w:val="000000" w:themeColor="text1"/>
        </w:rPr>
        <w:t xml:space="preserve"> </w:t>
      </w:r>
      <w:r w:rsidR="005F70A5" w:rsidRPr="006902F6">
        <w:rPr>
          <w:color w:val="000000" w:themeColor="text1"/>
        </w:rPr>
        <w:t xml:space="preserve">we observe </w:t>
      </w:r>
      <w:r w:rsidR="002874F0" w:rsidRPr="006902F6">
        <w:rPr>
          <w:color w:val="000000" w:themeColor="text1"/>
        </w:rPr>
        <w:t xml:space="preserve">drastically </w:t>
      </w:r>
      <w:r w:rsidR="00E26151" w:rsidRPr="006902F6">
        <w:rPr>
          <w:color w:val="000000" w:themeColor="text1"/>
        </w:rPr>
        <w:t>elevated</w:t>
      </w:r>
      <w:r w:rsidR="00B96BDB" w:rsidRPr="006902F6">
        <w:rPr>
          <w:color w:val="000000" w:themeColor="text1"/>
        </w:rPr>
        <w:t xml:space="preserve"> liver triglycerides when compared </w:t>
      </w:r>
      <w:r w:rsidR="00E26151" w:rsidRPr="006902F6">
        <w:rPr>
          <w:color w:val="000000" w:themeColor="text1"/>
        </w:rPr>
        <w:t>to all</w:t>
      </w:r>
      <w:r w:rsidR="00832CF5" w:rsidRPr="006902F6">
        <w:rPr>
          <w:color w:val="000000" w:themeColor="text1"/>
        </w:rPr>
        <w:t xml:space="preserve"> other groups</w:t>
      </w:r>
      <w:r w:rsidR="00CA4094" w:rsidRPr="006902F6">
        <w:rPr>
          <w:color w:val="000000" w:themeColor="text1"/>
        </w:rPr>
        <w:t xml:space="preserve"> </w:t>
      </w:r>
      <w:r w:rsidR="005F70A5" w:rsidRPr="006902F6">
        <w:rPr>
          <w:color w:val="000000" w:themeColor="text1"/>
        </w:rPr>
        <w:t>with</w:t>
      </w:r>
      <w:r w:rsidR="002874F0" w:rsidRPr="006902F6">
        <w:rPr>
          <w:color w:val="000000" w:themeColor="text1"/>
        </w:rPr>
        <w:t xml:space="preserve"> a significant interaction </w:t>
      </w:r>
      <w:r w:rsidR="00B24C2D">
        <w:rPr>
          <w:color w:val="000000" w:themeColor="text1"/>
        </w:rPr>
        <w:t>between</w:t>
      </w:r>
      <w:r w:rsidR="002874F0" w:rsidRPr="006902F6">
        <w:rPr>
          <w:color w:val="000000" w:themeColor="text1"/>
        </w:rPr>
        <w:t xml:space="preserve"> drug and diet </w:t>
      </w:r>
      <w:r w:rsidR="00CA4094" w:rsidRPr="006902F6">
        <w:rPr>
          <w:color w:val="000000" w:themeColor="text1"/>
        </w:rPr>
        <w:t>(</w:t>
      </w:r>
      <w:r w:rsidR="002874F0" w:rsidRPr="006902F6">
        <w:rPr>
          <w:color w:val="000000" w:themeColor="text1"/>
        </w:rPr>
        <w:t>p=0.00006</w:t>
      </w:r>
      <w:r w:rsidR="000243F3" w:rsidRPr="006902F6">
        <w:rPr>
          <w:color w:val="000000" w:themeColor="text1"/>
        </w:rPr>
        <w:t>8</w:t>
      </w:r>
      <w:r w:rsidR="002874F0" w:rsidRPr="006902F6">
        <w:rPr>
          <w:color w:val="000000" w:themeColor="text1"/>
        </w:rPr>
        <w:t xml:space="preserve">; </w:t>
      </w:r>
      <w:r w:rsidR="00CA4094" w:rsidRPr="006902F6">
        <w:rPr>
          <w:color w:val="000000" w:themeColor="text1"/>
        </w:rPr>
        <w:t>Figure</w:t>
      </w:r>
      <w:r w:rsidR="00C94253" w:rsidRPr="006902F6">
        <w:rPr>
          <w:color w:val="000000" w:themeColor="text1"/>
        </w:rPr>
        <w:t xml:space="preserve"> 2</w:t>
      </w:r>
      <w:r w:rsidR="001C0F4D">
        <w:rPr>
          <w:color w:val="000000" w:themeColor="text1"/>
        </w:rPr>
        <w:t>B</w:t>
      </w:r>
      <w:r w:rsidR="00CA4094" w:rsidRPr="006902F6">
        <w:rPr>
          <w:color w:val="000000" w:themeColor="text1"/>
        </w:rPr>
        <w:t>)</w:t>
      </w:r>
      <w:r w:rsidR="00832CF5" w:rsidRPr="006902F6">
        <w:rPr>
          <w:color w:val="000000" w:themeColor="text1"/>
        </w:rPr>
        <w:t>.</w:t>
      </w:r>
      <w:r w:rsidR="00E26151" w:rsidRPr="006902F6">
        <w:rPr>
          <w:color w:val="000000" w:themeColor="text1"/>
        </w:rPr>
        <w:t xml:space="preserve"> </w:t>
      </w:r>
    </w:p>
    <w:p w14:paraId="58443D3E" w14:textId="77777777" w:rsidR="00B63F75" w:rsidRPr="006902F6" w:rsidRDefault="00B63F75" w:rsidP="00E13216">
      <w:pPr>
        <w:spacing w:line="480" w:lineRule="auto"/>
        <w:rPr>
          <w:color w:val="000000" w:themeColor="text1"/>
        </w:rPr>
      </w:pPr>
    </w:p>
    <w:p w14:paraId="6444DA25" w14:textId="22884253" w:rsidR="00733364" w:rsidRPr="006902F6" w:rsidRDefault="007D4828" w:rsidP="00E13216">
      <w:pPr>
        <w:spacing w:line="480" w:lineRule="auto"/>
        <w:rPr>
          <w:color w:val="000000" w:themeColor="text1"/>
        </w:rPr>
      </w:pPr>
      <w:r>
        <w:rPr>
          <w:color w:val="000000" w:themeColor="text1"/>
        </w:rPr>
        <w:t>We used qPCR to measure the expression of g</w:t>
      </w:r>
      <w:r w:rsidR="000C20C5" w:rsidRPr="006902F6">
        <w:rPr>
          <w:color w:val="000000" w:themeColor="text1"/>
        </w:rPr>
        <w:t xml:space="preserve">enes involved in </w:t>
      </w:r>
      <w:r w:rsidR="00B63F75" w:rsidRPr="006902F6">
        <w:rPr>
          <w:color w:val="000000" w:themeColor="text1"/>
        </w:rPr>
        <w:t xml:space="preserve">hepatic </w:t>
      </w:r>
      <w:r w:rsidR="00B63F75" w:rsidRPr="006902F6">
        <w:rPr>
          <w:i/>
          <w:color w:val="000000" w:themeColor="text1"/>
        </w:rPr>
        <w:t>de novo</w:t>
      </w:r>
      <w:r w:rsidR="00B63F75" w:rsidRPr="006902F6">
        <w:rPr>
          <w:color w:val="000000" w:themeColor="text1"/>
        </w:rPr>
        <w:t xml:space="preserve"> lipogenesis</w:t>
      </w:r>
      <w:r w:rsidR="00C62EE3" w:rsidRPr="006902F6">
        <w:rPr>
          <w:color w:val="000000" w:themeColor="text1"/>
        </w:rPr>
        <w:t xml:space="preserve">, </w:t>
      </w:r>
      <w:r w:rsidR="00B63F75" w:rsidRPr="006902F6">
        <w:rPr>
          <w:i/>
          <w:color w:val="000000" w:themeColor="text1"/>
        </w:rPr>
        <w:t>Srebf1</w:t>
      </w:r>
      <w:r w:rsidR="00B63F75" w:rsidRPr="006902F6">
        <w:rPr>
          <w:color w:val="000000" w:themeColor="text1"/>
        </w:rPr>
        <w:t xml:space="preserve"> and </w:t>
      </w:r>
      <w:r w:rsidR="00B63F75" w:rsidRPr="006902F6">
        <w:rPr>
          <w:i/>
          <w:color w:val="000000" w:themeColor="text1"/>
        </w:rPr>
        <w:t>Fasn</w:t>
      </w:r>
      <w:r w:rsidR="00C62EE3" w:rsidRPr="006902F6">
        <w:rPr>
          <w:color w:val="000000" w:themeColor="text1"/>
        </w:rPr>
        <w:t>,</w:t>
      </w:r>
      <w:r w:rsidR="00B63F75" w:rsidRPr="006902F6">
        <w:rPr>
          <w:color w:val="000000" w:themeColor="text1"/>
        </w:rPr>
        <w:t xml:space="preserve"> </w:t>
      </w:r>
      <w:r w:rsidR="005F70A5" w:rsidRPr="006902F6">
        <w:rPr>
          <w:color w:val="000000" w:themeColor="text1"/>
        </w:rPr>
        <w:t>in liver lysates</w:t>
      </w:r>
      <w:r w:rsidR="00B63F75" w:rsidRPr="006902F6">
        <w:rPr>
          <w:color w:val="000000" w:themeColor="text1"/>
        </w:rPr>
        <w:t xml:space="preserve"> (Figure</w:t>
      </w:r>
      <w:r w:rsidR="00C94253" w:rsidRPr="006902F6">
        <w:rPr>
          <w:color w:val="000000" w:themeColor="text1"/>
        </w:rPr>
        <w:t xml:space="preserve"> 2</w:t>
      </w:r>
      <w:r w:rsidR="001C0F4D">
        <w:rPr>
          <w:color w:val="000000" w:themeColor="text1"/>
        </w:rPr>
        <w:t>C-D</w:t>
      </w:r>
      <w:r w:rsidR="00B63F75" w:rsidRPr="006902F6">
        <w:rPr>
          <w:color w:val="000000" w:themeColor="text1"/>
        </w:rPr>
        <w:t xml:space="preserve">).  </w:t>
      </w:r>
      <w:r>
        <w:rPr>
          <w:color w:val="000000" w:themeColor="text1"/>
        </w:rPr>
        <w:t>We observe</w:t>
      </w:r>
      <w:r w:rsidR="001C4E38">
        <w:rPr>
          <w:color w:val="000000" w:themeColor="text1"/>
        </w:rPr>
        <w:t>d</w:t>
      </w:r>
      <w:r w:rsidR="00267A5B" w:rsidRPr="006902F6">
        <w:rPr>
          <w:color w:val="000000" w:themeColor="text1"/>
        </w:rPr>
        <w:t xml:space="preserve"> </w:t>
      </w:r>
      <w:r>
        <w:rPr>
          <w:color w:val="000000" w:themeColor="text1"/>
        </w:rPr>
        <w:t>no</w:t>
      </w:r>
      <w:r w:rsidR="005F70A5" w:rsidRPr="006902F6">
        <w:rPr>
          <w:color w:val="000000" w:themeColor="text1"/>
        </w:rPr>
        <w:t xml:space="preserve"> synergism </w:t>
      </w:r>
      <w:r>
        <w:rPr>
          <w:color w:val="000000" w:themeColor="text1"/>
        </w:rPr>
        <w:t xml:space="preserve">in expression levels </w:t>
      </w:r>
      <w:r w:rsidR="00B36EF4">
        <w:rPr>
          <w:color w:val="000000" w:themeColor="text1"/>
        </w:rPr>
        <w:t>between HFD and</w:t>
      </w:r>
      <w:r w:rsidR="00687875" w:rsidRPr="006902F6">
        <w:rPr>
          <w:color w:val="000000" w:themeColor="text1"/>
        </w:rPr>
        <w:t xml:space="preserve"> </w:t>
      </w:r>
      <w:r w:rsidR="000E42FD" w:rsidRPr="006902F6">
        <w:rPr>
          <w:color w:val="000000" w:themeColor="text1"/>
        </w:rPr>
        <w:t>dexamethasone</w:t>
      </w:r>
      <w:r w:rsidR="005F70A5" w:rsidRPr="006902F6">
        <w:rPr>
          <w:color w:val="000000" w:themeColor="text1"/>
        </w:rPr>
        <w:t xml:space="preserve">.  </w:t>
      </w:r>
      <w:r w:rsidR="00793D2F" w:rsidRPr="006902F6">
        <w:rPr>
          <w:color w:val="000000" w:themeColor="text1"/>
        </w:rPr>
        <w:t xml:space="preserve">This finding indicates that lipid accumulation </w:t>
      </w:r>
      <w:r>
        <w:rPr>
          <w:color w:val="000000" w:themeColor="text1"/>
        </w:rPr>
        <w:t>in response to</w:t>
      </w:r>
      <w:r w:rsidR="008B71EA" w:rsidRPr="006902F6">
        <w:rPr>
          <w:color w:val="000000" w:themeColor="text1"/>
        </w:rPr>
        <w:t xml:space="preserve"> </w:t>
      </w:r>
      <w:r w:rsidR="00793D2F" w:rsidRPr="006902F6">
        <w:rPr>
          <w:color w:val="000000" w:themeColor="text1"/>
        </w:rPr>
        <w:t xml:space="preserve">dexamethasone treatment is </w:t>
      </w:r>
      <w:r w:rsidR="001D5F06" w:rsidRPr="006902F6">
        <w:rPr>
          <w:color w:val="000000" w:themeColor="text1"/>
        </w:rPr>
        <w:t xml:space="preserve">likely </w:t>
      </w:r>
      <w:r w:rsidR="008B71EA" w:rsidRPr="006902F6">
        <w:rPr>
          <w:color w:val="000000" w:themeColor="text1"/>
        </w:rPr>
        <w:t>occurring</w:t>
      </w:r>
      <w:r w:rsidR="00793D2F" w:rsidRPr="006902F6">
        <w:rPr>
          <w:color w:val="000000" w:themeColor="text1"/>
        </w:rPr>
        <w:t xml:space="preserve"> </w:t>
      </w:r>
      <w:r w:rsidR="000B4C29" w:rsidRPr="006902F6">
        <w:rPr>
          <w:color w:val="000000" w:themeColor="text1"/>
        </w:rPr>
        <w:t>via</w:t>
      </w:r>
      <w:r w:rsidR="00793D2F" w:rsidRPr="006902F6">
        <w:rPr>
          <w:color w:val="000000" w:themeColor="text1"/>
        </w:rPr>
        <w:t xml:space="preserve"> mechanism</w:t>
      </w:r>
      <w:r>
        <w:rPr>
          <w:color w:val="000000" w:themeColor="text1"/>
        </w:rPr>
        <w:t>s other</w:t>
      </w:r>
      <w:r w:rsidR="00793D2F" w:rsidRPr="006902F6">
        <w:rPr>
          <w:color w:val="000000" w:themeColor="text1"/>
        </w:rPr>
        <w:t xml:space="preserve"> than </w:t>
      </w:r>
      <w:r w:rsidR="005F70A5" w:rsidRPr="006902F6">
        <w:rPr>
          <w:color w:val="000000" w:themeColor="text1"/>
        </w:rPr>
        <w:t xml:space="preserve">accelerated glucocorticoid-dependent </w:t>
      </w:r>
      <w:r w:rsidR="001D5F06" w:rsidRPr="006902F6">
        <w:rPr>
          <w:color w:val="000000" w:themeColor="text1"/>
        </w:rPr>
        <w:t xml:space="preserve">activation of </w:t>
      </w:r>
      <w:r w:rsidR="001D5F06" w:rsidRPr="006902F6">
        <w:rPr>
          <w:i/>
          <w:color w:val="000000" w:themeColor="text1"/>
        </w:rPr>
        <w:t>de novo</w:t>
      </w:r>
      <w:r w:rsidR="001D5F06" w:rsidRPr="006902F6">
        <w:rPr>
          <w:color w:val="000000" w:themeColor="text1"/>
        </w:rPr>
        <w:t xml:space="preserve"> lipogenesis.</w:t>
      </w:r>
    </w:p>
    <w:p w14:paraId="6143F123" w14:textId="0AF79E4C" w:rsidR="00733364" w:rsidRDefault="00733364" w:rsidP="00733364">
      <w:pPr>
        <w:pStyle w:val="Heading1"/>
        <w:rPr>
          <w:color w:val="000000" w:themeColor="text1"/>
        </w:rPr>
      </w:pPr>
      <w:r w:rsidRPr="006902F6">
        <w:rPr>
          <w:color w:val="000000" w:themeColor="text1"/>
        </w:rPr>
        <w:t xml:space="preserve">Dexamethasone Causes Decreased Fat Mass </w:t>
      </w:r>
      <w:r w:rsidR="00A4746A" w:rsidRPr="006902F6">
        <w:rPr>
          <w:color w:val="000000" w:themeColor="text1"/>
        </w:rPr>
        <w:t>in</w:t>
      </w:r>
      <w:r w:rsidRPr="006902F6">
        <w:rPr>
          <w:color w:val="000000" w:themeColor="text1"/>
        </w:rPr>
        <w:t xml:space="preserve"> </w:t>
      </w:r>
      <w:r w:rsidR="00051469">
        <w:rPr>
          <w:color w:val="000000" w:themeColor="text1"/>
        </w:rPr>
        <w:t>Obese</w:t>
      </w:r>
      <w:r w:rsidRPr="006902F6">
        <w:rPr>
          <w:color w:val="000000" w:themeColor="text1"/>
        </w:rPr>
        <w:t xml:space="preserve"> Mice</w:t>
      </w:r>
    </w:p>
    <w:p w14:paraId="4252DD5C" w14:textId="77777777" w:rsidR="002F3DD8" w:rsidRPr="00DD65F8" w:rsidRDefault="002F3DD8" w:rsidP="00DD65F8"/>
    <w:p w14:paraId="40719A94" w14:textId="5C25F9D7" w:rsidR="00733364" w:rsidRPr="006902F6" w:rsidRDefault="00222D60" w:rsidP="00E13216">
      <w:pPr>
        <w:spacing w:line="480" w:lineRule="auto"/>
        <w:rPr>
          <w:color w:val="000000" w:themeColor="text1"/>
        </w:rPr>
      </w:pPr>
      <w:r>
        <w:rPr>
          <w:color w:val="000000" w:themeColor="text1"/>
        </w:rPr>
        <w:t xml:space="preserve">To understand the </w:t>
      </w:r>
      <w:r w:rsidR="007B55F7">
        <w:rPr>
          <w:color w:val="000000" w:themeColor="text1"/>
        </w:rPr>
        <w:t xml:space="preserve">how </w:t>
      </w:r>
      <w:r w:rsidR="00B55664">
        <w:rPr>
          <w:color w:val="000000" w:themeColor="text1"/>
        </w:rPr>
        <w:t>dexamethasone effects body composition</w:t>
      </w:r>
      <w:r>
        <w:rPr>
          <w:color w:val="000000" w:themeColor="text1"/>
        </w:rPr>
        <w:t xml:space="preserve"> in these animals, w</w:t>
      </w:r>
      <w:r w:rsidR="00035700" w:rsidRPr="006902F6">
        <w:rPr>
          <w:color w:val="000000" w:themeColor="text1"/>
        </w:rPr>
        <w:t xml:space="preserve">e </w:t>
      </w:r>
      <w:r w:rsidR="00B36EF4">
        <w:rPr>
          <w:color w:val="000000" w:themeColor="text1"/>
        </w:rPr>
        <w:t>determined total</w:t>
      </w:r>
      <w:r w:rsidR="00B36EF4" w:rsidRPr="006902F6">
        <w:rPr>
          <w:color w:val="000000" w:themeColor="text1"/>
        </w:rPr>
        <w:t xml:space="preserve"> </w:t>
      </w:r>
      <w:r w:rsidR="00B55664">
        <w:rPr>
          <w:color w:val="000000" w:themeColor="text1"/>
        </w:rPr>
        <w:t>fat mass</w:t>
      </w:r>
      <w:r w:rsidR="00035700" w:rsidRPr="006902F6">
        <w:rPr>
          <w:color w:val="000000" w:themeColor="text1"/>
        </w:rPr>
        <w:t xml:space="preserve">. </w:t>
      </w:r>
      <w:r w:rsidR="00D3224A">
        <w:rPr>
          <w:color w:val="000000" w:themeColor="text1"/>
        </w:rPr>
        <w:t>W</w:t>
      </w:r>
      <w:r w:rsidR="00035700" w:rsidRPr="006902F6">
        <w:rPr>
          <w:color w:val="000000" w:themeColor="text1"/>
        </w:rPr>
        <w:t>e observed reductions in fat mass in the HFD-fed dexamethasone</w:t>
      </w:r>
      <w:r w:rsidR="007D1F53">
        <w:rPr>
          <w:color w:val="000000" w:themeColor="text1"/>
        </w:rPr>
        <w:t>-</w:t>
      </w:r>
      <w:r w:rsidR="00035700" w:rsidRPr="006902F6">
        <w:rPr>
          <w:color w:val="000000" w:themeColor="text1"/>
        </w:rPr>
        <w:t>treated group (Figure 3A</w:t>
      </w:r>
      <w:r>
        <w:rPr>
          <w:color w:val="000000" w:themeColor="text1"/>
        </w:rPr>
        <w:t>-</w:t>
      </w:r>
      <w:r w:rsidR="00035700" w:rsidRPr="006902F6">
        <w:rPr>
          <w:color w:val="000000" w:themeColor="text1"/>
        </w:rPr>
        <w:t xml:space="preserve">B). </w:t>
      </w:r>
      <w:r w:rsidR="005A7212" w:rsidRPr="006902F6">
        <w:rPr>
          <w:color w:val="000000" w:themeColor="text1"/>
        </w:rPr>
        <w:t xml:space="preserve">These reductions </w:t>
      </w:r>
      <w:r w:rsidR="00ED3AC5" w:rsidRPr="006902F6">
        <w:rPr>
          <w:color w:val="000000" w:themeColor="text1"/>
        </w:rPr>
        <w:t xml:space="preserve">do not appear to be </w:t>
      </w:r>
      <w:r w:rsidR="00035700" w:rsidRPr="006902F6">
        <w:rPr>
          <w:color w:val="000000" w:themeColor="text1"/>
        </w:rPr>
        <w:t>depot</w:t>
      </w:r>
      <w:r w:rsidR="00C902E7">
        <w:rPr>
          <w:color w:val="000000" w:themeColor="text1"/>
        </w:rPr>
        <w:t>-</w:t>
      </w:r>
      <w:r w:rsidR="00035700" w:rsidRPr="006902F6">
        <w:rPr>
          <w:color w:val="000000" w:themeColor="text1"/>
        </w:rPr>
        <w:t>specific</w:t>
      </w:r>
      <w:r w:rsidR="005A7212" w:rsidRPr="006902F6">
        <w:rPr>
          <w:color w:val="000000" w:themeColor="text1"/>
        </w:rPr>
        <w:t xml:space="preserve">, as </w:t>
      </w:r>
      <w:r w:rsidR="007F7779" w:rsidRPr="006902F6">
        <w:rPr>
          <w:color w:val="000000" w:themeColor="text1"/>
        </w:rPr>
        <w:t xml:space="preserve">we </w:t>
      </w:r>
      <w:r w:rsidR="005A7212" w:rsidRPr="006902F6">
        <w:rPr>
          <w:color w:val="000000" w:themeColor="text1"/>
        </w:rPr>
        <w:t>observe</w:t>
      </w:r>
      <w:r w:rsidR="00B24C2D">
        <w:rPr>
          <w:color w:val="000000" w:themeColor="text1"/>
        </w:rPr>
        <w:t>d</w:t>
      </w:r>
      <w:r w:rsidR="005A7212" w:rsidRPr="006902F6">
        <w:rPr>
          <w:color w:val="000000" w:themeColor="text1"/>
        </w:rPr>
        <w:t xml:space="preserve"> </w:t>
      </w:r>
      <w:r w:rsidR="007F7779" w:rsidRPr="006902F6">
        <w:rPr>
          <w:color w:val="000000" w:themeColor="text1"/>
        </w:rPr>
        <w:t xml:space="preserve">reductions in </w:t>
      </w:r>
      <w:r w:rsidR="005A7212" w:rsidRPr="006902F6">
        <w:rPr>
          <w:color w:val="000000" w:themeColor="text1"/>
        </w:rPr>
        <w:t xml:space="preserve">both </w:t>
      </w:r>
      <w:r w:rsidR="001C4E38">
        <w:rPr>
          <w:color w:val="000000" w:themeColor="text1"/>
        </w:rPr>
        <w:t>iWAT</w:t>
      </w:r>
      <w:r w:rsidR="001C4E38" w:rsidRPr="006902F6">
        <w:rPr>
          <w:color w:val="000000" w:themeColor="text1"/>
        </w:rPr>
        <w:t xml:space="preserve"> </w:t>
      </w:r>
      <w:r w:rsidR="007F7779" w:rsidRPr="006902F6">
        <w:rPr>
          <w:color w:val="000000" w:themeColor="text1"/>
        </w:rPr>
        <w:t xml:space="preserve">(65% reduced) </w:t>
      </w:r>
      <w:r w:rsidR="005A7212" w:rsidRPr="006902F6">
        <w:rPr>
          <w:color w:val="000000" w:themeColor="text1"/>
        </w:rPr>
        <w:t xml:space="preserve">and </w:t>
      </w:r>
      <w:r w:rsidR="001C4E38">
        <w:rPr>
          <w:color w:val="000000" w:themeColor="text1"/>
        </w:rPr>
        <w:t>eWAT</w:t>
      </w:r>
      <w:r w:rsidR="005A7212" w:rsidRPr="006902F6">
        <w:rPr>
          <w:color w:val="000000" w:themeColor="text1"/>
        </w:rPr>
        <w:t xml:space="preserve"> </w:t>
      </w:r>
      <w:r w:rsidR="00C902E7">
        <w:rPr>
          <w:color w:val="000000" w:themeColor="text1"/>
        </w:rPr>
        <w:t>mass</w:t>
      </w:r>
      <w:r w:rsidR="00C902E7" w:rsidRPr="006902F6">
        <w:rPr>
          <w:color w:val="000000" w:themeColor="text1"/>
        </w:rPr>
        <w:t xml:space="preserve"> </w:t>
      </w:r>
      <w:r w:rsidR="007F7779" w:rsidRPr="006902F6">
        <w:rPr>
          <w:color w:val="000000" w:themeColor="text1"/>
        </w:rPr>
        <w:t>(59% reduced</w:t>
      </w:r>
      <w:r w:rsidR="00B36EF4">
        <w:rPr>
          <w:color w:val="000000" w:themeColor="text1"/>
        </w:rPr>
        <w:t xml:space="preserve">; </w:t>
      </w:r>
      <w:r w:rsidR="00E2033A" w:rsidRPr="006902F6">
        <w:rPr>
          <w:color w:val="000000" w:themeColor="text1"/>
        </w:rPr>
        <w:t>F</w:t>
      </w:r>
      <w:r w:rsidR="00035700" w:rsidRPr="006902F6">
        <w:rPr>
          <w:color w:val="000000" w:themeColor="text1"/>
        </w:rPr>
        <w:t>igure 3C)</w:t>
      </w:r>
      <w:r w:rsidR="00A87023">
        <w:rPr>
          <w:color w:val="000000" w:themeColor="text1"/>
        </w:rPr>
        <w:t xml:space="preserve"> ub the obese, dexamethasone-treated mice</w:t>
      </w:r>
      <w:r w:rsidR="00035700" w:rsidRPr="006902F6">
        <w:rPr>
          <w:color w:val="000000" w:themeColor="text1"/>
        </w:rPr>
        <w:t xml:space="preserve">. There </w:t>
      </w:r>
      <w:r w:rsidR="00C902E7" w:rsidRPr="006902F6">
        <w:rPr>
          <w:color w:val="000000" w:themeColor="text1"/>
        </w:rPr>
        <w:t>w</w:t>
      </w:r>
      <w:r w:rsidR="00C902E7">
        <w:rPr>
          <w:color w:val="000000" w:themeColor="text1"/>
        </w:rPr>
        <w:t>ere</w:t>
      </w:r>
      <w:r w:rsidR="00C902E7" w:rsidRPr="006902F6">
        <w:rPr>
          <w:color w:val="000000" w:themeColor="text1"/>
        </w:rPr>
        <w:t xml:space="preserve"> </w:t>
      </w:r>
      <w:r w:rsidR="00035700" w:rsidRPr="006902F6">
        <w:rPr>
          <w:color w:val="000000" w:themeColor="text1"/>
        </w:rPr>
        <w:t xml:space="preserve">no </w:t>
      </w:r>
      <w:r w:rsidR="007F7779" w:rsidRPr="006902F6">
        <w:rPr>
          <w:color w:val="000000" w:themeColor="text1"/>
        </w:rPr>
        <w:t xml:space="preserve">significant </w:t>
      </w:r>
      <w:r w:rsidR="00DD65F8">
        <w:rPr>
          <w:color w:val="000000" w:themeColor="text1"/>
        </w:rPr>
        <w:t>differences</w:t>
      </w:r>
      <w:r w:rsidR="00DD65F8" w:rsidRPr="006902F6">
        <w:rPr>
          <w:color w:val="000000" w:themeColor="text1"/>
        </w:rPr>
        <w:t xml:space="preserve"> </w:t>
      </w:r>
      <w:r w:rsidR="00035700" w:rsidRPr="006902F6">
        <w:rPr>
          <w:color w:val="000000" w:themeColor="text1"/>
        </w:rPr>
        <w:t>in fat mas</w:t>
      </w:r>
      <w:r w:rsidR="00A51C76" w:rsidRPr="006902F6">
        <w:rPr>
          <w:color w:val="000000" w:themeColor="text1"/>
        </w:rPr>
        <w:t>s</w:t>
      </w:r>
      <w:r w:rsidR="00D4046E" w:rsidRPr="006902F6">
        <w:rPr>
          <w:color w:val="000000" w:themeColor="text1"/>
        </w:rPr>
        <w:t xml:space="preserve">, either by MRI or </w:t>
      </w:r>
      <w:r w:rsidR="00C902E7">
        <w:rPr>
          <w:color w:val="000000" w:themeColor="text1"/>
        </w:rPr>
        <w:t>gross tissue</w:t>
      </w:r>
      <w:r w:rsidR="00C902E7" w:rsidRPr="006902F6">
        <w:rPr>
          <w:color w:val="000000" w:themeColor="text1"/>
        </w:rPr>
        <w:t xml:space="preserve"> </w:t>
      </w:r>
      <w:r w:rsidR="00D4046E" w:rsidRPr="006902F6">
        <w:rPr>
          <w:color w:val="000000" w:themeColor="text1"/>
        </w:rPr>
        <w:t xml:space="preserve">weights of </w:t>
      </w:r>
      <w:r w:rsidR="001C4E38">
        <w:rPr>
          <w:color w:val="000000" w:themeColor="text1"/>
        </w:rPr>
        <w:t>iWAT</w:t>
      </w:r>
      <w:r w:rsidR="001C4E38" w:rsidRPr="006902F6">
        <w:rPr>
          <w:color w:val="000000" w:themeColor="text1"/>
        </w:rPr>
        <w:t xml:space="preserve"> </w:t>
      </w:r>
      <w:r w:rsidR="00D4046E" w:rsidRPr="006902F6">
        <w:rPr>
          <w:color w:val="000000" w:themeColor="text1"/>
        </w:rPr>
        <w:t xml:space="preserve">or </w:t>
      </w:r>
      <w:r w:rsidR="001C4E38">
        <w:rPr>
          <w:color w:val="000000" w:themeColor="text1"/>
        </w:rPr>
        <w:t>eWAT</w:t>
      </w:r>
      <w:r w:rsidR="00C902E7">
        <w:rPr>
          <w:color w:val="000000" w:themeColor="text1"/>
        </w:rPr>
        <w:t xml:space="preserve"> depots</w:t>
      </w:r>
      <w:r w:rsidR="00C902E7" w:rsidRPr="006902F6">
        <w:rPr>
          <w:color w:val="000000" w:themeColor="text1"/>
        </w:rPr>
        <w:t xml:space="preserve"> </w:t>
      </w:r>
      <w:r w:rsidR="00035700" w:rsidRPr="006902F6">
        <w:rPr>
          <w:color w:val="000000" w:themeColor="text1"/>
        </w:rPr>
        <w:t>in response to dexamethasone treatment in the chow-fed group</w:t>
      </w:r>
      <w:r w:rsidR="007F7779" w:rsidRPr="006902F6">
        <w:rPr>
          <w:color w:val="000000" w:themeColor="text1"/>
        </w:rPr>
        <w:t>s</w:t>
      </w:r>
      <w:r w:rsidR="00035700" w:rsidRPr="006902F6">
        <w:rPr>
          <w:color w:val="000000" w:themeColor="text1"/>
        </w:rPr>
        <w:t xml:space="preserve"> (Figure 3B</w:t>
      </w:r>
      <w:r w:rsidR="00C916B8" w:rsidRPr="006902F6">
        <w:rPr>
          <w:color w:val="000000" w:themeColor="text1"/>
        </w:rPr>
        <w:t>-C</w:t>
      </w:r>
      <w:r w:rsidR="00035700" w:rsidRPr="006902F6">
        <w:rPr>
          <w:color w:val="000000" w:themeColor="text1"/>
        </w:rPr>
        <w:t xml:space="preserve">). </w:t>
      </w:r>
      <w:r w:rsidR="00C902E7">
        <w:rPr>
          <w:color w:val="000000" w:themeColor="text1"/>
        </w:rPr>
        <w:t>To determine if</w:t>
      </w:r>
      <w:r w:rsidR="00A81DE1" w:rsidRPr="006902F6">
        <w:rPr>
          <w:color w:val="000000" w:themeColor="text1"/>
        </w:rPr>
        <w:t xml:space="preserve"> changes in body composition could be explained by </w:t>
      </w:r>
      <w:r w:rsidR="0060314C">
        <w:rPr>
          <w:color w:val="000000" w:themeColor="text1"/>
        </w:rPr>
        <w:t>altered</w:t>
      </w:r>
      <w:r w:rsidR="00567887" w:rsidRPr="006902F6">
        <w:rPr>
          <w:color w:val="000000" w:themeColor="text1"/>
        </w:rPr>
        <w:t xml:space="preserve"> </w:t>
      </w:r>
      <w:r w:rsidR="0070396E">
        <w:rPr>
          <w:color w:val="000000" w:themeColor="text1"/>
        </w:rPr>
        <w:t>caloric</w:t>
      </w:r>
      <w:r w:rsidR="00567887" w:rsidRPr="006902F6">
        <w:rPr>
          <w:color w:val="000000" w:themeColor="text1"/>
        </w:rPr>
        <w:t xml:space="preserve"> consumption</w:t>
      </w:r>
      <w:r w:rsidR="005A7212" w:rsidRPr="006902F6">
        <w:rPr>
          <w:color w:val="000000" w:themeColor="text1"/>
        </w:rPr>
        <w:t xml:space="preserve"> </w:t>
      </w:r>
      <w:r w:rsidR="00035700" w:rsidRPr="006902F6">
        <w:rPr>
          <w:color w:val="000000" w:themeColor="text1"/>
        </w:rPr>
        <w:t>(Figure 3D</w:t>
      </w:r>
      <w:r w:rsidR="000E75DF" w:rsidRPr="006902F6">
        <w:rPr>
          <w:color w:val="000000" w:themeColor="text1"/>
        </w:rPr>
        <w:t>)</w:t>
      </w:r>
      <w:r w:rsidR="00C902E7">
        <w:rPr>
          <w:color w:val="000000" w:themeColor="text1"/>
        </w:rPr>
        <w:t xml:space="preserve">, we compared food intake </w:t>
      </w:r>
      <w:r w:rsidR="0060314C">
        <w:rPr>
          <w:color w:val="000000" w:themeColor="text1"/>
        </w:rPr>
        <w:lastRenderedPageBreak/>
        <w:t xml:space="preserve">among </w:t>
      </w:r>
      <w:r w:rsidR="00C902E7">
        <w:rPr>
          <w:color w:val="000000" w:themeColor="text1"/>
        </w:rPr>
        <w:t>the groups</w:t>
      </w:r>
      <w:r w:rsidR="00567887" w:rsidRPr="006902F6">
        <w:rPr>
          <w:color w:val="000000" w:themeColor="text1"/>
        </w:rPr>
        <w:t>.</w:t>
      </w:r>
      <w:r w:rsidR="001C22CC" w:rsidRPr="006902F6">
        <w:rPr>
          <w:color w:val="000000" w:themeColor="text1"/>
        </w:rPr>
        <w:t xml:space="preserve"> </w:t>
      </w:r>
      <w:r w:rsidR="00883B29">
        <w:rPr>
          <w:color w:val="000000" w:themeColor="text1"/>
        </w:rPr>
        <w:t xml:space="preserve">Chow-fed, dexamethasone-treated mice ate significantly less than </w:t>
      </w:r>
      <w:r w:rsidR="00EC1D88">
        <w:rPr>
          <w:color w:val="000000" w:themeColor="text1"/>
        </w:rPr>
        <w:t>chow-fed controls (</w:t>
      </w:r>
      <w:r w:rsidR="003440AC">
        <w:rPr>
          <w:color w:val="000000" w:themeColor="text1"/>
        </w:rPr>
        <w:t>9% red</w:t>
      </w:r>
      <w:r w:rsidR="00BD7B93">
        <w:rPr>
          <w:color w:val="000000" w:themeColor="text1"/>
        </w:rPr>
        <w:t>uction; p=0.006</w:t>
      </w:r>
      <w:r w:rsidR="00EC1D88">
        <w:rPr>
          <w:color w:val="000000" w:themeColor="text1"/>
        </w:rPr>
        <w:t>)</w:t>
      </w:r>
      <w:r w:rsidR="00883B29">
        <w:rPr>
          <w:color w:val="000000" w:themeColor="text1"/>
        </w:rPr>
        <w:t>, as previously reported</w:t>
      </w:r>
      <w:r w:rsidR="00CD3FE5">
        <w:rPr>
          <w:color w:val="000000" w:themeColor="text1"/>
        </w:rPr>
        <w:t xml:space="preserve"> </w:t>
      </w:r>
      <w:r w:rsidR="00CD3FE5">
        <w:rPr>
          <w:color w:val="000000" w:themeColor="text1"/>
        </w:rPr>
        <w:fldChar w:fldCharType="begin" w:fldLock="1"/>
      </w:r>
      <w:r w:rsidR="00245EC7">
        <w:rPr>
          <w:color w:val="000000" w:themeColor="text1"/>
        </w:rPr>
        <w:instrText>ADDIN CSL_CITATION { "citationItems" : [ { "id" : "ITEM-1", "itemData" : { "author" : [ { "dropping-particle" : "", "family" : "Haber", "given" : "Richard S", "non-dropping-particle" : "", "parse-names" : false, "suffix" : "" }, { "dropping-particle" : "", "family" : "Weinstein", "given" : "Steven P", "non-dropping-particle" : "", "parse-names" : false, "suffix" : "" } ], "id" : "ITEM-1", "issue" : "June", "issued" : { "date-parts" : [ [ "1992" ] ] }, "page" : "728-735", "title" : "Role of Glucose Transporters in Glucocorticoid-lnduced Insulin Resistance GLUT4 Isoform in Rat Skeletal Muscle is Not Decreased by Dexamethasone", "type" : "article-journal", "volume" : "41" }, "uris" : [ "http://www.mendeley.com/documents/?uuid=f2dbca37-4cc5-44dd-943e-8615686e8381" ] }, { "id" : "ITEM-2", "itemData" : { "DOI" : "10.1016/S0014-5793(03)00307-7", "ISBN" : "0014-5793 (Print)\\r0014-5793 (Linking)", "ISSN" : "00145793", "PMID" : "12706822", "abstract" : "We investigated the role that mitochondrial proton leak may play in the glucocorticoid-induced hypermetabolic state. Sprague-Dawley rats were injected with dexamethasone over a period of 5 days. Liver mitochondria and gastrocnemius subsarcolemmal and intermyofibrillar mitochondria were isolated from dexamethasone-treated, pair-fed and control rats. Respiration and membrane potential were measured simultaneously using electrodes sensitive to oxygen and to the potential-dependent probe triphenylmethylphosphonium, respectively. Five days of dexamethasone injection resulted in a marked increase in the basal proton conductance of liver mitochondria, but not in the muscle mitochondrial populations. This effect would have a modest impact on energy expenditure in rats. \u00a9 2003 Federation of European Biochemical Societies. Published by Elsevier Science B.V. All rights reserved.", "author" : [ { "dropping-particle" : "", "family" : "Roussel", "given" : "Damien", "non-dropping-particle" : "", "parse-names" : false, "suffix" : "" }, { "dropping-particle" : "", "family" : "Dumas", "given" : "Jean Fran\u00e7ois", "non-dropping-particle" : "", "parse-names" : false, "suffix" : "" }, { "dropping-particle" : "", "family" : "Augeraud", "given" : "Antoine", "non-dropping-particle" : "", "parse-names" : false, "suffix" : "" }, { "dropping-particle" : "", "family" : "Douay", "given" : "Olivier", "non-dropping-particle" : "", "parse-names" : false, "suffix" : "" }, { "dropping-particle" : "", "family" : "Foussard", "given" : "Fran\u00e7oise", "non-dropping-particle" : "", "parse-names" : false, "suffix" : "" }, { "dropping-particle" : "", "family" : "Malthi\u00e9ry", "given" : "Yves", "non-dropping-particle" : "", "parse-names" : false, "suffix" : "" }, { "dropping-particle" : "", "family" : "Simard", "given" : "Gilles", "non-dropping-particle" : "", "parse-names" : false, "suffix" : "" }, { "dropping-particle" : "", "family" : "Ritz", "given" : "Patrick", "non-dropping-particle" : "", "parse-names" : false, "suffix" : "" } ], "container-title" : "FEBS Letters", "id" : "ITEM-2", "issue" : "1-3", "issued" : { "date-parts" : [ [ "2003" ] ] }, "page" : "75-79", "title" : "Dexamethasone treatment specifically increases the basal proton conductance of rat liver mitochondria", "type" : "article-journal", "volume" : "541" }, "uris" : [ "http://www.mendeley.com/documents/?uuid=c4b6174f-432c-41a2-a821-c7c1c330ff66" ] } ], "mendeley" : { "formattedCitation" : "(32,33)", "plainTextFormattedCitation" : "(32,33)", "previouslyFormattedCitation" : "(Haber &amp; Weinstein 1992; Roussel &lt;i&gt;et al.&lt;/i&gt; 2003)" }, "properties" : {  }, "schema" : "https://github.com/citation-style-language/schema/raw/master/csl-citation.json" }</w:instrText>
      </w:r>
      <w:r w:rsidR="00CD3FE5">
        <w:rPr>
          <w:color w:val="000000" w:themeColor="text1"/>
        </w:rPr>
        <w:fldChar w:fldCharType="separate"/>
      </w:r>
      <w:r w:rsidR="00245EC7" w:rsidRPr="00245EC7">
        <w:rPr>
          <w:noProof/>
          <w:color w:val="000000" w:themeColor="text1"/>
        </w:rPr>
        <w:t>(32,33)</w:t>
      </w:r>
      <w:r w:rsidR="00CD3FE5">
        <w:rPr>
          <w:color w:val="000000" w:themeColor="text1"/>
        </w:rPr>
        <w:fldChar w:fldCharType="end"/>
      </w:r>
      <w:r w:rsidR="00EC1D88">
        <w:rPr>
          <w:color w:val="000000" w:themeColor="text1"/>
        </w:rPr>
        <w:t>.</w:t>
      </w:r>
      <w:r w:rsidR="00883B29">
        <w:rPr>
          <w:color w:val="000000" w:themeColor="text1"/>
        </w:rPr>
        <w:t xml:space="preserve"> </w:t>
      </w:r>
      <w:r w:rsidR="007374F3" w:rsidRPr="006902F6">
        <w:rPr>
          <w:color w:val="000000" w:themeColor="text1"/>
        </w:rPr>
        <w:t>Surprisingly</w:t>
      </w:r>
      <w:r w:rsidR="00C902E7">
        <w:rPr>
          <w:color w:val="000000" w:themeColor="text1"/>
        </w:rPr>
        <w:t>,</w:t>
      </w:r>
      <w:r w:rsidR="007374F3" w:rsidRPr="006902F6">
        <w:rPr>
          <w:color w:val="000000" w:themeColor="text1"/>
        </w:rPr>
        <w:t xml:space="preserve"> we found that the dexamethasone-treated HFD</w:t>
      </w:r>
      <w:r w:rsidR="0060314C">
        <w:rPr>
          <w:color w:val="000000" w:themeColor="text1"/>
        </w:rPr>
        <w:t>-fed</w:t>
      </w:r>
      <w:r w:rsidR="007374F3" w:rsidRPr="006902F6">
        <w:rPr>
          <w:color w:val="000000" w:themeColor="text1"/>
        </w:rPr>
        <w:t xml:space="preserve"> animals ate slightly more food</w:t>
      </w:r>
      <w:r w:rsidR="00B36EF4">
        <w:rPr>
          <w:color w:val="000000" w:themeColor="text1"/>
        </w:rPr>
        <w:t xml:space="preserve"> </w:t>
      </w:r>
      <w:r w:rsidR="00B36EF4" w:rsidRPr="006902F6">
        <w:rPr>
          <w:color w:val="000000" w:themeColor="text1"/>
        </w:rPr>
        <w:t>(11% increase, p=0.032)</w:t>
      </w:r>
      <w:r w:rsidR="00B36EF4">
        <w:rPr>
          <w:color w:val="000000" w:themeColor="text1"/>
        </w:rPr>
        <w:t>,</w:t>
      </w:r>
      <w:r w:rsidR="007374F3" w:rsidRPr="006902F6">
        <w:rPr>
          <w:color w:val="000000" w:themeColor="text1"/>
        </w:rPr>
        <w:t xml:space="preserve"> even though they lost </w:t>
      </w:r>
      <w:r w:rsidR="00A87023">
        <w:rPr>
          <w:color w:val="000000" w:themeColor="text1"/>
        </w:rPr>
        <w:t>both fat and fat-free mass</w:t>
      </w:r>
      <w:r w:rsidR="007374F3" w:rsidRPr="006902F6">
        <w:rPr>
          <w:color w:val="000000" w:themeColor="text1"/>
        </w:rPr>
        <w:t xml:space="preserve">.  </w:t>
      </w:r>
      <w:r w:rsidR="003F1545">
        <w:rPr>
          <w:color w:val="000000" w:themeColor="text1"/>
        </w:rPr>
        <w:t>T</w:t>
      </w:r>
      <w:r w:rsidR="007374F3" w:rsidRPr="006902F6">
        <w:rPr>
          <w:color w:val="000000" w:themeColor="text1"/>
        </w:rPr>
        <w:t xml:space="preserve">hese data suggest that the weight loss in obese animals provided dexamethasone is not due to reductions in food intake.  </w:t>
      </w:r>
    </w:p>
    <w:p w14:paraId="529017E0" w14:textId="77777777" w:rsidR="00481EB2" w:rsidRPr="006902F6" w:rsidRDefault="00481EB2">
      <w:pPr>
        <w:rPr>
          <w:color w:val="000000" w:themeColor="text1"/>
        </w:rPr>
      </w:pPr>
    </w:p>
    <w:p w14:paraId="7CF0C35D" w14:textId="1D0AB8B3" w:rsidR="00481EB2" w:rsidRDefault="00481EB2" w:rsidP="00DF2F08">
      <w:pPr>
        <w:outlineLvl w:val="0"/>
        <w:rPr>
          <w:color w:val="000000" w:themeColor="text1"/>
          <w:sz w:val="32"/>
          <w:szCs w:val="32"/>
        </w:rPr>
      </w:pPr>
      <w:r w:rsidRPr="006902F6">
        <w:rPr>
          <w:color w:val="000000" w:themeColor="text1"/>
          <w:sz w:val="32"/>
          <w:szCs w:val="32"/>
        </w:rPr>
        <w:t>Dexamethasone Treatment Results in Increased Lipolysis</w:t>
      </w:r>
    </w:p>
    <w:p w14:paraId="25471BCC" w14:textId="77777777" w:rsidR="00172AAB" w:rsidRPr="006902F6" w:rsidRDefault="00172AAB" w:rsidP="00DF2F08">
      <w:pPr>
        <w:outlineLvl w:val="0"/>
        <w:rPr>
          <w:color w:val="000000" w:themeColor="text1"/>
          <w:sz w:val="32"/>
          <w:szCs w:val="32"/>
        </w:rPr>
      </w:pPr>
    </w:p>
    <w:p w14:paraId="2CEB1620" w14:textId="2295B31B" w:rsidR="00A7294B" w:rsidRPr="006902F6" w:rsidRDefault="008C3E9A" w:rsidP="00E13216">
      <w:pPr>
        <w:spacing w:line="480" w:lineRule="auto"/>
        <w:rPr>
          <w:color w:val="000000" w:themeColor="text1"/>
        </w:rPr>
      </w:pPr>
      <w:r w:rsidRPr="006902F6">
        <w:rPr>
          <w:color w:val="000000" w:themeColor="text1"/>
        </w:rPr>
        <w:t>Lipolysis has previously been associated with ins</w:t>
      </w:r>
      <w:r w:rsidR="003E7C21" w:rsidRPr="006902F6">
        <w:rPr>
          <w:color w:val="000000" w:themeColor="text1"/>
        </w:rPr>
        <w:t>ulin resistance</w:t>
      </w:r>
      <w:r w:rsidR="00EB7489" w:rsidRPr="006902F6">
        <w:rPr>
          <w:color w:val="000000" w:themeColor="text1"/>
        </w:rPr>
        <w:t xml:space="preserve"> </w:t>
      </w:r>
      <w:r w:rsidR="00EB7489" w:rsidRPr="006902F6">
        <w:rPr>
          <w:color w:val="000000" w:themeColor="text1"/>
        </w:rPr>
        <w:fldChar w:fldCharType="begin" w:fldLock="1"/>
      </w:r>
      <w:r w:rsidR="00245EC7">
        <w:rPr>
          <w:color w:val="000000" w:themeColor="text1"/>
        </w:rPr>
        <w:instrText>ADDIN CSL_CITATION { "citationItems" : [ { "id" : "ITEM-1", "itemData" : { "author" : [ { "dropping-particle" : "", "family" : "Edgerton", "given" : "Dale S", "non-dropping-particle" : "", "parse-names" : false, "suffix" : "" }, { "dropping-particle" : "", "family" : "Kraft", "given" : "Guillaume", "non-dropping-particle" : "", "parse-names" : false, "suffix" : "" }, { "dropping-particle" : "", "family" : "Smith", "given" : "Marta", "non-dropping-particle" : "", "parse-names" : false, "suffix" : "" }, { "dropping-particle" : "", "family" : "Farmer", "given" : "Ben", "non-dropping-particle" : "", "parse-names" : false, "suffix" : "" }, { "dropping-particle" : "", "family" : "Williams", "given" : "Phillip E", "non-dropping-particle" : "", "parse-names" : false, "suffix" : "" }, { "dropping-particle" : "", "family" : "Coate", "given" : "Katie C", "non-dropping-particle" : "", "parse-names" : false, "suffix" : "" }, { "dropping-particle" : "", "family" : "Printz", "given" : "Richard L", "non-dropping-particle" : "", "parse-names" : false, "suffix" : "" }, { "dropping-particle" : "", "family" : "Brien", "given" : "Richard M O", "non-dropping-particle" : "", "parse-names" : false, "suffix" : "" }, { "dropping-particle" : "", "family" : "Cherrington", "given" : "Alan D", "non-dropping-particle" : "", "parse-names" : false, "suffix" : "" } ], "id" : "ITEM-1", "issue" : "6", "issued" : { "date-parts" : [ [ "2017" ] ] }, "page" : "1-14", "title" : "Insulin \u2019 s direct hepatic effect explains the inhibition of glucose production caused by insulin secretion", "type" : "article-journal", "volume" : "2" }, "uris" : [ "http://www.mendeley.com/documents/?uuid=3268dbed-88d5-4595-944d-3169b2678a9a", "http://www.mendeley.com/documents/?uuid=29eb42f5-0a49-4ba8-aeca-aa320adbc4d4" ] }, { "id" : "ITEM-2",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"ITEM-2", "issue" : "3", "issued" : { "date-parts" : [ [ "1996" ] ] }, "page" : "741-749", "title" : "Causal Linkage between Insulin Suppression of Lipolysis and Suppression of Liver Glucose Output in Dogs", "type" : "article-journal", "volume" : "98" }, "uris" : [ "http://www.mendeley.com/documents/?uuid=3c62854f-90c8-49a6-898d-9a4d53ecc8c6", "http://www.mendeley.com/documents/?uuid=3d156259-9ea9-4992-9530-19ab856fd6b1", "http://www.mendeley.com/documents/?uuid=239cf9b4-50a7-45c1-bf44-8c8f7990662d" ] } ], "mendeley" : { "formattedCitation" : "(17,34)", "plainTextFormattedCitation" : "(17,34)", "previouslyFormattedCitation" : "(Rebrin &lt;i&gt;et al.&lt;/i&gt; 1996; Edgerton &lt;i&gt;et al.&lt;/i&gt; 2017)" }, "properties" : {  }, "schema" : "https://github.com/citation-style-language/schema/raw/master/csl-citation.json" }</w:instrText>
      </w:r>
      <w:r w:rsidR="00EB7489" w:rsidRPr="006902F6">
        <w:rPr>
          <w:color w:val="000000" w:themeColor="text1"/>
        </w:rPr>
        <w:fldChar w:fldCharType="separate"/>
      </w:r>
      <w:r w:rsidR="00245EC7" w:rsidRPr="00245EC7">
        <w:rPr>
          <w:noProof/>
          <w:color w:val="000000" w:themeColor="text1"/>
        </w:rPr>
        <w:t>(17,34)</w:t>
      </w:r>
      <w:r w:rsidR="00EB7489" w:rsidRPr="006902F6">
        <w:rPr>
          <w:color w:val="000000" w:themeColor="text1"/>
        </w:rPr>
        <w:fldChar w:fldCharType="end"/>
      </w:r>
      <w:r w:rsidR="003E7C21" w:rsidRPr="006902F6">
        <w:rPr>
          <w:color w:val="000000" w:themeColor="text1"/>
        </w:rPr>
        <w:t xml:space="preserve">, </w:t>
      </w:r>
      <w:r w:rsidRPr="006902F6">
        <w:rPr>
          <w:color w:val="000000" w:themeColor="text1"/>
        </w:rPr>
        <w:t xml:space="preserve">is </w:t>
      </w:r>
      <w:r w:rsidR="00EB7489" w:rsidRPr="006902F6">
        <w:rPr>
          <w:color w:val="000000" w:themeColor="text1"/>
        </w:rPr>
        <w:t>known to be elevated</w:t>
      </w:r>
      <w:r w:rsidRPr="006902F6">
        <w:rPr>
          <w:color w:val="000000" w:themeColor="text1"/>
        </w:rPr>
        <w:t xml:space="preserve"> </w:t>
      </w:r>
      <w:r w:rsidR="00C902E7">
        <w:rPr>
          <w:color w:val="000000" w:themeColor="text1"/>
        </w:rPr>
        <w:t>in patients with</w:t>
      </w:r>
      <w:r w:rsidR="009240AB" w:rsidRPr="006902F6">
        <w:rPr>
          <w:color w:val="000000" w:themeColor="text1"/>
        </w:rPr>
        <w:t xml:space="preserve"> </w:t>
      </w:r>
      <w:r w:rsidR="009D491B" w:rsidRPr="006902F6">
        <w:rPr>
          <w:color w:val="000000" w:themeColor="text1"/>
        </w:rPr>
        <w:t>NAFLD</w:t>
      </w:r>
      <w:r w:rsidR="00172908">
        <w:rPr>
          <w:color w:val="000000" w:themeColor="text1"/>
        </w:rPr>
        <w:t xml:space="preserve"> </w:t>
      </w:r>
      <w:r w:rsidR="000511C5" w:rsidRPr="006902F6">
        <w:rPr>
          <w:color w:val="000000" w:themeColor="text1"/>
        </w:rPr>
        <w:fldChar w:fldCharType="begin" w:fldLock="1"/>
      </w:r>
      <w:r w:rsidR="00245EC7">
        <w:rPr>
          <w:color w:val="000000" w:themeColor="text1"/>
        </w:rPr>
        <w:instrText>ADDIN CSL_CITATION { "citationItems" : [ { "id" : "ITEM-1", "itemData" : { "DOI" : "10.1002/hep.23116", "author" : [ { "dropping-particle" : "", "family" : "Gastaldelli", "given" : "Amalia", "non-dropping-particle" : "", "parse-names" : false, "suffix" : "" }, { "dropping-particle" : "", "family" : "Harrison", "given" : "Stephen A", "non-dropping-particle" : "", "parse-names" : false, "suffix" : "" }, { "dropping-particle" : "", "family" : "Belfort-aguilar", "given" : "Renata", "non-dropping-particle" : "", "parse-names" : false, "suffix" : "" }, { "dropping-particle" : "", "family" : "Hardies", "given" : "Lou Jean", "non-dropping-particle" : "", "parse-names" : false, "suffix" : "" }, { "dropping-particle" : "", "family" : "Balas", "given" : "Bogdan", "non-dropping-particle" : "", "parse-names" : false, "suffix" : "" }, { "dropping-particle" : "", "family" : "Schenker", "given" : "Steven", "non-dropping-particle" : "", "parse-names" : false, "suffix" : "" }, { "dropping-particle" : "", "family" : "Cusi", "given" : "Kenneth", "non-dropping-particle" : "", "parse-names" : false, "suffix" : "" } ], "id" : "ITEM-1", "issued" : { "date-parts" : [ [ "2009" ] ] }, "title" : "Importance of Changes in Adipose Tissue Insulin Resistance to Histological Response During Thiazolidinedione Treatment of Patients with Nonalcoholic Steatohepatitis", "type" : "article-journal" }, "uris" : [ "http://www.mendeley.com/documents/?uuid=b3c1eb52-fead-4d1a-9f95-c6d25a6941ac", "http://www.mendeley.com/documents/?uuid=88662c35-f735-4412-a12e-2f2bc187d7a4" ] } ], "mendeley" : { "formattedCitation" : "(35)", "plainTextFormattedCitation" : "(35)", "previouslyFormattedCitation" : "(Gastaldelli &lt;i&gt;et al.&lt;/i&gt; 2009)" }, "properties" : {  }, "schema" : "https://github.com/citation-style-language/schema/raw/master/csl-citation.json" }</w:instrText>
      </w:r>
      <w:r w:rsidR="000511C5" w:rsidRPr="006902F6">
        <w:rPr>
          <w:color w:val="000000" w:themeColor="text1"/>
        </w:rPr>
        <w:fldChar w:fldCharType="separate"/>
      </w:r>
      <w:r w:rsidR="00245EC7" w:rsidRPr="00245EC7">
        <w:rPr>
          <w:noProof/>
          <w:color w:val="000000" w:themeColor="text1"/>
        </w:rPr>
        <w:t>(35)</w:t>
      </w:r>
      <w:r w:rsidR="000511C5" w:rsidRPr="006902F6">
        <w:rPr>
          <w:color w:val="000000" w:themeColor="text1"/>
        </w:rPr>
        <w:fldChar w:fldCharType="end"/>
      </w:r>
      <w:r w:rsidR="003E7C21" w:rsidRPr="006902F6">
        <w:rPr>
          <w:color w:val="000000" w:themeColor="text1"/>
        </w:rPr>
        <w:t xml:space="preserve">, and has been shown to increase with </w:t>
      </w:r>
      <w:r w:rsidR="00172AAB">
        <w:rPr>
          <w:color w:val="000000" w:themeColor="text1"/>
        </w:rPr>
        <w:t>high levels of glucocorticoids</w:t>
      </w:r>
      <w:r w:rsidR="00D149BB" w:rsidRPr="006902F6">
        <w:rPr>
          <w:color w:val="000000" w:themeColor="text1"/>
        </w:rPr>
        <w:t xml:space="preserve"> </w:t>
      </w:r>
      <w:r w:rsidR="00D149BB" w:rsidRPr="006902F6">
        <w:rPr>
          <w:color w:val="000000" w:themeColor="text1"/>
        </w:rPr>
        <w:fldChar w:fldCharType="begin" w:fldLock="1"/>
      </w:r>
      <w:r w:rsidR="00245EC7">
        <w:rPr>
          <w:color w:val="000000" w:themeColor="text1"/>
        </w:rPr>
        <w:instrText>ADDIN CSL_CITATION { "citationItems" : [ { "id" : "ITEM-1",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"ITEM-1", "issue" : "1", "issued" : { "date-parts" : [ [ "2002" ] ] }, "page" : "E172-E177", "title" : "Effects of cortisol on lipolysis and regional interstitial glycerol levels in humans.", "type" : "article-journal", "volume" : "283" }, "uris" : [ "http://www.mendeley.com/documents/?uuid=d6aa53fb-4b06-4dd0-a485-93651697771d"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"ITEM-3", "issued" : { "date-parts" : [ [ "2004" ] ] }, "page" : "488-494", "title" : "Additive effects of cortisol and growth hormone on regional and systemic lipolysis in humans", "type" : "article-journal" }, "uris" : [ "http://www.mendeley.com/documents/?uuid=1738b968-7205-4f18-8050-0ab72cec4ed3", "http://www.mendeley.com/documents/?uuid=f9360450-92ea-43c6-bc63-c493826eff65" ] }, { "id" : "ITEM-4",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"ITEM-4",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"http://www.mendeley.com/documents/?uuid=8ac4072e-3a3d-4cb9-92f6-e2bbf0cd1528", "http://www.mendeley.com/documents/?uuid=05be40ed-e631-416e-955c-ee2c66e7820e", "http://www.mendeley.com/documents/?uuid=4c8d1016-5a5e-4be0-9160-d9363ebef1f4" ] } ], "mendeley" : { "formattedCitation" : "(10,14\u201316)", "plainTextFormattedCitation" : "(10,14\u201316)", "previouslyFormattedCitation" : "(Djurhuus &lt;i&gt;et al.&lt;/i&gt; 2002, 2004; Kr\u0161ek &lt;i&gt;et al.&lt;/i&gt; 2006; Hochberg &lt;i&gt;et al.&lt;/i&gt; 2015)" }, "properties" : {  }, "schema" : "https://github.com/citation-style-language/schema/raw/master/csl-citation.json" }</w:instrText>
      </w:r>
      <w:r w:rsidR="00D149BB" w:rsidRPr="006902F6">
        <w:rPr>
          <w:color w:val="000000" w:themeColor="text1"/>
        </w:rPr>
        <w:fldChar w:fldCharType="separate"/>
      </w:r>
      <w:r w:rsidR="00245EC7" w:rsidRPr="00245EC7">
        <w:rPr>
          <w:noProof/>
          <w:color w:val="000000" w:themeColor="text1"/>
        </w:rPr>
        <w:t>(10,14–16)</w:t>
      </w:r>
      <w:r w:rsidR="00D149BB" w:rsidRPr="006902F6">
        <w:rPr>
          <w:color w:val="000000" w:themeColor="text1"/>
        </w:rPr>
        <w:fldChar w:fldCharType="end"/>
      </w:r>
      <w:r w:rsidRPr="006902F6">
        <w:rPr>
          <w:color w:val="000000" w:themeColor="text1"/>
        </w:rPr>
        <w:t>.</w:t>
      </w:r>
      <w:r w:rsidR="001D224D" w:rsidRPr="006902F6">
        <w:rPr>
          <w:color w:val="000000" w:themeColor="text1"/>
        </w:rPr>
        <w:t xml:space="preserve"> </w:t>
      </w:r>
      <w:r w:rsidR="00527BDE">
        <w:rPr>
          <w:color w:val="000000" w:themeColor="text1"/>
        </w:rPr>
        <w:t xml:space="preserve">To assess whether dexamethasone was affecting </w:t>
      </w:r>
      <w:r w:rsidR="00656284">
        <w:rPr>
          <w:color w:val="000000" w:themeColor="text1"/>
        </w:rPr>
        <w:t xml:space="preserve">the lipid content in </w:t>
      </w:r>
      <w:r w:rsidR="00527BDE">
        <w:rPr>
          <w:color w:val="000000" w:themeColor="text1"/>
        </w:rPr>
        <w:t>adipose tissue, we</w:t>
      </w:r>
      <w:r w:rsidR="001D224D" w:rsidRPr="006902F6">
        <w:rPr>
          <w:color w:val="000000" w:themeColor="text1"/>
        </w:rPr>
        <w:t xml:space="preserve"> </w:t>
      </w:r>
      <w:r w:rsidR="00527BDE">
        <w:rPr>
          <w:color w:val="000000" w:themeColor="text1"/>
        </w:rPr>
        <w:t>measured</w:t>
      </w:r>
      <w:r w:rsidR="00527BDE" w:rsidRPr="006902F6">
        <w:rPr>
          <w:color w:val="000000" w:themeColor="text1"/>
        </w:rPr>
        <w:t xml:space="preserve"> </w:t>
      </w:r>
      <w:r w:rsidR="004C0899">
        <w:rPr>
          <w:color w:val="000000" w:themeColor="text1"/>
        </w:rPr>
        <w:t>markers of</w:t>
      </w:r>
      <w:r w:rsidR="003E7C21" w:rsidRPr="006902F6">
        <w:rPr>
          <w:color w:val="000000" w:themeColor="text1"/>
        </w:rPr>
        <w:t xml:space="preserve"> adipocyte</w:t>
      </w:r>
      <w:r w:rsidR="007A2749" w:rsidRPr="006902F6">
        <w:rPr>
          <w:color w:val="000000" w:themeColor="text1"/>
        </w:rPr>
        <w:t xml:space="preserve"> lipolysis</w:t>
      </w:r>
      <w:r w:rsidR="003E7C21" w:rsidRPr="006902F6">
        <w:rPr>
          <w:color w:val="000000" w:themeColor="text1"/>
        </w:rPr>
        <w:t xml:space="preserve"> in</w:t>
      </w:r>
      <w:r w:rsidR="00001E0D" w:rsidRPr="006902F6">
        <w:rPr>
          <w:color w:val="000000" w:themeColor="text1"/>
        </w:rPr>
        <w:t xml:space="preserve"> cultured adipocytes.</w:t>
      </w:r>
      <w:r w:rsidR="003E7C21" w:rsidRPr="006902F6">
        <w:rPr>
          <w:color w:val="000000" w:themeColor="text1"/>
        </w:rPr>
        <w:t xml:space="preserve"> 3T3-L1 fibroblasts were </w:t>
      </w:r>
      <w:r w:rsidR="00390987" w:rsidRPr="006902F6">
        <w:rPr>
          <w:color w:val="000000" w:themeColor="text1"/>
        </w:rPr>
        <w:t>undifferentiated</w:t>
      </w:r>
      <w:r w:rsidR="003E7C21" w:rsidRPr="006902F6">
        <w:rPr>
          <w:color w:val="000000" w:themeColor="text1"/>
        </w:rPr>
        <w:t xml:space="preserve"> (pre-adipocytes)</w:t>
      </w:r>
      <w:r w:rsidR="00B36EF4">
        <w:rPr>
          <w:color w:val="000000" w:themeColor="text1"/>
        </w:rPr>
        <w:t>;</w:t>
      </w:r>
      <w:r w:rsidR="003E7C21" w:rsidRPr="006902F6">
        <w:rPr>
          <w:color w:val="000000" w:themeColor="text1"/>
        </w:rPr>
        <w:t xml:space="preserve"> </w:t>
      </w:r>
      <w:r w:rsidR="00B36EF4">
        <w:rPr>
          <w:color w:val="000000" w:themeColor="text1"/>
        </w:rPr>
        <w:t xml:space="preserve">or </w:t>
      </w:r>
      <w:r w:rsidR="003E7C21" w:rsidRPr="006902F6">
        <w:rPr>
          <w:color w:val="000000" w:themeColor="text1"/>
        </w:rPr>
        <w:t>differentiated</w:t>
      </w:r>
      <w:r w:rsidR="00747024">
        <w:rPr>
          <w:color w:val="000000" w:themeColor="text1"/>
        </w:rPr>
        <w:t xml:space="preserve"> and treated with vehicle</w:t>
      </w:r>
      <w:r w:rsidR="003E7C21" w:rsidRPr="006902F6">
        <w:rPr>
          <w:color w:val="000000" w:themeColor="text1"/>
        </w:rPr>
        <w:t xml:space="preserve"> or dex</w:t>
      </w:r>
      <w:r w:rsidR="00A23FC6" w:rsidRPr="006902F6">
        <w:rPr>
          <w:color w:val="000000" w:themeColor="text1"/>
        </w:rPr>
        <w:t>amethasone</w:t>
      </w:r>
      <w:r w:rsidR="003E7C21" w:rsidRPr="006902F6">
        <w:rPr>
          <w:color w:val="000000" w:themeColor="text1"/>
        </w:rPr>
        <w:t xml:space="preserve"> following differentiation</w:t>
      </w:r>
      <w:r w:rsidR="00A23FC6" w:rsidRPr="006902F6">
        <w:rPr>
          <w:color w:val="000000" w:themeColor="text1"/>
        </w:rPr>
        <w:t xml:space="preserve">. </w:t>
      </w:r>
      <w:r w:rsidR="00E00C8F" w:rsidRPr="006902F6">
        <w:rPr>
          <w:color w:val="000000" w:themeColor="text1"/>
        </w:rPr>
        <w:t>Dexamethasone treatment following differentiation led</w:t>
      </w:r>
      <w:r w:rsidR="000C2D45" w:rsidRPr="006902F6">
        <w:rPr>
          <w:color w:val="000000" w:themeColor="text1"/>
        </w:rPr>
        <w:t xml:space="preserve"> to</w:t>
      </w:r>
      <w:r w:rsidR="00E00C8F" w:rsidRPr="006902F6">
        <w:rPr>
          <w:color w:val="000000" w:themeColor="text1"/>
        </w:rPr>
        <w:t xml:space="preserve"> decreased lipid content</w:t>
      </w:r>
      <w:r w:rsidR="00A14D1A" w:rsidRPr="006902F6">
        <w:rPr>
          <w:color w:val="000000" w:themeColor="text1"/>
        </w:rPr>
        <w:t xml:space="preserve"> (</w:t>
      </w:r>
      <w:r w:rsidR="0059420F">
        <w:rPr>
          <w:color w:val="000000" w:themeColor="text1"/>
        </w:rPr>
        <w:t>5</w:t>
      </w:r>
      <w:r w:rsidR="00C428B7">
        <w:rPr>
          <w:color w:val="000000" w:themeColor="text1"/>
        </w:rPr>
        <w:t>2.4</w:t>
      </w:r>
      <w:r w:rsidR="0059420F">
        <w:rPr>
          <w:color w:val="000000" w:themeColor="text1"/>
        </w:rPr>
        <w:t xml:space="preserve">% reduction, </w:t>
      </w:r>
      <w:r w:rsidR="00A14D1A" w:rsidRPr="006902F6">
        <w:rPr>
          <w:color w:val="000000" w:themeColor="text1"/>
        </w:rPr>
        <w:t>p=</w:t>
      </w:r>
      <w:r w:rsidR="00C428B7">
        <w:rPr>
          <w:color w:val="000000" w:themeColor="text1"/>
        </w:rPr>
        <w:t>0.005</w:t>
      </w:r>
      <w:r w:rsidR="00A14D1A" w:rsidRPr="006902F6">
        <w:rPr>
          <w:color w:val="000000" w:themeColor="text1"/>
        </w:rPr>
        <w:t>)</w:t>
      </w:r>
      <w:r w:rsidR="00E00C8F" w:rsidRPr="006902F6">
        <w:rPr>
          <w:color w:val="000000" w:themeColor="text1"/>
        </w:rPr>
        <w:t xml:space="preserve"> and</w:t>
      </w:r>
      <w:r w:rsidR="00200AAF" w:rsidRPr="006902F6">
        <w:rPr>
          <w:color w:val="000000" w:themeColor="text1"/>
        </w:rPr>
        <w:t xml:space="preserve"> a 71%</w:t>
      </w:r>
      <w:r w:rsidR="00E00C8F" w:rsidRPr="006902F6">
        <w:rPr>
          <w:color w:val="000000" w:themeColor="text1"/>
        </w:rPr>
        <w:t xml:space="preserve"> increase</w:t>
      </w:r>
      <w:r w:rsidR="00200AAF" w:rsidRPr="006902F6">
        <w:rPr>
          <w:color w:val="000000" w:themeColor="text1"/>
        </w:rPr>
        <w:t xml:space="preserve"> in the amount of</w:t>
      </w:r>
      <w:r w:rsidR="00E00C8F" w:rsidRPr="006902F6">
        <w:rPr>
          <w:color w:val="000000" w:themeColor="text1"/>
        </w:rPr>
        <w:t xml:space="preserve"> glycerol in the media</w:t>
      </w:r>
      <w:r w:rsidR="00A14D1A" w:rsidRPr="006902F6">
        <w:rPr>
          <w:color w:val="000000" w:themeColor="text1"/>
        </w:rPr>
        <w:t xml:space="preserve"> (p=</w:t>
      </w:r>
      <w:r w:rsidR="000D0E93" w:rsidRPr="006902F6">
        <w:rPr>
          <w:color w:val="000000" w:themeColor="text1"/>
        </w:rPr>
        <w:t>0.00</w:t>
      </w:r>
      <w:r w:rsidR="009F4B82" w:rsidRPr="006902F6">
        <w:rPr>
          <w:color w:val="000000" w:themeColor="text1"/>
        </w:rPr>
        <w:t>1</w:t>
      </w:r>
      <w:r w:rsidR="00A14D1A" w:rsidRPr="006902F6">
        <w:rPr>
          <w:color w:val="000000" w:themeColor="text1"/>
        </w:rPr>
        <w:t>)</w:t>
      </w:r>
      <w:r w:rsidR="00E00C8F" w:rsidRPr="006902F6">
        <w:rPr>
          <w:color w:val="000000" w:themeColor="text1"/>
        </w:rPr>
        <w:t xml:space="preserve">, </w:t>
      </w:r>
      <w:r w:rsidR="009F4B82" w:rsidRPr="006902F6">
        <w:rPr>
          <w:color w:val="000000" w:themeColor="text1"/>
        </w:rPr>
        <w:t xml:space="preserve">suggesting </w:t>
      </w:r>
      <w:r w:rsidR="00E00C8F" w:rsidRPr="006902F6">
        <w:rPr>
          <w:color w:val="000000" w:themeColor="text1"/>
        </w:rPr>
        <w:t>increased lipolysis</w:t>
      </w:r>
      <w:r w:rsidR="004E4E85" w:rsidRPr="006902F6">
        <w:rPr>
          <w:color w:val="000000" w:themeColor="text1"/>
        </w:rPr>
        <w:t xml:space="preserve"> (Figure 4</w:t>
      </w:r>
      <w:r w:rsidR="00B06214" w:rsidRPr="006902F6">
        <w:rPr>
          <w:color w:val="000000" w:themeColor="text1"/>
        </w:rPr>
        <w:t>B</w:t>
      </w:r>
      <w:r w:rsidR="004E4E85" w:rsidRPr="006902F6">
        <w:rPr>
          <w:color w:val="000000" w:themeColor="text1"/>
        </w:rPr>
        <w:t>)</w:t>
      </w:r>
      <w:r w:rsidR="00E00C8F" w:rsidRPr="006902F6">
        <w:rPr>
          <w:color w:val="000000" w:themeColor="text1"/>
        </w:rPr>
        <w:t xml:space="preserve">. </w:t>
      </w:r>
      <w:r w:rsidR="001944F8" w:rsidRPr="006902F6">
        <w:rPr>
          <w:color w:val="000000" w:themeColor="text1"/>
        </w:rPr>
        <w:t>In order to identify a potential GR-dependent lipolytic target</w:t>
      </w:r>
      <w:r w:rsidR="006F1F4C">
        <w:rPr>
          <w:color w:val="000000" w:themeColor="text1"/>
        </w:rPr>
        <w:t>,</w:t>
      </w:r>
      <w:r w:rsidR="001944F8" w:rsidRPr="006902F6">
        <w:rPr>
          <w:color w:val="000000" w:themeColor="text1"/>
        </w:rPr>
        <w:t xml:space="preserve"> we evaluated the levels of ATGL, the rate limiting enzyme in lipolysis.  </w:t>
      </w:r>
      <w:r w:rsidR="00EA22A1" w:rsidRPr="006902F6">
        <w:rPr>
          <w:color w:val="000000" w:themeColor="text1"/>
        </w:rPr>
        <w:t>Expression of ATGL</w:t>
      </w:r>
      <w:r w:rsidR="00E00C8F" w:rsidRPr="006902F6">
        <w:rPr>
          <w:color w:val="000000" w:themeColor="text1"/>
        </w:rPr>
        <w:t xml:space="preserve"> (encoded by</w:t>
      </w:r>
      <w:r w:rsidR="00B90019" w:rsidRPr="006902F6">
        <w:rPr>
          <w:color w:val="000000" w:themeColor="text1"/>
        </w:rPr>
        <w:t xml:space="preserve"> the</w:t>
      </w:r>
      <w:r w:rsidR="00E00C8F" w:rsidRPr="006902F6">
        <w:rPr>
          <w:color w:val="000000" w:themeColor="text1"/>
        </w:rPr>
        <w:t xml:space="preserve"> </w:t>
      </w:r>
      <w:r w:rsidR="00E00C8F" w:rsidRPr="006902F6">
        <w:rPr>
          <w:i/>
          <w:color w:val="000000" w:themeColor="text1"/>
        </w:rPr>
        <w:t>Pnpla2</w:t>
      </w:r>
      <w:r w:rsidR="00B90019" w:rsidRPr="006902F6">
        <w:rPr>
          <w:i/>
          <w:color w:val="000000" w:themeColor="text1"/>
        </w:rPr>
        <w:t xml:space="preserve"> </w:t>
      </w:r>
      <w:r w:rsidR="00B90019" w:rsidRPr="006902F6">
        <w:rPr>
          <w:color w:val="000000" w:themeColor="text1"/>
        </w:rPr>
        <w:t>gene</w:t>
      </w:r>
      <w:r w:rsidR="00E00C8F" w:rsidRPr="006902F6">
        <w:rPr>
          <w:color w:val="000000" w:themeColor="text1"/>
        </w:rPr>
        <w:t xml:space="preserve">) </w:t>
      </w:r>
      <w:r w:rsidR="003A5F27" w:rsidRPr="006902F6">
        <w:rPr>
          <w:color w:val="000000" w:themeColor="text1"/>
        </w:rPr>
        <w:t>was</w:t>
      </w:r>
      <w:r w:rsidR="00E00C8F" w:rsidRPr="006902F6">
        <w:rPr>
          <w:color w:val="000000" w:themeColor="text1"/>
        </w:rPr>
        <w:t xml:space="preserve"> enhanced</w:t>
      </w:r>
      <w:r w:rsidR="00D76442" w:rsidRPr="006902F6">
        <w:rPr>
          <w:color w:val="000000" w:themeColor="text1"/>
        </w:rPr>
        <w:t xml:space="preserve"> following dexamethasone treatment</w:t>
      </w:r>
      <w:r w:rsidR="00BD6ED7" w:rsidRPr="006902F6">
        <w:rPr>
          <w:color w:val="000000" w:themeColor="text1"/>
        </w:rPr>
        <w:t xml:space="preserve"> in 3T3-L1 cells</w:t>
      </w:r>
      <w:r w:rsidR="003A5F27" w:rsidRPr="006902F6">
        <w:rPr>
          <w:color w:val="000000" w:themeColor="text1"/>
        </w:rPr>
        <w:t xml:space="preserve"> at</w:t>
      </w:r>
      <w:r w:rsidR="00001E0D" w:rsidRPr="006902F6">
        <w:rPr>
          <w:color w:val="000000" w:themeColor="text1"/>
        </w:rPr>
        <w:t xml:space="preserve"> </w:t>
      </w:r>
      <w:r w:rsidR="003A5F27" w:rsidRPr="006902F6">
        <w:rPr>
          <w:color w:val="000000" w:themeColor="text1"/>
        </w:rPr>
        <w:t>the transcript (</w:t>
      </w:r>
      <w:r w:rsidR="007C0C14" w:rsidRPr="006902F6">
        <w:rPr>
          <w:color w:val="000000" w:themeColor="text1"/>
        </w:rPr>
        <w:t xml:space="preserve">2.7 </w:t>
      </w:r>
      <w:r w:rsidR="00001E0D" w:rsidRPr="006902F6">
        <w:rPr>
          <w:color w:val="000000" w:themeColor="text1"/>
        </w:rPr>
        <w:t>fold</w:t>
      </w:r>
      <w:r w:rsidR="007C0C14" w:rsidRPr="006902F6">
        <w:rPr>
          <w:color w:val="000000" w:themeColor="text1"/>
        </w:rPr>
        <w:t>, p=0.002</w:t>
      </w:r>
      <w:r w:rsidR="001944F8" w:rsidRPr="006902F6">
        <w:rPr>
          <w:color w:val="000000" w:themeColor="text1"/>
        </w:rPr>
        <w:t>; Figure 4C</w:t>
      </w:r>
      <w:r w:rsidR="003A5F27" w:rsidRPr="006902F6">
        <w:rPr>
          <w:color w:val="000000" w:themeColor="text1"/>
        </w:rPr>
        <w:t>) and protein (</w:t>
      </w:r>
      <w:r w:rsidR="00FE61D7">
        <w:rPr>
          <w:color w:val="000000" w:themeColor="text1"/>
        </w:rPr>
        <w:t>4.2</w:t>
      </w:r>
      <w:r w:rsidR="00001E0D" w:rsidRPr="006902F6">
        <w:rPr>
          <w:color w:val="000000" w:themeColor="text1"/>
        </w:rPr>
        <w:t xml:space="preserve"> fold</w:t>
      </w:r>
      <w:r w:rsidR="00E23996">
        <w:rPr>
          <w:color w:val="000000" w:themeColor="text1"/>
        </w:rPr>
        <w:t>, p=0.025</w:t>
      </w:r>
      <w:r w:rsidR="001944F8" w:rsidRPr="006902F6">
        <w:rPr>
          <w:color w:val="000000" w:themeColor="text1"/>
        </w:rPr>
        <w:t>; Figure 4D</w:t>
      </w:r>
      <w:r w:rsidR="00676F9B" w:rsidRPr="006902F6">
        <w:rPr>
          <w:color w:val="000000" w:themeColor="text1"/>
        </w:rPr>
        <w:t>-E</w:t>
      </w:r>
      <w:r w:rsidR="003A5F27" w:rsidRPr="006902F6">
        <w:rPr>
          <w:color w:val="000000" w:themeColor="text1"/>
        </w:rPr>
        <w:t>) level</w:t>
      </w:r>
      <w:r w:rsidR="00B90019" w:rsidRPr="006902F6">
        <w:rPr>
          <w:color w:val="000000" w:themeColor="text1"/>
        </w:rPr>
        <w:t>s</w:t>
      </w:r>
      <w:r w:rsidR="00360BF1" w:rsidRPr="006902F6">
        <w:rPr>
          <w:color w:val="000000" w:themeColor="text1"/>
        </w:rPr>
        <w:t>.</w:t>
      </w:r>
      <w:r w:rsidR="00A7294B" w:rsidRPr="006902F6">
        <w:rPr>
          <w:color w:val="000000" w:themeColor="text1"/>
        </w:rPr>
        <w:t xml:space="preserve"> These data </w:t>
      </w:r>
      <w:r w:rsidR="001D224D" w:rsidRPr="006902F6">
        <w:rPr>
          <w:color w:val="000000" w:themeColor="text1"/>
        </w:rPr>
        <w:t>show that</w:t>
      </w:r>
      <w:r w:rsidR="00A7294B" w:rsidRPr="006902F6">
        <w:rPr>
          <w:color w:val="000000" w:themeColor="text1"/>
        </w:rPr>
        <w:t xml:space="preserve"> glucocorticoids </w:t>
      </w:r>
      <w:r w:rsidR="00B106A3" w:rsidRPr="006902F6">
        <w:rPr>
          <w:color w:val="000000" w:themeColor="text1"/>
        </w:rPr>
        <w:t>elevate</w:t>
      </w:r>
      <w:r w:rsidR="00FB13F5">
        <w:rPr>
          <w:color w:val="000000" w:themeColor="text1"/>
        </w:rPr>
        <w:t xml:space="preserve"> </w:t>
      </w:r>
      <w:r w:rsidR="00001E0D" w:rsidRPr="006902F6">
        <w:rPr>
          <w:color w:val="000000" w:themeColor="text1"/>
        </w:rPr>
        <w:t>ATGL levels and</w:t>
      </w:r>
      <w:r w:rsidR="00A7294B" w:rsidRPr="006902F6">
        <w:rPr>
          <w:color w:val="000000" w:themeColor="text1"/>
        </w:rPr>
        <w:t xml:space="preserve"> </w:t>
      </w:r>
      <w:r w:rsidR="0008709D">
        <w:rPr>
          <w:color w:val="000000" w:themeColor="text1"/>
        </w:rPr>
        <w:t>metabolites of</w:t>
      </w:r>
      <w:r w:rsidR="00C54850">
        <w:rPr>
          <w:color w:val="000000" w:themeColor="text1"/>
        </w:rPr>
        <w:t xml:space="preserve"> </w:t>
      </w:r>
      <w:r w:rsidR="00A7294B" w:rsidRPr="006902F6">
        <w:rPr>
          <w:color w:val="000000" w:themeColor="text1"/>
        </w:rPr>
        <w:t>lipolysis in</w:t>
      </w:r>
      <w:r w:rsidR="00001E0D" w:rsidRPr="006902F6">
        <w:rPr>
          <w:color w:val="000000" w:themeColor="text1"/>
        </w:rPr>
        <w:t xml:space="preserve"> cultured</w:t>
      </w:r>
      <w:r w:rsidR="00A7294B" w:rsidRPr="006902F6">
        <w:rPr>
          <w:color w:val="000000" w:themeColor="text1"/>
        </w:rPr>
        <w:t xml:space="preserve"> adipocytes.</w:t>
      </w:r>
    </w:p>
    <w:p w14:paraId="7D7D7528" w14:textId="77777777" w:rsidR="00354461" w:rsidRPr="006902F6" w:rsidRDefault="00354461" w:rsidP="00E13216">
      <w:pPr>
        <w:spacing w:line="480" w:lineRule="auto"/>
        <w:rPr>
          <w:color w:val="000000" w:themeColor="text1"/>
        </w:rPr>
      </w:pPr>
    </w:p>
    <w:p w14:paraId="32628B9A" w14:textId="6BB0480B" w:rsidR="00472706" w:rsidRPr="006902F6" w:rsidRDefault="005037E7" w:rsidP="00E13216">
      <w:pPr>
        <w:spacing w:line="480" w:lineRule="auto"/>
        <w:rPr>
          <w:color w:val="000000" w:themeColor="text1"/>
        </w:rPr>
      </w:pPr>
      <w:r w:rsidRPr="006902F6">
        <w:rPr>
          <w:color w:val="000000" w:themeColor="text1"/>
        </w:rPr>
        <w:lastRenderedPageBreak/>
        <w:t xml:space="preserve">To </w:t>
      </w:r>
      <w:r w:rsidR="009E1130">
        <w:rPr>
          <w:color w:val="000000" w:themeColor="text1"/>
        </w:rPr>
        <w:t>measure</w:t>
      </w:r>
      <w:r w:rsidR="009E1130" w:rsidRPr="006902F6">
        <w:rPr>
          <w:color w:val="000000" w:themeColor="text1"/>
        </w:rPr>
        <w:t xml:space="preserve"> </w:t>
      </w:r>
      <w:r w:rsidRPr="006902F6">
        <w:rPr>
          <w:color w:val="000000" w:themeColor="text1"/>
        </w:rPr>
        <w:t xml:space="preserve">the effects of glucocorticoid-induced lipolysis </w:t>
      </w:r>
      <w:r w:rsidR="000B1E71" w:rsidRPr="006902F6">
        <w:rPr>
          <w:i/>
          <w:color w:val="000000" w:themeColor="text1"/>
        </w:rPr>
        <w:t>i</w:t>
      </w:r>
      <w:r w:rsidRPr="006902F6">
        <w:rPr>
          <w:i/>
          <w:color w:val="000000" w:themeColor="text1"/>
        </w:rPr>
        <w:t>n vivo</w:t>
      </w:r>
      <w:r w:rsidR="001E535C" w:rsidRPr="006902F6">
        <w:rPr>
          <w:i/>
          <w:color w:val="000000" w:themeColor="text1"/>
        </w:rPr>
        <w:t>,</w:t>
      </w:r>
      <w:r w:rsidRPr="006902F6">
        <w:rPr>
          <w:color w:val="000000" w:themeColor="text1"/>
        </w:rPr>
        <w:t xml:space="preserve"> </w:t>
      </w:r>
      <w:r w:rsidR="00A112BE" w:rsidRPr="006902F6">
        <w:rPr>
          <w:color w:val="000000" w:themeColor="text1"/>
        </w:rPr>
        <w:t xml:space="preserve">we </w:t>
      </w:r>
      <w:r w:rsidR="00CD0602">
        <w:rPr>
          <w:color w:val="000000" w:themeColor="text1"/>
        </w:rPr>
        <w:t>quantified</w:t>
      </w:r>
      <w:r w:rsidR="005503C3">
        <w:rPr>
          <w:color w:val="000000" w:themeColor="text1"/>
        </w:rPr>
        <w:t xml:space="preserve"> </w:t>
      </w:r>
      <w:r w:rsidR="00BD56C3" w:rsidRPr="006902F6">
        <w:rPr>
          <w:color w:val="000000" w:themeColor="text1"/>
        </w:rPr>
        <w:t>gly</w:t>
      </w:r>
      <w:r w:rsidR="008254B0" w:rsidRPr="006902F6">
        <w:rPr>
          <w:color w:val="000000" w:themeColor="text1"/>
        </w:rPr>
        <w:t xml:space="preserve">cerol </w:t>
      </w:r>
      <w:r w:rsidR="00467863" w:rsidRPr="006902F6">
        <w:rPr>
          <w:color w:val="000000" w:themeColor="text1"/>
        </w:rPr>
        <w:t xml:space="preserve">levels in animals chronically exposed to </w:t>
      </w:r>
      <w:r w:rsidR="009E1130">
        <w:rPr>
          <w:color w:val="000000" w:themeColor="text1"/>
        </w:rPr>
        <w:t>dexamethasone</w:t>
      </w:r>
      <w:r w:rsidR="009E1130" w:rsidRPr="006902F6">
        <w:rPr>
          <w:color w:val="000000" w:themeColor="text1"/>
        </w:rPr>
        <w:t xml:space="preserve"> </w:t>
      </w:r>
      <w:r w:rsidR="008254B0" w:rsidRPr="006902F6">
        <w:rPr>
          <w:color w:val="000000" w:themeColor="text1"/>
        </w:rPr>
        <w:t>in basal and</w:t>
      </w:r>
      <w:r w:rsidR="00BD56C3" w:rsidRPr="006902F6">
        <w:rPr>
          <w:color w:val="000000" w:themeColor="text1"/>
        </w:rPr>
        <w:t xml:space="preserve"> </w:t>
      </w:r>
      <w:r w:rsidR="008254B0" w:rsidRPr="006902F6">
        <w:rPr>
          <w:color w:val="000000" w:themeColor="text1"/>
        </w:rPr>
        <w:t>stimulated conditions (</w:t>
      </w:r>
      <w:r w:rsidR="00001E0D" w:rsidRPr="006902F6">
        <w:rPr>
          <w:color w:val="000000" w:themeColor="text1"/>
        </w:rPr>
        <w:t>F</w:t>
      </w:r>
      <w:r w:rsidR="008254B0" w:rsidRPr="006902F6">
        <w:rPr>
          <w:color w:val="000000" w:themeColor="text1"/>
        </w:rPr>
        <w:t>igure</w:t>
      </w:r>
      <w:r w:rsidR="00C94253" w:rsidRPr="006902F6">
        <w:rPr>
          <w:color w:val="000000" w:themeColor="text1"/>
        </w:rPr>
        <w:t xml:space="preserve"> 4</w:t>
      </w:r>
      <w:r w:rsidR="00850A4C" w:rsidRPr="006902F6">
        <w:rPr>
          <w:color w:val="000000" w:themeColor="text1"/>
        </w:rPr>
        <w:t>E</w:t>
      </w:r>
      <w:r w:rsidR="008254B0" w:rsidRPr="006902F6">
        <w:rPr>
          <w:color w:val="000000" w:themeColor="text1"/>
        </w:rPr>
        <w:t>).</w:t>
      </w:r>
      <w:r w:rsidR="00BD56C3" w:rsidRPr="006902F6">
        <w:rPr>
          <w:color w:val="000000" w:themeColor="text1"/>
        </w:rPr>
        <w:t xml:space="preserve"> </w:t>
      </w:r>
      <w:r w:rsidR="008254B0" w:rsidRPr="006902F6">
        <w:rPr>
          <w:color w:val="000000" w:themeColor="text1"/>
        </w:rPr>
        <w:t>Stimulation of lipolysis was achieved via</w:t>
      </w:r>
      <w:r w:rsidR="00873530" w:rsidRPr="006902F6">
        <w:rPr>
          <w:color w:val="000000" w:themeColor="text1"/>
        </w:rPr>
        <w:t xml:space="preserve"> isoproterenol,</w:t>
      </w:r>
      <w:r w:rsidR="008254B0" w:rsidRPr="006902F6">
        <w:rPr>
          <w:color w:val="000000" w:themeColor="text1"/>
        </w:rPr>
        <w:t xml:space="preserve"> </w:t>
      </w:r>
      <w:r w:rsidR="00873530" w:rsidRPr="006902F6">
        <w:rPr>
          <w:color w:val="000000" w:themeColor="text1"/>
        </w:rPr>
        <w:t xml:space="preserve">a </w:t>
      </w:r>
      <w:r w:rsidR="00873530" w:rsidRPr="006902F6">
        <w:rPr>
          <w:rFonts w:ascii="Symbol" w:hAnsi="Symbol"/>
          <w:color w:val="000000" w:themeColor="text1"/>
        </w:rPr>
        <w:t></w:t>
      </w:r>
      <w:r w:rsidR="00873530" w:rsidRPr="006902F6">
        <w:rPr>
          <w:color w:val="000000" w:themeColor="text1"/>
        </w:rPr>
        <w:t>-adrenergic receptor agonist</w:t>
      </w:r>
      <w:r w:rsidR="00E04266" w:rsidRPr="006902F6">
        <w:rPr>
          <w:color w:val="000000" w:themeColor="text1"/>
        </w:rPr>
        <w:t>,</w:t>
      </w:r>
      <w:r w:rsidR="00873530" w:rsidRPr="006902F6">
        <w:rPr>
          <w:color w:val="000000" w:themeColor="text1"/>
        </w:rPr>
        <w:t xml:space="preserve"> or by a </w:t>
      </w:r>
      <w:r w:rsidR="008254B0" w:rsidRPr="006902F6">
        <w:rPr>
          <w:color w:val="000000" w:themeColor="text1"/>
        </w:rPr>
        <w:t>16-hour fast</w:t>
      </w:r>
      <w:r w:rsidR="00873530" w:rsidRPr="006902F6">
        <w:rPr>
          <w:color w:val="000000" w:themeColor="text1"/>
        </w:rPr>
        <w:t xml:space="preserve">. </w:t>
      </w:r>
      <w:r w:rsidR="00B36EF4">
        <w:rPr>
          <w:color w:val="000000" w:themeColor="text1"/>
        </w:rPr>
        <w:t>D</w:t>
      </w:r>
      <w:r w:rsidR="006B18E4" w:rsidRPr="006902F6">
        <w:rPr>
          <w:color w:val="000000" w:themeColor="text1"/>
        </w:rPr>
        <w:t>examethasone</w:t>
      </w:r>
      <w:r w:rsidR="00627CF3" w:rsidRPr="006902F6">
        <w:rPr>
          <w:color w:val="000000" w:themeColor="text1"/>
        </w:rPr>
        <w:t xml:space="preserve"> treatment</w:t>
      </w:r>
      <w:r w:rsidR="006B18E4" w:rsidRPr="006902F6">
        <w:rPr>
          <w:color w:val="000000" w:themeColor="text1"/>
        </w:rPr>
        <w:t xml:space="preserve"> led to</w:t>
      </w:r>
      <w:r w:rsidR="00E933DE" w:rsidRPr="006902F6">
        <w:rPr>
          <w:color w:val="000000" w:themeColor="text1"/>
        </w:rPr>
        <w:t xml:space="preserve"> </w:t>
      </w:r>
      <w:r w:rsidR="006B18E4" w:rsidRPr="006902F6">
        <w:rPr>
          <w:color w:val="000000" w:themeColor="text1"/>
        </w:rPr>
        <w:t>increases in</w:t>
      </w:r>
      <w:r w:rsidR="004B3A2E">
        <w:rPr>
          <w:color w:val="000000" w:themeColor="text1"/>
        </w:rPr>
        <w:t xml:space="preserve"> glycerol in</w:t>
      </w:r>
      <w:r w:rsidR="00A2566C" w:rsidRPr="006902F6">
        <w:rPr>
          <w:color w:val="000000" w:themeColor="text1"/>
        </w:rPr>
        <w:t xml:space="preserve"> </w:t>
      </w:r>
      <w:r w:rsidR="00467863" w:rsidRPr="006902F6">
        <w:rPr>
          <w:color w:val="000000" w:themeColor="text1"/>
        </w:rPr>
        <w:t xml:space="preserve">the fed </w:t>
      </w:r>
      <w:r w:rsidR="00A2566C" w:rsidRPr="006902F6">
        <w:rPr>
          <w:color w:val="000000" w:themeColor="text1"/>
        </w:rPr>
        <w:t>(</w:t>
      </w:r>
      <w:r w:rsidR="00467863" w:rsidRPr="006902F6">
        <w:rPr>
          <w:color w:val="000000" w:themeColor="text1"/>
        </w:rPr>
        <w:t>2.9 fold</w:t>
      </w:r>
      <w:r w:rsidR="00A2566C" w:rsidRPr="006902F6">
        <w:rPr>
          <w:color w:val="000000" w:themeColor="text1"/>
        </w:rPr>
        <w:t>), fasted (</w:t>
      </w:r>
      <w:r w:rsidR="00467863" w:rsidRPr="006902F6">
        <w:rPr>
          <w:color w:val="000000" w:themeColor="text1"/>
        </w:rPr>
        <w:t>1.5</w:t>
      </w:r>
      <w:r w:rsidR="00001E0D" w:rsidRPr="006902F6">
        <w:rPr>
          <w:color w:val="000000" w:themeColor="text1"/>
        </w:rPr>
        <w:t xml:space="preserve"> fold</w:t>
      </w:r>
      <w:r w:rsidR="00A2566C" w:rsidRPr="006902F6">
        <w:rPr>
          <w:color w:val="000000" w:themeColor="text1"/>
        </w:rPr>
        <w:t xml:space="preserve">) and </w:t>
      </w:r>
      <w:r w:rsidR="00001E0D" w:rsidRPr="006902F6">
        <w:rPr>
          <w:color w:val="000000" w:themeColor="text1"/>
        </w:rPr>
        <w:t>isoproterenol-</w:t>
      </w:r>
      <w:r w:rsidR="00A2566C" w:rsidRPr="006902F6">
        <w:rPr>
          <w:color w:val="000000" w:themeColor="text1"/>
        </w:rPr>
        <w:t>stimulated (</w:t>
      </w:r>
      <w:r w:rsidR="00467863" w:rsidRPr="006902F6">
        <w:rPr>
          <w:color w:val="000000" w:themeColor="text1"/>
        </w:rPr>
        <w:t>1.4</w:t>
      </w:r>
      <w:r w:rsidR="00001E0D" w:rsidRPr="006902F6">
        <w:rPr>
          <w:color w:val="000000" w:themeColor="text1"/>
        </w:rPr>
        <w:t xml:space="preserve"> fold</w:t>
      </w:r>
      <w:r w:rsidR="0080042C">
        <w:rPr>
          <w:color w:val="000000" w:themeColor="text1"/>
        </w:rPr>
        <w:t xml:space="preserve">) </w:t>
      </w:r>
      <w:r w:rsidR="00467863" w:rsidRPr="006902F6">
        <w:rPr>
          <w:color w:val="000000" w:themeColor="text1"/>
        </w:rPr>
        <w:t>conditions</w:t>
      </w:r>
      <w:r w:rsidR="0080042C" w:rsidRPr="0080042C">
        <w:rPr>
          <w:color w:val="000000" w:themeColor="text1"/>
        </w:rPr>
        <w:t xml:space="preserve"> </w:t>
      </w:r>
      <w:r w:rsidR="0080042C">
        <w:rPr>
          <w:color w:val="000000" w:themeColor="text1"/>
        </w:rPr>
        <w:t>(</w:t>
      </w:r>
      <w:r w:rsidR="0080042C" w:rsidRPr="006902F6">
        <w:rPr>
          <w:color w:val="000000" w:themeColor="text1"/>
        </w:rPr>
        <w:t>p&lt;0.05</w:t>
      </w:r>
      <w:r w:rsidR="0080042C">
        <w:rPr>
          <w:color w:val="000000" w:themeColor="text1"/>
        </w:rPr>
        <w:t xml:space="preserve"> for </w:t>
      </w:r>
      <w:r w:rsidR="0080042C" w:rsidRPr="006902F6">
        <w:rPr>
          <w:color w:val="000000" w:themeColor="text1"/>
        </w:rPr>
        <w:t xml:space="preserve">all </w:t>
      </w:r>
      <w:r w:rsidR="0080042C">
        <w:rPr>
          <w:color w:val="000000" w:themeColor="text1"/>
        </w:rPr>
        <w:t>pairwise comparisons</w:t>
      </w:r>
      <w:r w:rsidR="0080042C" w:rsidRPr="006902F6">
        <w:rPr>
          <w:color w:val="000000" w:themeColor="text1"/>
        </w:rPr>
        <w:t>)</w:t>
      </w:r>
      <w:r w:rsidR="00467863" w:rsidRPr="006902F6">
        <w:rPr>
          <w:color w:val="000000" w:themeColor="text1"/>
        </w:rPr>
        <w:t xml:space="preserve">, </w:t>
      </w:r>
      <w:r w:rsidR="00C47964" w:rsidRPr="006902F6">
        <w:rPr>
          <w:color w:val="000000" w:themeColor="text1"/>
        </w:rPr>
        <w:t>indicating</w:t>
      </w:r>
      <w:r w:rsidR="00DD7567" w:rsidRPr="006902F6">
        <w:rPr>
          <w:color w:val="000000" w:themeColor="text1"/>
        </w:rPr>
        <w:t xml:space="preserve"> </w:t>
      </w:r>
      <w:r w:rsidR="00467863" w:rsidRPr="006902F6">
        <w:rPr>
          <w:color w:val="000000" w:themeColor="text1"/>
        </w:rPr>
        <w:t xml:space="preserve">that </w:t>
      </w:r>
      <w:r w:rsidR="00DD7567" w:rsidRPr="006902F6">
        <w:rPr>
          <w:color w:val="000000" w:themeColor="text1"/>
        </w:rPr>
        <w:t>dexamethasone enhances basal and stimulated</w:t>
      </w:r>
      <w:r w:rsidR="00C47964" w:rsidRPr="006902F6">
        <w:rPr>
          <w:color w:val="000000" w:themeColor="text1"/>
        </w:rPr>
        <w:t xml:space="preserve"> </w:t>
      </w:r>
      <w:r w:rsidR="00C26456" w:rsidRPr="006902F6">
        <w:rPr>
          <w:color w:val="000000" w:themeColor="text1"/>
        </w:rPr>
        <w:t>lipolysis</w:t>
      </w:r>
      <w:r w:rsidR="00DD7567" w:rsidRPr="006902F6">
        <w:rPr>
          <w:color w:val="000000" w:themeColor="text1"/>
        </w:rPr>
        <w:t xml:space="preserve"> </w:t>
      </w:r>
      <w:r w:rsidR="00DD7567" w:rsidRPr="006902F6">
        <w:rPr>
          <w:i/>
          <w:color w:val="000000" w:themeColor="text1"/>
        </w:rPr>
        <w:t>in vivo</w:t>
      </w:r>
      <w:r w:rsidR="00A7294B" w:rsidRPr="006902F6">
        <w:rPr>
          <w:color w:val="000000" w:themeColor="text1"/>
        </w:rPr>
        <w:t xml:space="preserve"> in </w:t>
      </w:r>
      <w:r w:rsidR="00467863" w:rsidRPr="006902F6">
        <w:rPr>
          <w:color w:val="000000" w:themeColor="text1"/>
        </w:rPr>
        <w:t xml:space="preserve">chow-fed </w:t>
      </w:r>
      <w:r w:rsidR="00A7294B" w:rsidRPr="006902F6">
        <w:rPr>
          <w:color w:val="000000" w:themeColor="text1"/>
        </w:rPr>
        <w:t>mice</w:t>
      </w:r>
      <w:r w:rsidR="004E70A0" w:rsidRPr="006902F6">
        <w:rPr>
          <w:color w:val="000000" w:themeColor="text1"/>
        </w:rPr>
        <w:t>.</w:t>
      </w:r>
      <w:r w:rsidR="0097462F" w:rsidRPr="006902F6">
        <w:rPr>
          <w:color w:val="000000" w:themeColor="text1"/>
        </w:rPr>
        <w:t xml:space="preserve"> </w:t>
      </w:r>
      <w:r w:rsidR="00D473FD" w:rsidRPr="006902F6">
        <w:rPr>
          <w:color w:val="000000" w:themeColor="text1"/>
        </w:rPr>
        <w:t>Consistent with these</w:t>
      </w:r>
      <w:r w:rsidR="006066A2" w:rsidRPr="006902F6">
        <w:rPr>
          <w:color w:val="000000" w:themeColor="text1"/>
        </w:rPr>
        <w:t xml:space="preserve"> findings, </w:t>
      </w:r>
      <w:r w:rsidR="006C62DC" w:rsidRPr="006902F6">
        <w:rPr>
          <w:color w:val="000000" w:themeColor="text1"/>
        </w:rPr>
        <w:t xml:space="preserve">mRNA </w:t>
      </w:r>
      <w:r w:rsidR="006066A2" w:rsidRPr="006902F6">
        <w:rPr>
          <w:color w:val="000000" w:themeColor="text1"/>
        </w:rPr>
        <w:t xml:space="preserve">analysis </w:t>
      </w:r>
      <w:r w:rsidR="006C62DC" w:rsidRPr="006902F6">
        <w:rPr>
          <w:color w:val="000000" w:themeColor="text1"/>
        </w:rPr>
        <w:t xml:space="preserve">from </w:t>
      </w:r>
      <w:r w:rsidR="006066A2" w:rsidRPr="006902F6">
        <w:rPr>
          <w:color w:val="000000" w:themeColor="text1"/>
        </w:rPr>
        <w:t xml:space="preserve">iWAT </w:t>
      </w:r>
      <w:r w:rsidR="006C62DC" w:rsidRPr="006902F6">
        <w:rPr>
          <w:color w:val="000000" w:themeColor="text1"/>
        </w:rPr>
        <w:t xml:space="preserve">of these mice </w:t>
      </w:r>
      <w:r w:rsidR="00001E0D" w:rsidRPr="006902F6">
        <w:rPr>
          <w:color w:val="000000" w:themeColor="text1"/>
        </w:rPr>
        <w:t xml:space="preserve">showed </w:t>
      </w:r>
      <w:r w:rsidR="006066A2" w:rsidRPr="006902F6">
        <w:rPr>
          <w:color w:val="000000" w:themeColor="text1"/>
        </w:rPr>
        <w:t xml:space="preserve">an upregulation of </w:t>
      </w:r>
      <w:r w:rsidR="006066A2" w:rsidRPr="006902F6">
        <w:rPr>
          <w:i/>
          <w:color w:val="000000" w:themeColor="text1"/>
        </w:rPr>
        <w:t>Pnpla2</w:t>
      </w:r>
      <w:r w:rsidR="006066A2" w:rsidRPr="006902F6">
        <w:rPr>
          <w:color w:val="000000" w:themeColor="text1"/>
        </w:rPr>
        <w:t xml:space="preserve"> transcripts in the dexamethasone-treated mice compared to controls (</w:t>
      </w:r>
      <w:r w:rsidR="0063145C" w:rsidRPr="006902F6">
        <w:rPr>
          <w:color w:val="000000" w:themeColor="text1"/>
        </w:rPr>
        <w:t xml:space="preserve">2.1 </w:t>
      </w:r>
      <w:r w:rsidR="00001E0D" w:rsidRPr="006902F6">
        <w:rPr>
          <w:color w:val="000000" w:themeColor="text1"/>
        </w:rPr>
        <w:t>fold</w:t>
      </w:r>
      <w:r w:rsidR="0063145C" w:rsidRPr="006902F6">
        <w:rPr>
          <w:color w:val="000000" w:themeColor="text1"/>
        </w:rPr>
        <w:t>, p=</w:t>
      </w:r>
      <w:r w:rsidR="00E66FF0" w:rsidRPr="006902F6">
        <w:rPr>
          <w:color w:val="000000" w:themeColor="text1"/>
        </w:rPr>
        <w:t>0.016</w:t>
      </w:r>
      <w:r w:rsidR="00001E0D" w:rsidRPr="006902F6">
        <w:rPr>
          <w:color w:val="000000" w:themeColor="text1"/>
        </w:rPr>
        <w:t xml:space="preserve">; </w:t>
      </w:r>
      <w:r w:rsidR="006066A2" w:rsidRPr="006902F6">
        <w:rPr>
          <w:color w:val="000000" w:themeColor="text1"/>
        </w:rPr>
        <w:t xml:space="preserve">Figure 4F). </w:t>
      </w:r>
    </w:p>
    <w:p w14:paraId="2E9B91B2" w14:textId="77777777" w:rsidR="00A87023" w:rsidRDefault="00A87023" w:rsidP="00E13216">
      <w:pPr>
        <w:spacing w:line="480" w:lineRule="auto"/>
        <w:rPr>
          <w:color w:val="000000" w:themeColor="text1"/>
        </w:rPr>
      </w:pPr>
    </w:p>
    <w:p w14:paraId="4E33D16B" w14:textId="75E9B22D" w:rsidR="00472706" w:rsidRPr="006902F6" w:rsidRDefault="00A87023" w:rsidP="00E13216">
      <w:pPr>
        <w:spacing w:line="480" w:lineRule="auto"/>
        <w:rPr>
          <w:color w:val="000000" w:themeColor="text1"/>
        </w:rPr>
      </w:pPr>
      <w:r>
        <w:rPr>
          <w:color w:val="000000" w:themeColor="text1"/>
        </w:rPr>
        <w:t>To understand how diet-induced obesity alters dexamethasone-induced lipolysis, we</w:t>
      </w:r>
      <w:r w:rsidR="00271BB3" w:rsidRPr="006902F6">
        <w:rPr>
          <w:color w:val="000000" w:themeColor="text1"/>
        </w:rPr>
        <w:t xml:space="preserve"> </w:t>
      </w:r>
      <w:r w:rsidR="00C922C0">
        <w:rPr>
          <w:color w:val="000000" w:themeColor="text1"/>
        </w:rPr>
        <w:t xml:space="preserve">next </w:t>
      </w:r>
      <w:r w:rsidR="000F63EF">
        <w:rPr>
          <w:color w:val="000000" w:themeColor="text1"/>
        </w:rPr>
        <w:t>quantified</w:t>
      </w:r>
      <w:r w:rsidR="000F63EF" w:rsidRPr="006902F6">
        <w:rPr>
          <w:color w:val="000000" w:themeColor="text1"/>
        </w:rPr>
        <w:t xml:space="preserve"> </w:t>
      </w:r>
      <w:r w:rsidR="006E4F40" w:rsidRPr="006902F6">
        <w:rPr>
          <w:color w:val="000000" w:themeColor="text1"/>
        </w:rPr>
        <w:t xml:space="preserve">serum glycerol </w:t>
      </w:r>
      <w:r w:rsidR="007A03AD">
        <w:rPr>
          <w:color w:val="000000" w:themeColor="text1"/>
        </w:rPr>
        <w:t xml:space="preserve">concentrations </w:t>
      </w:r>
      <w:r w:rsidR="00C922C0">
        <w:rPr>
          <w:color w:val="000000" w:themeColor="text1"/>
        </w:rPr>
        <w:t>in our HFD/NCD fed mice</w:t>
      </w:r>
      <w:r w:rsidR="006E4F40" w:rsidRPr="006902F6">
        <w:rPr>
          <w:color w:val="000000" w:themeColor="text1"/>
        </w:rPr>
        <w:t xml:space="preserve"> (Figure 5A). We observed a nearly two</w:t>
      </w:r>
      <w:r w:rsidR="00F25095" w:rsidRPr="006902F6">
        <w:rPr>
          <w:color w:val="000000" w:themeColor="text1"/>
        </w:rPr>
        <w:t>-</w:t>
      </w:r>
      <w:r w:rsidR="006E4F40" w:rsidRPr="006902F6">
        <w:rPr>
          <w:color w:val="000000" w:themeColor="text1"/>
        </w:rPr>
        <w:t xml:space="preserve">fold increase in serum glycerol levels </w:t>
      </w:r>
      <w:r w:rsidR="004763F1" w:rsidRPr="006902F6">
        <w:rPr>
          <w:color w:val="000000" w:themeColor="text1"/>
        </w:rPr>
        <w:t>by</w:t>
      </w:r>
      <w:r w:rsidR="00BA1028">
        <w:rPr>
          <w:color w:val="000000" w:themeColor="text1"/>
        </w:rPr>
        <w:t xml:space="preserve"> </w:t>
      </w:r>
      <w:r w:rsidR="004763F1" w:rsidRPr="006902F6">
        <w:rPr>
          <w:color w:val="000000" w:themeColor="text1"/>
        </w:rPr>
        <w:t>dexamethasone</w:t>
      </w:r>
      <w:r w:rsidR="00BA1028">
        <w:rPr>
          <w:color w:val="000000" w:themeColor="text1"/>
        </w:rPr>
        <w:t xml:space="preserve"> treatment</w:t>
      </w:r>
      <w:r w:rsidR="006E4F40" w:rsidRPr="006902F6">
        <w:rPr>
          <w:color w:val="000000" w:themeColor="text1"/>
        </w:rPr>
        <w:t xml:space="preserve"> in the HFD-fed animals</w:t>
      </w:r>
      <w:r w:rsidR="00B93FB7">
        <w:rPr>
          <w:color w:val="000000" w:themeColor="text1"/>
        </w:rPr>
        <w:t>,</w:t>
      </w:r>
      <w:r w:rsidR="004763F1" w:rsidRPr="006902F6">
        <w:rPr>
          <w:color w:val="000000" w:themeColor="text1"/>
        </w:rPr>
        <w:t xml:space="preserve"> </w:t>
      </w:r>
      <w:r w:rsidR="006E4F40" w:rsidRPr="006902F6">
        <w:rPr>
          <w:color w:val="000000" w:themeColor="text1"/>
        </w:rPr>
        <w:t xml:space="preserve">compared with only a 18% increase in </w:t>
      </w:r>
      <w:r w:rsidR="00271BB3" w:rsidRPr="006902F6">
        <w:rPr>
          <w:color w:val="000000" w:themeColor="text1"/>
        </w:rPr>
        <w:t xml:space="preserve">chow-fed mice </w:t>
      </w:r>
      <w:r w:rsidR="006E12A6" w:rsidRPr="006902F6">
        <w:rPr>
          <w:color w:val="000000" w:themeColor="text1"/>
        </w:rPr>
        <w:t>(</w:t>
      </w:r>
      <w:r w:rsidR="00656421" w:rsidRPr="006902F6">
        <w:rPr>
          <w:color w:val="000000" w:themeColor="text1"/>
        </w:rPr>
        <w:t>p=0.017</w:t>
      </w:r>
      <w:r w:rsidR="00C922C0">
        <w:rPr>
          <w:color w:val="000000" w:themeColor="text1"/>
        </w:rPr>
        <w:t xml:space="preserve"> for the interaction between diet and dexamethasone</w:t>
      </w:r>
      <w:r w:rsidR="00372755" w:rsidRPr="006902F6">
        <w:rPr>
          <w:color w:val="000000" w:themeColor="text1"/>
        </w:rPr>
        <w:t>).</w:t>
      </w:r>
      <w:r w:rsidR="00A32C48" w:rsidRPr="006902F6">
        <w:rPr>
          <w:color w:val="000000" w:themeColor="text1"/>
        </w:rPr>
        <w:t xml:space="preserve"> </w:t>
      </w:r>
      <w:r>
        <w:rPr>
          <w:color w:val="000000" w:themeColor="text1"/>
        </w:rPr>
        <w:t>For</w:t>
      </w:r>
      <w:r w:rsidR="000F63EF">
        <w:rPr>
          <w:color w:val="000000" w:themeColor="text1"/>
        </w:rPr>
        <w:t xml:space="preserve"> the hyperinsulinemic euglycemic clamp in the obese mice</w:t>
      </w:r>
      <w:r>
        <w:rPr>
          <w:color w:val="000000" w:themeColor="text1"/>
        </w:rPr>
        <w:t xml:space="preserve"> </w:t>
      </w:r>
      <w:r w:rsidR="000F63EF">
        <w:rPr>
          <w:color w:val="000000" w:themeColor="text1"/>
        </w:rPr>
        <w:t>there was a 40% elevation in serum basal non-esterified fatty acids (NEFA’s) in response to 3 weeks of dexamethasone treatment (p=0.004</w:t>
      </w:r>
      <w:r>
        <w:rPr>
          <w:color w:val="000000" w:themeColor="text1"/>
        </w:rPr>
        <w:t>; Figure 5B</w:t>
      </w:r>
      <w:r w:rsidR="000F63EF">
        <w:rPr>
          <w:color w:val="000000" w:themeColor="text1"/>
        </w:rPr>
        <w:t xml:space="preserve">). </w:t>
      </w:r>
      <w:r w:rsidR="00DD6FC3">
        <w:rPr>
          <w:color w:val="000000" w:themeColor="text1"/>
        </w:rPr>
        <w:t>During the insulin phase</w:t>
      </w:r>
      <w:r w:rsidR="00914AF8">
        <w:rPr>
          <w:color w:val="000000" w:themeColor="text1"/>
        </w:rPr>
        <w:t>, dexamethasone treatment attenuated the ability of insulin to suppress serum NEFA levels with insulin leading to a 7</w:t>
      </w:r>
      <w:r w:rsidR="00517A7B">
        <w:rPr>
          <w:color w:val="000000" w:themeColor="text1"/>
        </w:rPr>
        <w:t>1</w:t>
      </w:r>
      <w:r w:rsidR="00914AF8">
        <w:rPr>
          <w:color w:val="000000" w:themeColor="text1"/>
        </w:rPr>
        <w:t xml:space="preserve">% reduction in controls compared to </w:t>
      </w:r>
      <w:r w:rsidR="00517A7B">
        <w:rPr>
          <w:color w:val="000000" w:themeColor="text1"/>
        </w:rPr>
        <w:t>only a</w:t>
      </w:r>
      <w:r w:rsidR="00914AF8">
        <w:rPr>
          <w:color w:val="000000" w:themeColor="text1"/>
        </w:rPr>
        <w:t xml:space="preserve"> </w:t>
      </w:r>
      <w:r w:rsidR="00517A7B">
        <w:rPr>
          <w:color w:val="000000" w:themeColor="text1"/>
        </w:rPr>
        <w:t>48</w:t>
      </w:r>
      <w:r w:rsidR="00914AF8">
        <w:rPr>
          <w:color w:val="000000" w:themeColor="text1"/>
        </w:rPr>
        <w:t>% reduction in dexamethasone-treated mice</w:t>
      </w:r>
      <w:r w:rsidR="00CE7C8E">
        <w:rPr>
          <w:color w:val="000000" w:themeColor="text1"/>
        </w:rPr>
        <w:t xml:space="preserve"> (</w:t>
      </w:r>
      <w:r w:rsidR="00517A7B">
        <w:rPr>
          <w:color w:val="000000" w:themeColor="text1"/>
        </w:rPr>
        <w:t>p=0.058</w:t>
      </w:r>
      <w:r w:rsidR="00CE7C8E">
        <w:rPr>
          <w:color w:val="000000" w:themeColor="text1"/>
        </w:rPr>
        <w:t>)</w:t>
      </w:r>
      <w:r w:rsidR="00914AF8">
        <w:rPr>
          <w:color w:val="000000" w:themeColor="text1"/>
        </w:rPr>
        <w:t xml:space="preserve">. </w:t>
      </w:r>
      <w:r w:rsidR="00CE7C8E">
        <w:rPr>
          <w:color w:val="000000" w:themeColor="text1"/>
        </w:rPr>
        <w:t xml:space="preserve">These findings suggest that </w:t>
      </w:r>
      <w:r w:rsidR="000E6763">
        <w:rPr>
          <w:color w:val="000000" w:themeColor="text1"/>
        </w:rPr>
        <w:t xml:space="preserve">in the obese setting, </w:t>
      </w:r>
      <w:r w:rsidR="00CE7C8E">
        <w:rPr>
          <w:color w:val="000000" w:themeColor="text1"/>
        </w:rPr>
        <w:t>dexamethasone elevates lipolysis</w:t>
      </w:r>
      <w:r w:rsidR="008521E9">
        <w:rPr>
          <w:color w:val="000000" w:themeColor="text1"/>
        </w:rPr>
        <w:t xml:space="preserve"> to a greater extent</w:t>
      </w:r>
      <w:r w:rsidR="00CE7C8E">
        <w:rPr>
          <w:color w:val="000000" w:themeColor="text1"/>
        </w:rPr>
        <w:t xml:space="preserve"> </w:t>
      </w:r>
      <w:r w:rsidR="000E6763">
        <w:rPr>
          <w:color w:val="000000" w:themeColor="text1"/>
        </w:rPr>
        <w:t xml:space="preserve">and </w:t>
      </w:r>
      <w:r w:rsidR="00150226">
        <w:rPr>
          <w:color w:val="000000" w:themeColor="text1"/>
        </w:rPr>
        <w:t>attenuates the</w:t>
      </w:r>
      <w:r w:rsidR="000E6763">
        <w:rPr>
          <w:color w:val="000000" w:themeColor="text1"/>
        </w:rPr>
        <w:t xml:space="preserve"> </w:t>
      </w:r>
      <w:r w:rsidR="00150226">
        <w:rPr>
          <w:color w:val="000000" w:themeColor="text1"/>
        </w:rPr>
        <w:t xml:space="preserve">effects of </w:t>
      </w:r>
      <w:r w:rsidR="000E6763">
        <w:rPr>
          <w:color w:val="000000" w:themeColor="text1"/>
        </w:rPr>
        <w:t>insulin</w:t>
      </w:r>
      <w:r w:rsidR="00F97B10">
        <w:rPr>
          <w:color w:val="000000" w:themeColor="text1"/>
        </w:rPr>
        <w:t>.</w:t>
      </w:r>
    </w:p>
    <w:p w14:paraId="3CA18E0C" w14:textId="77777777" w:rsidR="00EA22A1" w:rsidRPr="006902F6" w:rsidRDefault="00EA22A1" w:rsidP="00E13216">
      <w:pPr>
        <w:spacing w:line="480" w:lineRule="auto"/>
        <w:rPr>
          <w:color w:val="000000" w:themeColor="text1"/>
        </w:rPr>
      </w:pPr>
    </w:p>
    <w:p w14:paraId="5E9492F1" w14:textId="66CA33A1" w:rsidR="00210C84" w:rsidRPr="006902F6" w:rsidRDefault="00A87023" w:rsidP="00E13216">
      <w:pPr>
        <w:spacing w:line="480" w:lineRule="auto"/>
        <w:rPr>
          <w:color w:val="000000" w:themeColor="text1"/>
        </w:rPr>
      </w:pPr>
      <w:r>
        <w:rPr>
          <w:color w:val="000000" w:themeColor="text1"/>
        </w:rPr>
        <w:lastRenderedPageBreak/>
        <w:t>To investigate the molecular basis for this synergistic increase in lipolysis, we</w:t>
      </w:r>
      <w:r w:rsidR="00EA22A1" w:rsidRPr="006902F6">
        <w:rPr>
          <w:color w:val="000000" w:themeColor="text1"/>
        </w:rPr>
        <w:t xml:space="preserve"> quantified mRNA and protein expression of</w:t>
      </w:r>
      <w:r w:rsidR="00001E0D" w:rsidRPr="006902F6">
        <w:rPr>
          <w:color w:val="000000" w:themeColor="text1"/>
        </w:rPr>
        <w:t xml:space="preserve"> </w:t>
      </w:r>
      <w:r w:rsidR="00250376" w:rsidRPr="006902F6">
        <w:rPr>
          <w:color w:val="000000" w:themeColor="text1"/>
        </w:rPr>
        <w:t>ATGL</w:t>
      </w:r>
      <w:r w:rsidR="00EA22A1" w:rsidRPr="006902F6">
        <w:rPr>
          <w:color w:val="000000" w:themeColor="text1"/>
        </w:rPr>
        <w:t xml:space="preserve"> in the iWAT of these mice</w:t>
      </w:r>
      <w:r w:rsidR="006E4062" w:rsidRPr="006902F6">
        <w:rPr>
          <w:color w:val="000000" w:themeColor="text1"/>
        </w:rPr>
        <w:t xml:space="preserve"> (5</w:t>
      </w:r>
      <w:r w:rsidR="006E71BA">
        <w:rPr>
          <w:color w:val="000000" w:themeColor="text1"/>
        </w:rPr>
        <w:t>C-E</w:t>
      </w:r>
      <w:r w:rsidR="006E4062" w:rsidRPr="006902F6">
        <w:rPr>
          <w:color w:val="000000" w:themeColor="text1"/>
        </w:rPr>
        <w:t>)</w:t>
      </w:r>
      <w:r w:rsidR="00EA22A1" w:rsidRPr="006902F6">
        <w:rPr>
          <w:color w:val="000000" w:themeColor="text1"/>
        </w:rPr>
        <w:t xml:space="preserve">. Consistent with the </w:t>
      </w:r>
      <w:r w:rsidR="00542DA7" w:rsidRPr="006902F6">
        <w:rPr>
          <w:color w:val="000000" w:themeColor="text1"/>
        </w:rPr>
        <w:t xml:space="preserve">hypothesis that ATGL activation could drive increased lipolysis in </w:t>
      </w:r>
      <w:r w:rsidR="00ED0E79">
        <w:rPr>
          <w:color w:val="000000" w:themeColor="text1"/>
        </w:rPr>
        <w:t>obese</w:t>
      </w:r>
      <w:r w:rsidR="00542DA7" w:rsidRPr="006902F6">
        <w:rPr>
          <w:color w:val="000000" w:themeColor="text1"/>
        </w:rPr>
        <w:t xml:space="preserve"> dexamethasone</w:t>
      </w:r>
      <w:r w:rsidR="007D1F53">
        <w:rPr>
          <w:color w:val="000000" w:themeColor="text1"/>
        </w:rPr>
        <w:t>-</w:t>
      </w:r>
      <w:r w:rsidR="00542DA7" w:rsidRPr="006902F6">
        <w:rPr>
          <w:color w:val="000000" w:themeColor="text1"/>
        </w:rPr>
        <w:t>treated mice</w:t>
      </w:r>
      <w:r w:rsidR="00EA22A1" w:rsidRPr="006902F6">
        <w:rPr>
          <w:color w:val="000000" w:themeColor="text1"/>
        </w:rPr>
        <w:t>, expression</w:t>
      </w:r>
      <w:r w:rsidR="005F037C" w:rsidRPr="006902F6">
        <w:rPr>
          <w:color w:val="000000" w:themeColor="text1"/>
        </w:rPr>
        <w:t xml:space="preserve"> of ATGL</w:t>
      </w:r>
      <w:r w:rsidR="00EA22A1" w:rsidRPr="006902F6">
        <w:rPr>
          <w:color w:val="000000" w:themeColor="text1"/>
        </w:rPr>
        <w:t xml:space="preserve"> was elevated in </w:t>
      </w:r>
      <w:r w:rsidR="00542DA7" w:rsidRPr="006902F6">
        <w:rPr>
          <w:color w:val="000000" w:themeColor="text1"/>
        </w:rPr>
        <w:t xml:space="preserve">both </w:t>
      </w:r>
      <w:r w:rsidR="00EA22A1" w:rsidRPr="006902F6">
        <w:rPr>
          <w:color w:val="000000" w:themeColor="text1"/>
        </w:rPr>
        <w:t>dexamethasone-treated groups</w:t>
      </w:r>
      <w:r w:rsidR="00542DA7" w:rsidRPr="006902F6">
        <w:rPr>
          <w:color w:val="000000" w:themeColor="text1"/>
        </w:rPr>
        <w:t xml:space="preserve">, </w:t>
      </w:r>
      <w:r w:rsidR="00001E0D" w:rsidRPr="006902F6">
        <w:rPr>
          <w:color w:val="000000" w:themeColor="text1"/>
        </w:rPr>
        <w:t>with a</w:t>
      </w:r>
      <w:r w:rsidR="00EA22A1" w:rsidRPr="006902F6">
        <w:rPr>
          <w:color w:val="000000" w:themeColor="text1"/>
        </w:rPr>
        <w:t xml:space="preserve"> significant </w:t>
      </w:r>
      <w:r w:rsidR="00001E0D" w:rsidRPr="006902F6">
        <w:rPr>
          <w:color w:val="000000" w:themeColor="text1"/>
        </w:rPr>
        <w:t xml:space="preserve">synergistic effect </w:t>
      </w:r>
      <w:r w:rsidR="00EA22A1" w:rsidRPr="006902F6">
        <w:rPr>
          <w:color w:val="000000" w:themeColor="text1"/>
        </w:rPr>
        <w:t xml:space="preserve">of </w:t>
      </w:r>
      <w:r w:rsidR="00F972F3">
        <w:rPr>
          <w:color w:val="000000" w:themeColor="text1"/>
        </w:rPr>
        <w:t>dexamethasone</w:t>
      </w:r>
      <w:r w:rsidR="00A70C8F" w:rsidRPr="006902F6">
        <w:rPr>
          <w:color w:val="000000" w:themeColor="text1"/>
        </w:rPr>
        <w:t xml:space="preserve"> </w:t>
      </w:r>
      <w:r w:rsidR="00EA22A1" w:rsidRPr="006902F6">
        <w:rPr>
          <w:color w:val="000000" w:themeColor="text1"/>
        </w:rPr>
        <w:t xml:space="preserve">and </w:t>
      </w:r>
      <w:r w:rsidR="00001E0D" w:rsidRPr="006902F6">
        <w:rPr>
          <w:color w:val="000000" w:themeColor="text1"/>
        </w:rPr>
        <w:t xml:space="preserve">obesity </w:t>
      </w:r>
      <w:r w:rsidR="006E4062" w:rsidRPr="006902F6">
        <w:rPr>
          <w:color w:val="000000" w:themeColor="text1"/>
        </w:rPr>
        <w:t xml:space="preserve">at the transcript </w:t>
      </w:r>
      <w:r w:rsidR="005D752F" w:rsidRPr="006902F6">
        <w:rPr>
          <w:color w:val="000000" w:themeColor="text1"/>
        </w:rPr>
        <w:t xml:space="preserve">(p=0.02) </w:t>
      </w:r>
      <w:r w:rsidR="006E4062" w:rsidRPr="006902F6">
        <w:rPr>
          <w:color w:val="000000" w:themeColor="text1"/>
        </w:rPr>
        <w:t>and protein</w:t>
      </w:r>
      <w:r w:rsidR="005D752F" w:rsidRPr="006902F6">
        <w:rPr>
          <w:color w:val="000000" w:themeColor="text1"/>
        </w:rPr>
        <w:t xml:space="preserve"> (p=</w:t>
      </w:r>
      <w:r w:rsidR="00354C68" w:rsidRPr="006902F6">
        <w:rPr>
          <w:color w:val="000000" w:themeColor="text1"/>
        </w:rPr>
        <w:t>0.0</w:t>
      </w:r>
      <w:r w:rsidR="00BD529C">
        <w:rPr>
          <w:color w:val="000000" w:themeColor="text1"/>
        </w:rPr>
        <w:t>43</w:t>
      </w:r>
      <w:r w:rsidR="00354C68" w:rsidRPr="006902F6">
        <w:rPr>
          <w:color w:val="000000" w:themeColor="text1"/>
        </w:rPr>
        <w:t>)</w:t>
      </w:r>
      <w:r w:rsidR="006E4062" w:rsidRPr="006902F6">
        <w:rPr>
          <w:color w:val="000000" w:themeColor="text1"/>
        </w:rPr>
        <w:t xml:space="preserve"> level</w:t>
      </w:r>
      <w:r w:rsidR="004B7FA0" w:rsidRPr="006902F6">
        <w:rPr>
          <w:color w:val="000000" w:themeColor="text1"/>
        </w:rPr>
        <w:t>s</w:t>
      </w:r>
      <w:r w:rsidR="00250376" w:rsidRPr="006902F6">
        <w:rPr>
          <w:color w:val="000000" w:themeColor="text1"/>
        </w:rPr>
        <w:t xml:space="preserve">. </w:t>
      </w:r>
      <w:r w:rsidR="00EA22A1" w:rsidRPr="006902F6">
        <w:rPr>
          <w:color w:val="000000" w:themeColor="text1"/>
        </w:rPr>
        <w:t>These d</w:t>
      </w:r>
      <w:r w:rsidR="00DD385B" w:rsidRPr="006902F6">
        <w:rPr>
          <w:color w:val="000000" w:themeColor="text1"/>
        </w:rPr>
        <w:t xml:space="preserve">ata </w:t>
      </w:r>
      <w:r w:rsidR="001D224D" w:rsidRPr="006902F6">
        <w:rPr>
          <w:color w:val="000000" w:themeColor="text1"/>
        </w:rPr>
        <w:t xml:space="preserve">support the hypothesis </w:t>
      </w:r>
      <w:r w:rsidR="00DD385B" w:rsidRPr="006902F6">
        <w:rPr>
          <w:color w:val="000000" w:themeColor="text1"/>
        </w:rPr>
        <w:t>that glucocorticoid-stimulated lipolysis</w:t>
      </w:r>
      <w:r w:rsidR="005F037C" w:rsidRPr="006902F6">
        <w:rPr>
          <w:color w:val="000000" w:themeColor="text1"/>
        </w:rPr>
        <w:t xml:space="preserve"> </w:t>
      </w:r>
      <w:r w:rsidR="001D224D" w:rsidRPr="006902F6">
        <w:rPr>
          <w:color w:val="000000" w:themeColor="text1"/>
        </w:rPr>
        <w:t>is</w:t>
      </w:r>
      <w:r w:rsidR="00EA22A1" w:rsidRPr="006902F6">
        <w:rPr>
          <w:color w:val="000000" w:themeColor="text1"/>
        </w:rPr>
        <w:t xml:space="preserve"> augmented in the context of obesity</w:t>
      </w:r>
      <w:r w:rsidR="00001E0D" w:rsidRPr="006902F6">
        <w:rPr>
          <w:color w:val="000000" w:themeColor="text1"/>
        </w:rPr>
        <w:t xml:space="preserve">, potentially via increased transactivation of </w:t>
      </w:r>
      <w:r w:rsidR="00001E0D" w:rsidRPr="006902F6">
        <w:rPr>
          <w:i/>
          <w:color w:val="000000" w:themeColor="text1"/>
        </w:rPr>
        <w:t>Pnpla2</w:t>
      </w:r>
      <w:r w:rsidR="00001E0D" w:rsidRPr="006902F6">
        <w:rPr>
          <w:color w:val="000000" w:themeColor="text1"/>
        </w:rPr>
        <w:t>/ATGL</w:t>
      </w:r>
      <w:r w:rsidR="00EA22A1" w:rsidRPr="006902F6">
        <w:rPr>
          <w:color w:val="000000" w:themeColor="text1"/>
        </w:rPr>
        <w:t>.</w:t>
      </w:r>
    </w:p>
    <w:p w14:paraId="6D5F8A50" w14:textId="77777777" w:rsidR="00EF55F2" w:rsidRDefault="00EF55F2" w:rsidP="00EA22A1">
      <w:pPr>
        <w:rPr>
          <w:color w:val="000000" w:themeColor="text1"/>
        </w:rPr>
      </w:pPr>
    </w:p>
    <w:p w14:paraId="04A98151" w14:textId="2FE1EFDE" w:rsidR="00A73F99" w:rsidRDefault="00A73F99" w:rsidP="005A20F7">
      <w:pPr>
        <w:outlineLvl w:val="0"/>
        <w:rPr>
          <w:b/>
          <w:color w:val="000000" w:themeColor="text1"/>
          <w:sz w:val="36"/>
          <w:u w:val="single"/>
        </w:rPr>
      </w:pPr>
      <w:r w:rsidRPr="006902F6">
        <w:rPr>
          <w:b/>
          <w:color w:val="000000" w:themeColor="text1"/>
          <w:sz w:val="36"/>
          <w:u w:val="single"/>
        </w:rPr>
        <w:t>Discussion</w:t>
      </w:r>
    </w:p>
    <w:p w14:paraId="6AB13716" w14:textId="77777777" w:rsidR="00930055" w:rsidRPr="006902F6" w:rsidRDefault="00930055" w:rsidP="005A20F7">
      <w:pPr>
        <w:outlineLvl w:val="0"/>
        <w:rPr>
          <w:b/>
          <w:color w:val="000000" w:themeColor="text1"/>
          <w:sz w:val="36"/>
          <w:u w:val="single"/>
        </w:rPr>
      </w:pPr>
    </w:p>
    <w:p w14:paraId="5D434CBE" w14:textId="053BFDC8" w:rsidR="00DB62D5" w:rsidRPr="006902F6" w:rsidRDefault="00DF2698" w:rsidP="00E13216">
      <w:pPr>
        <w:spacing w:line="480" w:lineRule="auto"/>
        <w:rPr>
          <w:color w:val="000000" w:themeColor="text1"/>
        </w:rPr>
      </w:pPr>
      <w:r w:rsidRPr="006902F6">
        <w:rPr>
          <w:color w:val="000000" w:themeColor="text1"/>
        </w:rPr>
        <w:t xml:space="preserve">Chronic glucocorticoid </w:t>
      </w:r>
      <w:r w:rsidR="00AE79F4" w:rsidRPr="006902F6">
        <w:rPr>
          <w:color w:val="000000" w:themeColor="text1"/>
        </w:rPr>
        <w:t>elevations</w:t>
      </w:r>
      <w:r w:rsidRPr="006902F6">
        <w:rPr>
          <w:color w:val="000000" w:themeColor="text1"/>
        </w:rPr>
        <w:t xml:space="preserve"> </w:t>
      </w:r>
      <w:r w:rsidR="00AE79F4" w:rsidRPr="006902F6">
        <w:rPr>
          <w:color w:val="000000" w:themeColor="text1"/>
        </w:rPr>
        <w:t>are</w:t>
      </w:r>
      <w:r w:rsidRPr="006902F6">
        <w:rPr>
          <w:color w:val="000000" w:themeColor="text1"/>
        </w:rPr>
        <w:t xml:space="preserve"> associated with co-morbidities such as increased fat mass</w:t>
      </w:r>
      <w:r w:rsidR="00B92FF3" w:rsidRPr="006902F6">
        <w:rPr>
          <w:color w:val="000000" w:themeColor="text1"/>
        </w:rPr>
        <w:t xml:space="preserve"> </w:t>
      </w:r>
      <w:r w:rsidR="00B92FF3"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"Abad", "given" : "Veronica", "non-dropping-particle" : "", "parse-names" : false, "suffix" : "" }, { "dropping-particle" : "", "family" : "Chrousos", "given" : "George P", "non-dropping-particle" : "", "parse-names" : false, "suffix" : "" }, { "dropping-particle" : "", "family" : "Reynolds", "given" : "James C", "non-dropping-particle" : "", "parse-names" : false, "suffix" : "" }, { "dropping-particle" : "", "family" : "Nieman", "given" : "Lynnette K", "non-dropping-particle" : "", "parse-names" : false, "suffix" : "" }, { "dropping-particle" : "", "family" : "Hill", "given" : "Suvimol C", "non-dropping-particle" : "", "parse-names" : false, "suffix" : "" }, { "dropping-particle" : "", "family" : "Weinstein", "given" : "Robert S", "non-dropping-particle" : "", "parse-names" : false, "suffix" : "" }, { "dropping-particle" : "", "family" : "Leong", "given" : "Gary M", "non-dropping-particle" : "", "parse-names" : false, "suffix" : "" } ], "id" : "ITEM-2", "issue" : "10", "issued" : { "date-parts" : [ [ "2001" ] ] }, "page" : "1879-1885", "title" : "Glucocorticoid Excess During Adolescence Leads to a Major Persistent Deficit in Bone Mass and an Increase in Central Body Fat", "type" : "article-journal", "volume" : "16" }, "uris" : [ "http://www.mendeley.com/documents/?uuid=6e1eac4a-e9c8-40af-b8e1-6941914e2ee5", "http://www.mendeley.com/documents/?uuid=1646e54b-c9cf-4a27-897d-fe3976668eb5" ] }, { "id" : "ITEM-3", "itemData" : { "DOI" : "10.1111/j.1365-2265.2010.03829.x.MRI", "author" : [ { "dropping-particle" : "", "family" : "Geer", "given" : "Eliza B", "non-dropping-particle" : "", "parse-names" : false, "suffix" : "" }, { "dropping-particle" : "", "family" : "Shen", "given" : "Wei", "non-dropping-particle" : "", "parse-names" : false, "suffix" : "" }, { "dropping-particle" : "", "family" : "Gallagher", "given" : "Dympna", "non-dropping-particle" : "", "parse-names" : false, "suffix" : "" }, { "dropping-particle" : "", "family" : "Punyanitya", "given" : "Mark", "non-dropping-particle" : "", "parse-names" : false, "suffix" : "" }, { "dropping-particle" : "", "family" : "Looker", "given" : "Helen C", "non-dropping-particle" : "", "parse-names" : false, "suffix" : "" }, { "dropping-particle" : "", "family" : "Post", "given" : "Kalmon D", "non-dropping-particle" : "", "parse-names" : false, "suffix" : "" }, { "dropping-particle" : "", "family" : "Freda", "given" : "Pamela U", "non-dropping-particle" : "", "parse-names" : false, "suffix" : "" } ], "id" : "ITEM-3", "issue" : "4", "issued" : { "date-parts" : [ [ "2011" ] ] }, "page" : "469-475", "title" : "Female Patients with Cushing \u2019 s Disease", "type" : "article-journal", "volume" : "73" }, "uris" : [ "http://www.mendeley.com/documents/?uuid=904aaa0f-e81e-497b-9af3-55d56000cd32", "http://www.mendeley.com/documents/?uuid=784b6339-e376-4958-93db-f7aed2dbad63", "http://www.mendeley.com/documents/?uuid=c7dcc969-d702-446a-90fa-833aab297198" ] } ], "mendeley" : { "formattedCitation" : "(10,12,13)", "plainTextFormattedCitation" : "(10,12,13)", "previouslyFormattedCitation" : "(Abad &lt;i&gt;et al.&lt;/i&gt; 2001; Geer &lt;i&gt;et al.&lt;/i&gt; 2011; Hochberg &lt;i&gt;et al.&lt;/i&gt; 2015)" }, "properties" : {  }, "schema" : "https://github.com/citation-style-language/schema/raw/master/csl-citation.json" }</w:instrText>
      </w:r>
      <w:r w:rsidR="00B92FF3" w:rsidRPr="006902F6">
        <w:rPr>
          <w:color w:val="000000" w:themeColor="text1"/>
        </w:rPr>
        <w:fldChar w:fldCharType="separate"/>
      </w:r>
      <w:r w:rsidR="00245EC7" w:rsidRPr="00245EC7">
        <w:rPr>
          <w:noProof/>
          <w:color w:val="000000" w:themeColor="text1"/>
        </w:rPr>
        <w:t>(10,12,13)</w:t>
      </w:r>
      <w:r w:rsidR="00B92FF3" w:rsidRPr="006902F6">
        <w:rPr>
          <w:color w:val="000000" w:themeColor="text1"/>
        </w:rPr>
        <w:fldChar w:fldCharType="end"/>
      </w:r>
      <w:r w:rsidRPr="006902F6">
        <w:rPr>
          <w:color w:val="000000" w:themeColor="text1"/>
        </w:rPr>
        <w:t>, decreased muscle mass</w:t>
      </w:r>
      <w:r w:rsidR="00B92FF3" w:rsidRPr="006902F6">
        <w:rPr>
          <w:color w:val="000000" w:themeColor="text1"/>
        </w:rPr>
        <w:t xml:space="preserve"> </w:t>
      </w:r>
      <w:r w:rsidR="00B92FF3"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"Dardevet", "given" : "Dominique", "non-dropping-particle" : "", "parse-names" : false, "suffix" : "" }, { "dropping-particle" : "", "family" : "Somet", "given" : "Claire", "non-dropping-particle" : "", "parse-names" : false, "suffix" : "" }, { "dropping-particle" : "", "family" : "Taillandier", "given" : "Daniel", "non-dropping-particle" : "", "parse-names" : false, "suffix" : "" }, { "dropping-particle" : "", "family" : "Savary", "given" : "Isabelle", "non-dropping-particle" : "", "parse-names" : false, "suffix" : "" }, { "dropping-particle" : "", "family" : "Attaix", "given" : "Didier", "non-dropping-particle" : "", "parse-names" : false, "suffix" : "" }, { "dropping-particle" : "", "family" : "Grizard", "given" : "Jean", "non-dropping-particle" : "", "parse-names" : false, "suffix" : "" } ], "container-title" : "Journal of Clinical Investigation", "id" : "ITEM-2", "issue" : "31", "issued" : { "date-parts" : [ [ "1995" ] ] }, "page" : "2113-2119", "title" : "Sensitivity and Protein Turnover Response to Glucocorticoids Are Different in Skeletal Muscle from Adult and Old Rats Lack of Regulation of the Ubiquitin-Proteasome Proteolytic Pathway in Aging", "type" : "article-journal", "volume" : "96" }, "uris" : [ "http://www.mendeley.com/documents/?uuid=d6893f3f-604c-4f81-8e6e-8104414a6e83", "http://www.mendeley.com/documents/?uuid=81bcfc2d-09c4-4cde-9365-41eda0ec82bb" ] }, { "id" : "ITEM-3", "itemData" : { "DOI" : "10.1016/j.biocel.2013.05.036", "ISSN" : "1357-2725", "author" : [ { "dropping-particle" : "", "family" : "Schakman", "given" : "O", "non-dropping-particle" : "", "parse-names" : false, "suffix" : "" }, { "dropping-particle" : "", "family" : "Kalista", "given" : "S", "non-dropping-particle" : "", "parse-names" : false, "suffix" : "" }, { "dropping-particle" : "", "family" : "Barb\u00e9", "given" : "C", "non-dropping-particle" : "", "parse-names" : false, "suffix" : "" }, { "dropping-particle" : "", "family" : "Loumaye", "given" : "A", "non-dropping-particle" : "", "parse-names" : false, "suffix" : "" }, { "dropping-particle" : "", "family" : "Thissen", "given" : "J P", "non-dropping-particle" : "", "parse-names" : false, "suffix" : "" } ], "container-title" : "International Journal of Biochemistry and Cell Biology", "id" : "ITEM-3", "issue" : "10", "issued" : { "date-parts" : [ [ "2013" ] ] }, "page" : "2163-2172", "publisher" : "Elsevier Ltd", "title" : "Glucocorticoid-induced skeletal muscle atrophy \u0b1d", "type" : "article-journal", "volume" : "45" }, "uris" : [ "http://www.mendeley.com/documents/?uuid=93edc402-3418-48b8-b1b5-ad449932c506", "http://www.mendeley.com/documents/?uuid=c967d885-e6b8-4af2-8b84-ff7cc56a2abd", "http://www.mendeley.com/documents/?uuid=f453a3a3-a345-453c-bc87-886929c354aa" ] } ], "mendeley" : { "formattedCitation" : "(9\u201311)", "plainTextFormattedCitation" : "(9\u201311)", "previouslyFormattedCitation" : "(Dardevet &lt;i&gt;et al.&lt;/i&gt; 1995; Schakman &lt;i&gt;et al.&lt;/i&gt; 2013; Hochberg &lt;i&gt;et al.&lt;/i&gt; 2015)" }, "properties" : {  }, "schema" : "https://github.com/citation-style-language/schema/raw/master/csl-citation.json" }</w:instrText>
      </w:r>
      <w:r w:rsidR="00B92FF3" w:rsidRPr="006902F6">
        <w:rPr>
          <w:color w:val="000000" w:themeColor="text1"/>
        </w:rPr>
        <w:fldChar w:fldCharType="separate"/>
      </w:r>
      <w:r w:rsidR="00245EC7" w:rsidRPr="00245EC7">
        <w:rPr>
          <w:noProof/>
          <w:color w:val="000000" w:themeColor="text1"/>
        </w:rPr>
        <w:t>(9–11)</w:t>
      </w:r>
      <w:r w:rsidR="00B92FF3" w:rsidRPr="006902F6">
        <w:rPr>
          <w:color w:val="000000" w:themeColor="text1"/>
        </w:rPr>
        <w:fldChar w:fldCharType="end"/>
      </w:r>
      <w:r w:rsidRPr="006902F6">
        <w:rPr>
          <w:color w:val="000000" w:themeColor="text1"/>
        </w:rPr>
        <w:t>, insulin resistance</w:t>
      </w:r>
      <w:r w:rsidR="00E67369" w:rsidRPr="006902F6">
        <w:rPr>
          <w:color w:val="000000" w:themeColor="text1"/>
        </w:rPr>
        <w:t xml:space="preserve"> </w:t>
      </w:r>
      <w:r w:rsidRPr="006902F6">
        <w:rPr>
          <w:color w:val="000000" w:themeColor="text1"/>
        </w:rPr>
        <w:t>and NAFLD</w:t>
      </w:r>
      <w:r w:rsidR="00A30887">
        <w:rPr>
          <w:color w:val="000000" w:themeColor="text1"/>
        </w:rPr>
        <w:t xml:space="preserve"> </w:t>
      </w:r>
      <w:r w:rsidR="00A30887">
        <w:rPr>
          <w:color w:val="000000" w:themeColor="text1"/>
        </w:rPr>
        <w:fldChar w:fldCharType="begin" w:fldLock="1"/>
      </w:r>
      <w:r w:rsidR="00245EC7">
        <w:rPr>
          <w:color w:val="000000" w:themeColor="text1"/>
        </w:rPr>
        <w:instrText>ADDIN CSL_CITATION { "citationItems" : [ { "id" : "ITEM-1", "itemData" : { "DOI" : "10.1590/1806-9282.60.01.017", "ISSN" : "0104-4230", "PMID" : "24918858", "abstract" : "Objective: This article reviews the state of the art regarding the association between glucocorticoid actions and both obesity and insulin resistance, two main features of the metabolic syndrome. Methods: A methodological assessment of the literature on PubMed and SciE-LO databases was conducted by using the following terms: stress, metabolic syn-drome, glucocorticoids, obesity, insulin resistance, hypothalamic-pituitary-adre-nal-axis and 11\u03b2-hydroxysteroid dehydrogenase. Results: Chronic stress, mainly through hypothalamic-pituitary-adrenal axis dysregulation, promotes the accumulation of visceral fat. Reciprocally, obesity promotes a systemic low-grade inflammation state, mediated by increased adi-pokine secretion, which can chronically stimulate and disturb stress system. This vicious cycle, probably initiated by visceral adipose tissue dysfunction, might be the trigger for the development of metabolic syndrome. Conclusion: Given the strong evidences linking glucocorticoid release, obe-sity and type 2 diabetes, better understanding of the mechanisms underlying this connection might be useful for prevention and treatment of the meta-bolic syndrome.", "author" : [ { "dropping-particle" : "", "family" : "Paredes", "given" : "S\u00edlvia", "non-dropping-particle" : "", "parse-names" : false, "suffix" : "" }, { "dropping-particle" : "", "family" : "Ribeiro", "given" : "Laura", "non-dropping-particle" : "", "parse-names" : false, "suffix" : "" } ], "container-title" : "Rev Assoc Med BRAs", "id" : "ITEM-1", "issue" : "1", "issued" : { "date-parts" : [ [ "2014" ] ] }, "page" : "84-92", "title" : "Cortisol: the villain in Metabolic Syndrome?", "type" : "article-journal", "volume" : "60" }, "uris" : [ "http://www.mendeley.com/documents/?uuid=87515ce1-1e21-4ef0-9df3-789a3d8a5476" ] } ], "mendeley" : { "formattedCitation" : "(1)", "plainTextFormattedCitation" : "(1)", "previouslyFormattedCitation" : "(Paredes &amp; Ribeiro 2014)" }, "properties" : {  }, "schema" : "https://github.com/citation-style-language/schema/raw/master/csl-citation.json" }</w:instrText>
      </w:r>
      <w:r w:rsidR="00A30887">
        <w:rPr>
          <w:color w:val="000000" w:themeColor="text1"/>
        </w:rPr>
        <w:fldChar w:fldCharType="separate"/>
      </w:r>
      <w:r w:rsidR="00245EC7" w:rsidRPr="00245EC7">
        <w:rPr>
          <w:noProof/>
          <w:color w:val="000000" w:themeColor="text1"/>
        </w:rPr>
        <w:t>(1)</w:t>
      </w:r>
      <w:r w:rsidR="00A30887">
        <w:rPr>
          <w:color w:val="000000" w:themeColor="text1"/>
        </w:rPr>
        <w:fldChar w:fldCharType="end"/>
      </w:r>
      <w:r w:rsidRPr="006902F6">
        <w:rPr>
          <w:color w:val="000000" w:themeColor="text1"/>
        </w:rPr>
        <w:t xml:space="preserve">. </w:t>
      </w:r>
      <w:r w:rsidR="006A32B7">
        <w:rPr>
          <w:color w:val="000000" w:themeColor="text1"/>
        </w:rPr>
        <w:t>Many of t</w:t>
      </w:r>
      <w:r w:rsidRPr="006902F6">
        <w:rPr>
          <w:color w:val="000000" w:themeColor="text1"/>
        </w:rPr>
        <w:t xml:space="preserve">hese </w:t>
      </w:r>
      <w:r w:rsidR="003A4693">
        <w:rPr>
          <w:color w:val="000000" w:themeColor="text1"/>
        </w:rPr>
        <w:t>adverse</w:t>
      </w:r>
      <w:r w:rsidRPr="006902F6">
        <w:rPr>
          <w:color w:val="000000" w:themeColor="text1"/>
        </w:rPr>
        <w:t xml:space="preserve"> effects are similar </w:t>
      </w:r>
      <w:r w:rsidR="00131055">
        <w:rPr>
          <w:color w:val="000000" w:themeColor="text1"/>
        </w:rPr>
        <w:t xml:space="preserve">to </w:t>
      </w:r>
      <w:r w:rsidRPr="006902F6">
        <w:rPr>
          <w:color w:val="000000" w:themeColor="text1"/>
        </w:rPr>
        <w:t xml:space="preserve">those seen in obesity; however, the combination of chronically elevated glucocorticoids in the context of </w:t>
      </w:r>
      <w:r w:rsidR="00A06D11" w:rsidRPr="006902F6">
        <w:rPr>
          <w:color w:val="000000" w:themeColor="text1"/>
        </w:rPr>
        <w:t xml:space="preserve">pre-existing </w:t>
      </w:r>
      <w:r w:rsidRPr="006902F6">
        <w:rPr>
          <w:color w:val="000000" w:themeColor="text1"/>
        </w:rPr>
        <w:t xml:space="preserve">obesity has not </w:t>
      </w:r>
      <w:r w:rsidR="003D114B" w:rsidRPr="006902F6">
        <w:rPr>
          <w:color w:val="000000" w:themeColor="text1"/>
        </w:rPr>
        <w:t xml:space="preserve">been </w:t>
      </w:r>
      <w:r w:rsidRPr="006902F6">
        <w:rPr>
          <w:color w:val="000000" w:themeColor="text1"/>
        </w:rPr>
        <w:t>assessed. Here</w:t>
      </w:r>
      <w:r w:rsidR="00131055">
        <w:rPr>
          <w:color w:val="000000" w:themeColor="text1"/>
        </w:rPr>
        <w:t>,</w:t>
      </w:r>
      <w:r w:rsidRPr="006902F6">
        <w:rPr>
          <w:color w:val="000000" w:themeColor="text1"/>
        </w:rPr>
        <w:t xml:space="preserve"> we show that </w:t>
      </w:r>
      <w:r w:rsidR="003A4693">
        <w:rPr>
          <w:color w:val="000000" w:themeColor="text1"/>
        </w:rPr>
        <w:t xml:space="preserve">the effects of </w:t>
      </w:r>
      <w:r w:rsidR="00DB62D5" w:rsidRPr="006902F6">
        <w:rPr>
          <w:color w:val="000000" w:themeColor="text1"/>
        </w:rPr>
        <w:t xml:space="preserve">glucocorticoid-induced </w:t>
      </w:r>
      <w:r w:rsidR="00A06D11" w:rsidRPr="006902F6">
        <w:rPr>
          <w:color w:val="000000" w:themeColor="text1"/>
        </w:rPr>
        <w:t xml:space="preserve">insulin resistance and NAFLD </w:t>
      </w:r>
      <w:r w:rsidR="00DB62D5" w:rsidRPr="006902F6">
        <w:rPr>
          <w:color w:val="000000" w:themeColor="text1"/>
        </w:rPr>
        <w:t xml:space="preserve">are </w:t>
      </w:r>
      <w:r w:rsidRPr="006902F6">
        <w:rPr>
          <w:color w:val="000000" w:themeColor="text1"/>
        </w:rPr>
        <w:t xml:space="preserve">exacerbated when </w:t>
      </w:r>
      <w:r w:rsidR="00DB62D5" w:rsidRPr="006902F6">
        <w:rPr>
          <w:color w:val="000000" w:themeColor="text1"/>
        </w:rPr>
        <w:t>paired with obesity</w:t>
      </w:r>
      <w:r w:rsidR="003A4693">
        <w:rPr>
          <w:color w:val="000000" w:themeColor="text1"/>
        </w:rPr>
        <w:t>.</w:t>
      </w:r>
    </w:p>
    <w:p w14:paraId="2412D18E" w14:textId="77777777" w:rsidR="00990237" w:rsidRDefault="00990237" w:rsidP="00E13216">
      <w:pPr>
        <w:spacing w:line="480" w:lineRule="auto"/>
        <w:rPr>
          <w:color w:val="000000" w:themeColor="text1"/>
        </w:rPr>
      </w:pPr>
    </w:p>
    <w:p w14:paraId="34AF8A1F" w14:textId="4A537565" w:rsidR="00830B0C" w:rsidRPr="006902F6" w:rsidRDefault="00A87023" w:rsidP="00E13216">
      <w:pPr>
        <w:spacing w:line="480" w:lineRule="auto"/>
        <w:rPr>
          <w:color w:val="000000" w:themeColor="text1"/>
        </w:rPr>
      </w:pPr>
      <w:r>
        <w:rPr>
          <w:color w:val="000000" w:themeColor="text1"/>
        </w:rPr>
        <w:t>We appreciate</w:t>
      </w:r>
      <w:r w:rsidR="00565B94">
        <w:rPr>
          <w:color w:val="000000" w:themeColor="text1"/>
        </w:rPr>
        <w:t xml:space="preserve"> that </w:t>
      </w:r>
      <w:r>
        <w:rPr>
          <w:color w:val="000000" w:themeColor="text1"/>
        </w:rPr>
        <w:t>glucocorticoids</w:t>
      </w:r>
      <w:r w:rsidR="00565B94">
        <w:rPr>
          <w:color w:val="000000" w:themeColor="text1"/>
        </w:rPr>
        <w:t xml:space="preserve"> </w:t>
      </w:r>
      <w:r>
        <w:rPr>
          <w:color w:val="000000" w:themeColor="text1"/>
        </w:rPr>
        <w:t>directly affect</w:t>
      </w:r>
      <w:r w:rsidR="00565B94">
        <w:rPr>
          <w:color w:val="000000" w:themeColor="text1"/>
        </w:rPr>
        <w:t xml:space="preserve"> many other tissues</w:t>
      </w:r>
      <w:r w:rsidR="003037A7">
        <w:rPr>
          <w:color w:val="000000" w:themeColor="text1"/>
        </w:rPr>
        <w:t>,</w:t>
      </w:r>
      <w:r w:rsidR="00565B94">
        <w:rPr>
          <w:color w:val="000000" w:themeColor="text1"/>
        </w:rPr>
        <w:t xml:space="preserve"> such as muscle</w:t>
      </w:r>
      <w:r w:rsidR="003037A7">
        <w:rPr>
          <w:color w:val="000000" w:themeColor="text1"/>
        </w:rPr>
        <w:t>,</w:t>
      </w:r>
      <w:r w:rsidR="00565B94">
        <w:rPr>
          <w:color w:val="000000" w:themeColor="text1"/>
        </w:rPr>
        <w:t xml:space="preserve"> </w:t>
      </w:r>
      <w:r>
        <w:rPr>
          <w:color w:val="000000" w:themeColor="text1"/>
        </w:rPr>
        <w:t xml:space="preserve">liver and the pancreas </w:t>
      </w:r>
      <w:r w:rsidR="00565B94">
        <w:rPr>
          <w:color w:val="000000" w:themeColor="text1"/>
        </w:rPr>
        <w:t>that may also influence insulin sensitivity.</w:t>
      </w:r>
      <w:r w:rsidR="00A01E7A">
        <w:rPr>
          <w:color w:val="000000" w:themeColor="text1"/>
        </w:rPr>
        <w:t xml:space="preserve"> </w:t>
      </w:r>
      <w:r>
        <w:rPr>
          <w:color w:val="000000" w:themeColor="text1"/>
        </w:rPr>
        <w:t xml:space="preserve"> In support of a central role of adipocytes, several studies demonstrate that adipocyte-specific reductions in glucocorticoid signaling being associated with improved metabolic profiles </w:t>
      </w:r>
      <w:r w:rsidRPr="006902F6">
        <w:rPr>
          <w:color w:val="000000" w:themeColor="text1"/>
        </w:rPr>
        <w:fldChar w:fldCharType="begin" w:fldLock="1"/>
      </w:r>
      <w:r w:rsidR="00245EC7">
        <w:rPr>
          <w:color w:val="000000" w:themeColor="text1"/>
        </w:rPr>
        <w:instrText>ADDIN CSL_CITATION { "citationItems" : [ { "id" : "ITEM-1", "itemData" : { "DOI" : "10.2337/db16-0381", "author" : [ { "dropping-particle" : "", "family" : "Mueller", "given" : "Kristina M", "non-dropping-particle" : "", "parse-names" : false, "suffix" : "" }, { "dropping-particle" : "", "family" : "Hartmann", "given" : "Kerstin", "non-dropping-particle" : "", "parse-names" : false, "suffix" : "" }, { "dropping-particle" : "", "family" : "Kaltenecker", "given" : "Doris", "non-dropping-particle" : "", "parse-names" : false, "suffix" : "" }, { "dropping-particle" : "", "family" : "Vettorazzi", "given" : "Sabine", "non-dropping-particle" : "", "parse-names" : false, "suffix" : "" }, { "dropping-particle" : "", "family" : "Bauer", "given" : "Mandy", "non-dropping-particle" : "", "parse-names" : false, "suffix" : "" }, { "dropping-particle" : "", "family" : "Mauser", "given" : "Lea", "non-dropping-particle" : "", "parse-names" : false, "suffix" : "" }, { "dropping-particle" : "", "family" : "Amann", "given" : "Sabine", "non-dropping-particle" : "", "parse-names" : false, "suffix" : "" }, { "dropping-particle" : "", "family" : "Jall", "given" : "Sigrid", "non-dropping-particle" : "", "parse-names" : false, "suffix" : "" }, { "dropping-particle" : "", "family" : "Fischer", "given" : "Katrin", "non-dropping-particle" : "", "parse-names" : false, "suffix" : "" }, { "dropping-particle" : "", "family" : "Esterbauer", "given" : "Harald", "non-dropping-particle" : "", "parse-names" : false, "suffix" : "" }, { "dropping-particle" : "", "family" : "M\u00fcller", "given" : "Timo D", "non-dropping-particle" : "", "parse-names" : false, "suffix" : "" }, { "dropping-particle" : "", "family" : "Tsch\u00f6p", "given" : "Matthias H", "non-dropping-particle" : "", "parse-names" : false, "suffix" : "" }, { "dropping-particle" : "", "family" : "Magnes", "given" : "Christoph", "non-dropping-particle" : "", "parse-names" : false, "suffix" : "" }, { "dropping-particle" : "", "family" : "Haybaeck", "given" : "Johannes", "non-dropping-particle" : "", "parse-names" : false, "suffix" : "" }, { "dropping-particle" : "", "family" : "Scherer", "given" : "Thomas", "non-dropping-particle" : "", "parse-names" : false, "suffix" : "" }, { "dropping-particle" : "", "family" : "Bordag", "given" : "Natalie", "non-dropping-particle" : "", "parse-names" : false, "suffix" : "" }, { "dropping-particle" : "", "family" : "Tuckermann", "given" : "Jan P", "non-dropping-particle" : "", "parse-names" : false, "suffix" : "" } ], "id" : "ITEM-1", "issue" : "February", "issued" : { "date-parts" : [ [ "2017" ] ] }, "page" : "272-286", "title" : "Adipocyte Glucocorticoid Receptor De fi ciency Attenuates Aging- and HFD-Induced Obesity and Impairs the Feeding-Fasting Transition", "type" : "article-journal", "volume" : "66" }, "uris" : [ "http://www.mendeley.com/documents/?uuid=8e015ff7-5ae7-40ac-ae88-2da61bc44160", "http://www.mendeley.com/documents/?uuid=7f9f916d-5bed-4a81-8c82-b4d3251ad228" ] }, { "id" : "ITEM-2",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"ITEM-2",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"http://www.mendeley.com/documents/?uuid=5ff19886-7e78-4a54-a358-e81ba49a53fd", "http://www.mendeley.com/documents/?uuid=8de680a4-4a06-47e7-acb1-6da774519734" ] }, { "id" : "ITEM-3", "itemData" : { "DOI" : "10.1073/pnas.1323681111", "ISSN" : "1091-6490", "PMID" : "24889609", "abstract" : "The adverse metabolic effects of prescribed and endogenous glucocorticoid (GC) excess, Cushing syndrome, create a significant health burden. We found that tissue regeneration of GCs by 11\u03b2-hydroxysteroid dehydrogenase type 1 (11\u03b2-HSD1), rather than circulating delivery, is critical to developing the phenotype of GC excess; 11\u03b2-HSD1 KO mice with circulating GC excess are protected from the glucose intolerance, hyperinsulinemia, hepatic steatosis, adiposity, hypertension, myopathy, and dermal atrophy of Cushing syndrome. Whereas liver-specific 11\u03b2-HSD1 KO mice developed a full Cushingoid phenotype, adipose-specific 11\u03b2-HSD1 KO mice were protected from hepatic steatosis and circulating fatty acid excess. These data challenge our current view of GC action, demonstrating 11\u03b2-HSD1, particularly in adipose tissue, is key to the development of the adverse metabolic profile associated with circulating GC excess, offering 11\u03b2-HSD1 inhibition as a previously unidentified approach to treat Cushing syndrome.", "author" : [ { "dropping-particle" : "", "family" : "Morgan", "given" : "Stuart A", "non-dropping-particle" : "", "parse-names" : false, "suffix" : "" }, { "dropping-particle" : "", "family" : "McCabe", "given" : "Emma L", "non-dropping-particle" : "", "parse-names" : false, "suffix" : "" }, { "dropping-particle" : "", "family" : "Gathercole", "given" : "Laura L", "non-dropping-particle" : "", "parse-names" : false, "suffix" : "" }, { "dropping-particle" : "", "family" : "Hassan-Smith", "given" : "Zaki K", "non-dropping-particle" : "", "parse-names" : false, "suffix" : "" }, { "dropping-particle" : "", "family" : "Larner", "given" : "Dean P", "non-dropping-particle" : "", "parse-names" : false, "suffix" : "" }, { "dropping-particle" : "", "family" : "Bujalska", "given" : "Iwona J", "non-dropping-particle" : "", "parse-names" : false, "suffix" : "" }, { "dropping-particle" : "", "family" : "Stewart", "given" : "Paul M", "non-dropping-particle" : "", "parse-names" : false, "suffix" : "" }, { "dropping-particle" : "", "family" : "Tomlinson", "given" : "Jeremy W", "non-dropping-particle" : "", "parse-names" : false, "suffix" : "" }, { "dropping-particle" : "", "family" : "Lavery", "given" : "Gareth G", "non-dropping-particle" : "", "parse-names" : false, "suffix" : "" } ], "container-title" : "Proceedings of the National Academy of Sciences of the United States of America", "id" : "ITEM-3", "issued" : { "date-parts" : [ [ "2014" ] ] }, "title" : "11\u03b2-HSD1 is the major regulator of the tissue-specific effects of circulating glucocorticoid excess.", "type" : "article-journal" }, "uris" : [ "http://www.mendeley.com/documents/?uuid=4f8b4883-f6d8-3bb2-b69b-540e242353a6" ] }, { "id" : "ITEM-4", "itemData" : { "DOI" : "10.1152/ajpendo.00205.2014", "ISSN" : "0193-1849", "author" : [ { "dropping-particle" : "", "family" : "Wang", "given" : "Y.", "non-dropping-particle" : "", "parse-names" : false, "suffix" : "" }, { "dropping-particle" : "", "family" : "Yan", "given" : "C.", "non-dropping-particle" : "", "parse-names" : false, "suffix" : "" }, { "dropping-particle" : "", "family" : "Liu", "given" : "L.", "non-dropping-particle" : "", "parse-names" : false, "suffix" : "" }, { "dropping-particle" : "", "family" : "Wang", "given" : "W.", "non-dropping-particle" : "", "parse-names" : false, "suffix" : "" }, { "dropping-particle" : "", "family" : "Du", "given" : "H.", "non-dropping-particle" : "", "parse-names" : false, "suffix" : "" }, { "dropping-particle" : "", "family" : "Fan", "given" : "W.", "non-dropping-particle" : "", "parse-names" : false, "suffix" : "" }, { "dropping-particle" : "", "family" : "Lutfy", "given" : "K.", "non-dropping-particle" : "", "parse-names" : false, "suffix" : "" }, { "dropping-particle" : "", "family" : "Jiang", "given" : "M.", "non-dropping-particle" : "", "parse-names" : false, "suffix" : "" }, { "dropping-particle" : "", "family" : "Friedman", "given" : "T. C.", "non-dropping-particle" : "", "parse-names" : false, "suffix" : "" }, { "dropping-particle" : "", "family" : "Liu", "given" : "Y.", "non-dropping-particle" : "", "parse-names" : false, "suffix" : "" } ], "container-title" : "AJP: Endocrinology and Metabolism", "id" : "ITEM-4", "issue" : "1", "issued" : { "date-parts" : [ [ "2014" ] ] }, "page" : "E84-E95", "title" : "11\u00a0-Hydroxysteroid dehydrogenase type 1 shRNA ameliorates glucocorticoid-induced insulin resistance and lipolysis in mouse abdominal adipose tissue", "type" : "article-journal", "volume" : "308" }, "uris" : [ "http://www.mendeley.com/documents/?uuid=96889df1-b8e8-42cb-bd37-95312d542386" ] } ], "mendeley" : { "formattedCitation" : "(20\u201323)", "plainTextFormattedCitation" : "(20\u201323)", "previouslyFormattedCitation" : "(Morgan &lt;i&gt;et al.&lt;/i&gt; 2014; Wang &lt;i&gt;et al.&lt;/i&gt; 2014; Mueller &lt;i&gt;et al.&lt;/i&gt; 2017; Shen &lt;i&gt;et al.&lt;/i&gt; 2017)"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(20–23)</w:t>
      </w:r>
      <w:r w:rsidRPr="006902F6">
        <w:rPr>
          <w:color w:val="000000" w:themeColor="text1"/>
        </w:rPr>
        <w:fldChar w:fldCharType="end"/>
      </w:r>
      <w:r>
        <w:rPr>
          <w:color w:val="000000" w:themeColor="text1"/>
        </w:rPr>
        <w:t xml:space="preserve">.  We hypothesize that </w:t>
      </w:r>
      <w:r>
        <w:rPr>
          <w:color w:val="000000" w:themeColor="text1"/>
        </w:rPr>
        <w:lastRenderedPageBreak/>
        <w:t xml:space="preserve">adipose tissue lipolysis plays a major role in dexamethasone-induced insulin resistance and hepatic steatosis, especially in the case of obesity.  </w:t>
      </w:r>
    </w:p>
    <w:p w14:paraId="6FA03CDE" w14:textId="77777777" w:rsidR="0064784B" w:rsidRDefault="0064784B" w:rsidP="00FC121E">
      <w:pPr>
        <w:spacing w:line="480" w:lineRule="auto"/>
        <w:rPr>
          <w:color w:val="000000" w:themeColor="text1"/>
        </w:rPr>
      </w:pPr>
    </w:p>
    <w:p w14:paraId="3E476322" w14:textId="68F78662" w:rsidR="00FC121E" w:rsidRPr="006902F6" w:rsidRDefault="0064784B" w:rsidP="00FC121E">
      <w:pPr>
        <w:spacing w:line="480" w:lineRule="auto"/>
        <w:rPr>
          <w:color w:val="000000" w:themeColor="text1"/>
        </w:rPr>
      </w:pPr>
      <w:r>
        <w:rPr>
          <w:color w:val="000000" w:themeColor="text1"/>
        </w:rPr>
        <w:t>Excess adiposity, such is seen in obesity</w:t>
      </w:r>
      <w:r w:rsidR="00990402">
        <w:rPr>
          <w:color w:val="000000" w:themeColor="text1"/>
        </w:rPr>
        <w:t>,</w:t>
      </w:r>
      <w:r>
        <w:rPr>
          <w:color w:val="000000" w:themeColor="text1"/>
        </w:rPr>
        <w:t xml:space="preserve"> has been associated with increased insulin resistance. </w:t>
      </w:r>
      <w:r w:rsidR="00B32E07" w:rsidRPr="006902F6">
        <w:rPr>
          <w:color w:val="000000" w:themeColor="text1"/>
        </w:rPr>
        <w:t>Previous work from our lab shows increased fat mass</w:t>
      </w:r>
      <w:r w:rsidR="000930A7" w:rsidRPr="006902F6">
        <w:rPr>
          <w:color w:val="000000" w:themeColor="text1"/>
        </w:rPr>
        <w:t xml:space="preserve"> </w:t>
      </w:r>
      <w:r w:rsidR="00B32E07" w:rsidRPr="006902F6">
        <w:rPr>
          <w:color w:val="000000" w:themeColor="text1"/>
        </w:rPr>
        <w:t>following</w:t>
      </w:r>
      <w:r w:rsidR="00B25F58" w:rsidRPr="006902F6">
        <w:rPr>
          <w:color w:val="000000" w:themeColor="text1"/>
        </w:rPr>
        <w:t xml:space="preserve"> 12 weeks of</w:t>
      </w:r>
      <w:r w:rsidR="00B32E07" w:rsidRPr="006902F6">
        <w:rPr>
          <w:color w:val="000000" w:themeColor="text1"/>
        </w:rPr>
        <w:t xml:space="preserve"> dexamethasone treatment </w:t>
      </w:r>
      <w:r w:rsidR="00B32E07"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"mendeley" : { "formattedCitation" : "(10)", "plainTextFormattedCitation" : "(10)", "previouslyFormattedCitation" : "(Hochberg &lt;i&gt;et al.&lt;/i&gt; 2015)" }, "properties" : {  }, "schema" : "https://github.com/citation-style-language/schema/raw/master/csl-citation.json" }</w:instrText>
      </w:r>
      <w:r w:rsidR="00B32E07" w:rsidRPr="006902F6">
        <w:rPr>
          <w:color w:val="000000" w:themeColor="text1"/>
        </w:rPr>
        <w:fldChar w:fldCharType="separate"/>
      </w:r>
      <w:r w:rsidR="00245EC7" w:rsidRPr="00245EC7">
        <w:rPr>
          <w:noProof/>
          <w:color w:val="000000" w:themeColor="text1"/>
        </w:rPr>
        <w:t>(10)</w:t>
      </w:r>
      <w:r w:rsidR="00B32E07" w:rsidRPr="006902F6">
        <w:rPr>
          <w:color w:val="000000" w:themeColor="text1"/>
        </w:rPr>
        <w:fldChar w:fldCharType="end"/>
      </w:r>
      <w:r w:rsidR="00B25F58" w:rsidRPr="006902F6">
        <w:rPr>
          <w:color w:val="000000" w:themeColor="text1"/>
        </w:rPr>
        <w:t xml:space="preserve"> in </w:t>
      </w:r>
      <w:r w:rsidR="000B4036">
        <w:rPr>
          <w:color w:val="000000" w:themeColor="text1"/>
        </w:rPr>
        <w:t>lean</w:t>
      </w:r>
      <w:r w:rsidR="00B25F58" w:rsidRPr="006902F6">
        <w:rPr>
          <w:color w:val="000000" w:themeColor="text1"/>
        </w:rPr>
        <w:t xml:space="preserve"> mice</w:t>
      </w:r>
      <w:r w:rsidR="00B32E07" w:rsidRPr="006902F6">
        <w:rPr>
          <w:color w:val="000000" w:themeColor="text1"/>
        </w:rPr>
        <w:t xml:space="preserve">, </w:t>
      </w:r>
      <w:r w:rsidR="009D0623" w:rsidRPr="006902F6">
        <w:rPr>
          <w:color w:val="000000" w:themeColor="text1"/>
        </w:rPr>
        <w:t>in accordance with what others have reported</w:t>
      </w:r>
      <w:r w:rsidR="00B3692D" w:rsidRPr="006902F6">
        <w:rPr>
          <w:color w:val="000000" w:themeColor="text1"/>
        </w:rPr>
        <w:t xml:space="preserve"> </w:t>
      </w:r>
      <w:r w:rsidR="00065189" w:rsidRPr="006902F6">
        <w:rPr>
          <w:color w:val="000000" w:themeColor="text1"/>
        </w:rPr>
        <w:fldChar w:fldCharType="begin" w:fldLock="1"/>
      </w:r>
      <w:r w:rsidR="00245EC7">
        <w:rPr>
          <w:color w:val="000000" w:themeColor="text1"/>
        </w:rPr>
        <w:instrText>ADDIN CSL_CITATION { "citationItems" : [ { "id" : "ITEM-1", "itemData" : { "DOI" : "10.1016/j.ajpath.2016.11.009", "ISSN" : "0002-9440", "author" : [ { "dropping-particle" : "", "family" : "Burke", "given" : "Susan J", "non-dropping-particle" : "", "parse-names" : false, "suffix" : "" }, { "dropping-particle" : "", "family" : "Batdorf", "given" : "Heidi M", "non-dropping-particle" : "", "parse-names" : false, "suffix" : "" }, { "dropping-particle" : "", "family" : "Eder", "given" : "Adrianna E", "non-dropping-particle" : "", "parse-names" : false, "suffix" : "" }, { "dropping-particle" : "", "family" : "Karlstad", "given" : "Michael D", "non-dropping-particle" : "", "parse-names" : false, "suffix" : "" }, { "dropping-particle" : "", "family" : "Burk", "given" : "David H", "non-dropping-particle" : "", "parse-names" : false, "suffix" : "" }, { "dropping-particle" : "", "family" : "Noland", "given" : "Robert C", "non-dropping-particle" : "", "parse-names" : false, "suffix" : "" }, { "dropping-particle" : "", "family" : "Floyd", "given" : "Z Elizabeth", "non-dropping-particle" : "", "parse-names" : false, "suffix" : "" }, { "dropping-particle" : "", "family" : "Collier", "given" : "J Jason", "non-dropping-particle" : "", "parse-names" : false, "suffix" : "" } ], "container-title" : "The American Journal of Pathology", "id" : "ITEM-1", "issue" : "3", "issued" : { "date-parts" : [ [ "2017" ] ] }, "page" : "614-626", "publisher" : "American Society for Investigative Pathology", "title" : "Oral Corticosterone Administration Reduces Insulitis but Promotes Insulin Resistance and Hyperglycemia in Male Nonobese Diabetic Mice", "type" : "article-journal", "volume" : "187" }, "uris" : [ "http://www.mendeley.com/documents/?uuid=607e862b-18c4-41d9-ac73-142e4b935bbe", "http://www.mendeley.com/documents/?uuid=a93ae181-0a01-4221-8f8d-9894a51abfc3" ] } ], "mendeley" : { "formattedCitation" : "(36)", "plainTextFormattedCitation" : "(36)", "previouslyFormattedCitation" : "(Burke &lt;i&gt;et al.&lt;/i&gt; 2017)" }, "properties" : {  }, "schema" : "https://github.com/citation-style-language/schema/raw/master/csl-citation.json" }</w:instrText>
      </w:r>
      <w:r w:rsidR="00065189" w:rsidRPr="006902F6">
        <w:rPr>
          <w:color w:val="000000" w:themeColor="text1"/>
        </w:rPr>
        <w:fldChar w:fldCharType="separate"/>
      </w:r>
      <w:r w:rsidR="00245EC7" w:rsidRPr="00245EC7">
        <w:rPr>
          <w:noProof/>
          <w:color w:val="000000" w:themeColor="text1"/>
        </w:rPr>
        <w:t>(36)</w:t>
      </w:r>
      <w:r w:rsidR="00065189" w:rsidRPr="006902F6">
        <w:rPr>
          <w:color w:val="000000" w:themeColor="text1"/>
        </w:rPr>
        <w:fldChar w:fldCharType="end"/>
      </w:r>
      <w:r w:rsidR="00A852E8">
        <w:rPr>
          <w:color w:val="000000" w:themeColor="text1"/>
        </w:rPr>
        <w:t>, as well as reduced insulin sensitivity</w:t>
      </w:r>
      <w:r w:rsidR="00B32E07" w:rsidRPr="006902F6">
        <w:rPr>
          <w:color w:val="000000" w:themeColor="text1"/>
        </w:rPr>
        <w:t xml:space="preserve">. </w:t>
      </w:r>
      <w:r w:rsidR="007637C8" w:rsidRPr="006902F6">
        <w:rPr>
          <w:color w:val="000000" w:themeColor="text1"/>
        </w:rPr>
        <w:t xml:space="preserve">However, to our surprise, the glucocorticoid treatment in obese mice led to </w:t>
      </w:r>
      <w:r w:rsidR="00C922C0">
        <w:rPr>
          <w:color w:val="000000" w:themeColor="text1"/>
        </w:rPr>
        <w:t>a lipodystrophic phenotype</w:t>
      </w:r>
      <w:r w:rsidR="007B133D">
        <w:rPr>
          <w:color w:val="000000" w:themeColor="text1"/>
        </w:rPr>
        <w:t>, which indicates the disturbances in glucose homeostasis are not a result of increased fat mass</w:t>
      </w:r>
      <w:r w:rsidR="0015242A" w:rsidRPr="006902F6">
        <w:rPr>
          <w:color w:val="000000" w:themeColor="text1"/>
        </w:rPr>
        <w:t xml:space="preserve">. </w:t>
      </w:r>
      <w:r w:rsidR="003B0BCD">
        <w:rPr>
          <w:color w:val="000000" w:themeColor="text1"/>
        </w:rPr>
        <w:t>The loss in fat mass observed in the obese, dexamethasone treated mice was not due to reduced food intake, in fact these mice ate significantly more</w:t>
      </w:r>
      <w:r w:rsidR="00A87023">
        <w:rPr>
          <w:color w:val="000000" w:themeColor="text1"/>
        </w:rPr>
        <w:t xml:space="preserve"> calories per day than obese controls.  This suggests a potential increase </w:t>
      </w:r>
      <w:r w:rsidR="00CF62D7">
        <w:rPr>
          <w:color w:val="000000" w:themeColor="text1"/>
        </w:rPr>
        <w:t>in energy expenditure with the combination of obesity and dexamethasone treatment</w:t>
      </w:r>
      <w:r w:rsidR="00E4166F">
        <w:rPr>
          <w:color w:val="000000" w:themeColor="text1"/>
        </w:rPr>
        <w:t xml:space="preserve"> over time</w:t>
      </w:r>
      <w:r w:rsidR="00CF62D7">
        <w:rPr>
          <w:color w:val="000000" w:themeColor="text1"/>
        </w:rPr>
        <w:t xml:space="preserve">. </w:t>
      </w:r>
      <w:r w:rsidR="00A87023">
        <w:rPr>
          <w:color w:val="000000" w:themeColor="text1"/>
        </w:rPr>
        <w:t xml:space="preserve">This study </w:t>
      </w:r>
      <w:r w:rsidR="00FC121E" w:rsidRPr="006902F6">
        <w:rPr>
          <w:color w:val="000000" w:themeColor="text1"/>
        </w:rPr>
        <w:t xml:space="preserve">evaluated glucocorticoid treatment </w:t>
      </w:r>
      <w:r w:rsidR="00FC121E">
        <w:rPr>
          <w:color w:val="000000" w:themeColor="text1"/>
        </w:rPr>
        <w:t>in the context of diet-induced</w:t>
      </w:r>
      <w:r w:rsidR="00FC121E" w:rsidRPr="006902F6">
        <w:rPr>
          <w:color w:val="000000" w:themeColor="text1"/>
        </w:rPr>
        <w:t xml:space="preserve"> obesity; however, Riddell and colleagues have reported similar findings when </w:t>
      </w:r>
      <w:r w:rsidR="00FC121E">
        <w:rPr>
          <w:color w:val="000000" w:themeColor="text1"/>
        </w:rPr>
        <w:t>providing</w:t>
      </w:r>
      <w:r w:rsidR="00FC121E" w:rsidRPr="006902F6">
        <w:rPr>
          <w:color w:val="000000" w:themeColor="text1"/>
        </w:rPr>
        <w:t xml:space="preserve"> HFD and glucocorticoids in concert to rats, prior to the onset of obesity </w:t>
      </w:r>
      <w:r w:rsidR="00FC121E" w:rsidRPr="006902F6">
        <w:rPr>
          <w:color w:val="000000" w:themeColor="text1"/>
        </w:rPr>
        <w:fldChar w:fldCharType="begin" w:fldLock="1"/>
      </w:r>
      <w:r w:rsidR="00245EC7">
        <w:rPr>
          <w:color w:val="000000" w:themeColor="text1"/>
        </w:rPr>
        <w:instrText>ADDIN CSL_CITATION { "citationItems" : [ { "id" : "ITEM-1", "itemData" : { "DOI" : "10.1152/ajpgi.00378.2011", "author" : [ { "dropping-particle" : "", "family" : "D'souza", "given" : "Anna M", "non-dropping-particle" : "", "parse-names" : false, "suffix" : "" }, { "dropping-particle" : "", "family" : "Beaudry", "given" : "Jacqueline L", "non-dropping-particle" : "", "parse-names" : false, "suffix" : "" }, { "dropping-particle" : "", "family" : "Szigiato", "given" : "Andrei A", "non-dropping-particle" : "", "parse-names" : false, "suffix" : "" }, { "dropping-particle" : "", "family" : "Trumble", "given" : "Stephen J", "non-dropping-particle" : "", "parse-names" : false, "suffix" : "" }, { "dropping-particle" : "", "family" : "Snook", "given" : "Laelie A", "non-dropping-particle" : "", "parse-names" : false, "suffix" : "" }, { "dropping-particle" : "", "family" : "Bonen", "given" : "Arend", "non-dropping-particle" : "", "parse-names" : false, "suffix" : "" }, { "dropping-particle" : "", "family" : "Giacca", "given" : "Adria", "non-dropping-particle" : "", "parse-names" : false, "suffix" : "" }, { "dropping-particle" : "", "family" : "Riddell", "given" : "Michael C", "non-dropping-particle" : "", "parse-names" : false, "suffix" : "" } ], "container-title" : "American Journal of Physiology Gastrointestinal Liver Physiology", "id" : "ITEM-1", "issued" : { "date-parts" : [ [ "2012" ] ] }, "page" : "850-863", "title" : "Consumption of a high-fat diet rapidly exacerbates the development of fatty liver disease that occurs with chronically elevated glucocorticoids", "type" : "article-journal", "volume" : "302" }, "uris" : [ "http://www.mendeley.com/documents/?uuid=3bb1154b-2ece-40dd-80ee-28bce5164815", "http://www.mendeley.com/documents/?uuid=ed5a7e32-6184-470a-a28a-bd4fa05d171f" ] }, { "id" : "ITEM-2",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"ITEM-2", "issue" : "September", "issued" : { "date-parts" : [ [ "2013" ] ] }, "page" : "3197-3208", "title" : "Exogenous Glucocorticoids and a High-Fat Diet Cause Severe Hyperglycemia and Hyperinsulinemia and Sprague-Dawley Rats", "type" : "article-journal", "volume" : "154" }, "uris" : [ "http://www.mendeley.com/documents/?uuid=d482f80c-0d5e-47f2-bd78-0498abbc3d0d", "http://www.mendeley.com/documents/?uuid=f73d5664-8634-47e7-bba0-7afbb82d48eb" ] }, { "id" : "ITEM-3",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"ITEM-3", "issued" : { "date-parts" : [ [ "2012" ] ] }, "page" : "671-680", "title" : "A rodent model of rapid-onset diabetes induced by glucocorticoids and high-fat feeding", "type" : "article-journal", "volume" : "680" }, "uris" : [ "http://www.mendeley.com/documents/?uuid=289ee456-6801-4fcd-b01b-dd1098f2693b", "http://www.mendeley.com/documents/?uuid=07d3b5df-adb6-44b9-9360-6bbf33be3f9f", "http://www.mendeley.com/documents/?uuid=1fc03a31-79aa-4085-9412-688fb31b817f" ] } ], "mendeley" : { "formattedCitation" : "(7,8,37)", "plainTextFormattedCitation" : "(7,8,37)", "previouslyFormattedCitation" : "(D\u2019souza &lt;i&gt;et al.&lt;/i&gt; 2012; Shpilberg &lt;i&gt;et al.&lt;/i&gt; 2012; Beaudry &lt;i&gt;et al.&lt;/i&gt; 2013)" }, "properties" : {  }, "schema" : "https://github.com/citation-style-language/schema/raw/master/csl-citation.json" }</w:instrText>
      </w:r>
      <w:r w:rsidR="00FC121E" w:rsidRPr="006902F6">
        <w:rPr>
          <w:color w:val="000000" w:themeColor="text1"/>
        </w:rPr>
        <w:fldChar w:fldCharType="separate"/>
      </w:r>
      <w:r w:rsidR="00245EC7" w:rsidRPr="00245EC7">
        <w:rPr>
          <w:noProof/>
          <w:color w:val="000000" w:themeColor="text1"/>
        </w:rPr>
        <w:t>(7,8,37)</w:t>
      </w:r>
      <w:r w:rsidR="00FC121E" w:rsidRPr="006902F6">
        <w:rPr>
          <w:color w:val="000000" w:themeColor="text1"/>
        </w:rPr>
        <w:fldChar w:fldCharType="end"/>
      </w:r>
      <w:r w:rsidR="00FC121E" w:rsidRPr="006902F6">
        <w:rPr>
          <w:color w:val="000000" w:themeColor="text1"/>
        </w:rPr>
        <w:t xml:space="preserve">. </w:t>
      </w:r>
      <w:r w:rsidR="00FC121E">
        <w:rPr>
          <w:color w:val="000000" w:themeColor="text1"/>
        </w:rPr>
        <w:t>It is not clear w</w:t>
      </w:r>
      <w:r w:rsidR="00FC121E" w:rsidRPr="006902F6">
        <w:rPr>
          <w:color w:val="000000" w:themeColor="text1"/>
        </w:rPr>
        <w:t xml:space="preserve">hether diet or obesity status </w:t>
      </w:r>
      <w:r w:rsidR="00FC121E">
        <w:rPr>
          <w:color w:val="000000" w:themeColor="text1"/>
        </w:rPr>
        <w:t>have similar mechanisms causing exacerbated metabolic risk, but these interactions deserve further evaluation</w:t>
      </w:r>
      <w:r w:rsidR="00FC121E" w:rsidRPr="006902F6">
        <w:rPr>
          <w:color w:val="000000" w:themeColor="text1"/>
        </w:rPr>
        <w:t>.</w:t>
      </w:r>
    </w:p>
    <w:p w14:paraId="64B27BD3" w14:textId="77777777" w:rsidR="00FE35A0" w:rsidRPr="006902F6" w:rsidRDefault="00FE35A0" w:rsidP="00E13216">
      <w:pPr>
        <w:spacing w:line="480" w:lineRule="auto"/>
        <w:rPr>
          <w:color w:val="000000" w:themeColor="text1"/>
        </w:rPr>
      </w:pPr>
    </w:p>
    <w:p w14:paraId="59378091" w14:textId="0EEAA715" w:rsidR="00CD6325" w:rsidRPr="006902F6" w:rsidRDefault="0015242A" w:rsidP="00E13216">
      <w:pPr>
        <w:spacing w:line="480" w:lineRule="auto"/>
        <w:rPr>
          <w:color w:val="000000" w:themeColor="text1"/>
        </w:rPr>
      </w:pPr>
      <w:r w:rsidRPr="006902F6">
        <w:rPr>
          <w:color w:val="000000" w:themeColor="text1"/>
        </w:rPr>
        <w:t>Lipolysis has been linked to increased gluconeogenesis by several studies</w:t>
      </w:r>
      <w:r w:rsidR="00D646E1" w:rsidRPr="006902F6">
        <w:rPr>
          <w:color w:val="000000" w:themeColor="text1"/>
        </w:rPr>
        <w:t xml:space="preserve"> </w:t>
      </w:r>
      <w:r w:rsidR="004B21DD" w:rsidRPr="006902F6">
        <w:rPr>
          <w:color w:val="000000" w:themeColor="text1"/>
        </w:rPr>
        <w:fldChar w:fldCharType="begin" w:fldLock="1"/>
      </w:r>
      <w:r w:rsidR="00245EC7">
        <w:rPr>
          <w:color w:val="000000" w:themeColor="text1"/>
        </w:rPr>
        <w:instrText>ADDIN CSL_CITATION { "citationItems" : [ { "id" : "ITEM-1", "itemData" : { "author" : [ { "dropping-particle" : "", "family" : "Nurjhan", "given" : "Nurjahan", "non-dropping-particle" : "", "parse-names" : false, "suffix" : "" }, { "dropping-particle" : "", "family" : "Consoli", "given" : "Agostino", "non-dropping-particle" : "", "parse-names" : false, "suffix" : "" }, { "dropping-particle" : "", "family" : "Gerich", "given" : "John", "non-dropping-particle" : "", "parse-names" : false, "suffix" : "" } ], "id" : "ITEM-1", "issue" : "January", "issued" : { "date-parts" : [ [ "1992" ] ] }, "page" : "169-175", "title" : "Increased Lipolysis and Its Consequences on Gluconeogenesis in Non-insulin-dependent Diabetes Mellitus", "type" : "article-journal", "volume" : "89" }, "uris" : [ "http://www.mendeley.com/documents/?uuid=f70f6aae-30f0-4188-bb1b-7b9843e13e52", "http://www.mendeley.com/documents/?uuid=881b413a-5fef-4c27-afb6-cebaf551c658" ] }, { "id" : "ITEM-2", "itemData" : { "author" : [ { "dropping-particle" : "", "family" : "Nurjhan", "given" : "N", "non-dropping-particle" : "", "parse-names" : false, "suffix" : "" }, { "dropping-particle" : "", "family" : "Campbell", "given" : "P J", "non-dropping-particle" : "", "parse-names" : false, "suffix" : "" }, { "dropping-particle" : "", "family" : "Kennedy", "given" : "F P", "non-dropping-particle" : "", "parse-names" : false, "suffix" : "" }, { "dropping-particle" : "", "family" : "Miles", "given" : "J M", "non-dropping-particle" : "", "parse-names" : false, "suffix" : "" }, { "dropping-particle" : "", "family" : "Gerich", "given" : "J E", "non-dropping-particle" : "", "parse-names" : false, "suffix" : "" } ], "id" : "ITEM-2", "issue" : "December", "issued" : { "date-parts" : [ [ "1986" ] ] }, "page" : "1326-1331", "title" : "Insulin Dose-Response Characteristics for Suppression of Glycerol Release and Conversion to Glucose in Humans", "type" : "article-journal", "volume" : "35" }, "uris" : [ "http://www.mendeley.com/documents/?uuid=aeebe9e7-7089-4964-85ad-b26c925add38", "http://www.mendeley.com/documents/?uuid=ffdb2daf-36e5-4728-8e12-104fb230973e" ] }, { "id" : "ITEM-3", "itemData" : { "author" : [ { "dropping-particle" : "", "family" : "Perry", "given" : "Rachel J", "non-dropping-particle" : "", "parse-names" : false, "suffix" : "" }, { "dropping-particle" : "", "family" : "Peng", "given" : "Liang", "non-dropping-particle" : "", "parse-names" : false, "suffix" : "" }, { "dropping-particle" : "", "family" : "Abulizi", "given" : "Abudukadier", "non-dropping-particle" : "", "parse-names" : false, "suffix" : "" }, { "dropping-particle" : "", "family" : "Kennedy", "given" : "Lynn", "non-dropping-particle" : "", "parse-names" : false, "suffix" : "" }, { "dropping-particle" : "", "family" : "Cline", "given" : "Gary W", "non-dropping-particle" : "", "parse-names" : false, "suffix" : "" }, { "dropping-particle" : "", "family" : "Shulman", "given" : "Gerald I", "non-dropping-particle" : "", "parse-names" : false, "suffix" : "" } ], "id" : "ITEM-3", "issue" : "2", "issued" : { "date-parts" : [ [ "2017" ] ] }, "page" : "657-669", "title" : "Mechanism for leptin \u2019 s acute insulin-independent effect to reverse diabetic ketoacidosis", "type" : "article-journal", "volume" : "127" }, "uris" : [ "http://www.mendeley.com/documents/?uuid=69aae210-2ae5-4c4a-bf83-a5cfaa81a046", "http://www.mendeley.com/documents/?uuid=578103db-0dc0-4f58-8312-4f5e34646ac1" ] }, { "id" : "ITEM-4", "itemData" : { "DOI" : "10.1016/j.cell.2015.01.012.Hepatic", "author" : [ { "dropping-particle" : "", "family" : "Perry", "given" : "Rachel J", "non-dropping-particle" : "", "parse-names" : false, "suffix" : "" }, { "dropping-particle" : "", "family" : "Camporez", "given" : "Jo\u00e3o-paulo G", "non-dropping-particle" : "", "parse-names" : false, "suffix" : "" }, { "dropping-particle" : "", "family" : "Kursawe", "given" : "Romy", "non-dropping-particle" : "", "parse-names" : false, "suffix" : "" }, { "dropping-particle" : "", "family" : "Titchenell", "given" : "Paul M", "non-dropping-particle" : "", "parse-names" : false, "suffix" : "" }, { "dropping-particle" : "", "family" : "Zhang", "given" : "Dongyan", "non-dropping-particle" : "", "parse-names" : false, "suffix" : "" }, { "dropping-particle" : "", "family" : "Perry", "given" : "Curtis J", "non-dropping-particle" : "", "parse-names" : false, "suffix" : "" }, { "dropping-particle" : "", "family" : "Jurczak", "given" : "Michael J", "non-dropping-particle" : "", "parse-names" : false, "suffix" : "" }, { "dropping-particle" : "", "family" : "Abudukadier", "given" : "Abulizi", "non-dropping-particle" : "", "parse-names" : false, "suffix" : "" }, { "dropping-particle" : "", "family" : "Han", "given" : "Sook", "non-dropping-particle" : "", "parse-names" : false, "suffix" : "" }, { "dropping-particle" : "", "family" : "Zhang", "given" : "Xian-man", "non-dropping-particle" : "", "parse-names" : false, "suffix" : "" }, { "dropping-particle" : "", "family" : "Ruan", "given" : "Hai-bin", "non-dropping-particle" : "", "parse-names" : false, "suffix" : "" }, { "dropping-particle" : "", "family" : "Yang", "given" : "Xiaoyong", "non-dropping-particle" : "", "parse-names" : false, "suffix" : "" }, { "dropping-particle" : "", "family" : "Caprio", "given" : "Sonia", "non-dropping-particle" : "", "parse-names" : false, "suffix" : "" }, { "dropping-particle" : "", "family" : "Susan", "given" : "M", "non-dropping-particle" : "", "parse-names" : false, "suffix" : "" }, { "dropping-particle" : "", "family" : "Sul", "given" : "Hei Sook", "non-dropping-particle" : "", "parse-names" : false, "suffix" : "" }, { "dropping-particle" : "", "family" : "Birnbaum", "given" : "Morris J", "non-dropping-particle" : "", "parse-names" : false, "suffix" : "" }, { "dropping-particle" : "", "family" : "Davis", "given" : "Roger J", "non-dropping-particle" : "", "parse-names" : false, "suffix" : "" }, { "dropping-particle" : "", "family" : "Cline", "given" : "Gary W", "non-dropping-particle" : "", "parse-names" : false, "suffix" : "" }, { "dropping-particle" : "", "family" : "Falk", "given" : "Kitt", "non-dropping-particle" : "", "parse-names" : false, "suffix" : "" }, { "dropping-particle" : "", "family" : "Shulman", "given" : "Gerald I", "non-dropping-particle" : "", "parse-names" : false, "suffix" : "" } ], "container-title" : "Cell", "id" : "ITEM-4", "issue" : "4", "issued" : { "date-parts" : [ [ "2015" ] ] }, "page" : "745-758", "title" : "Hepatic Acetyl CoA Links Adipose Tissue Inflammation to Hepatic Insulin Resistance and Type 2 Diabetes", "type" : "article-journal", "volume" : "160" }, "uris" : [ "http://www.mendeley.com/documents/?uuid=7f2c52e1-7440-4089-b555-d63f405c6327", "http://www.mendeley.com/documents/?uuid=abab1c1c-ba35-4498-a8a9-488abee4c8f0" ] }, { "id" : "ITEM-5", "itemData" : { "DOI" : "10.1073/pnas.56.1.247", "ISSN" : "0027-8424", "PMID" : "4381783", "abstract" : "The pathway of gluconeogenesis is distinguished from that of glycolysis by several enzyme reactions which overcome the energy barriers preventing a direct reversal of glycolysis.I These reactions are* catalyzed by pyruvic carboxylase, PEP-car-boxykinase, fructose-1,6-diphosphatase, and glucose-6-phosphatase. Considerable emphasis has been placed on the possibility that control of the rate of gluconeogene-sis may be exerted at one or more of these sites since (a) the liver content of these enzymes in vivo increases after some hours or days under conditions of enhanced gluconeogenesis,2 and (b) the activities of pyruvic carboxylase and fructose-1,6-di-phosphatase are regulated by cofactor requirements in vitro. Fructose diphos-phatase is inhibited by its substrate and by AMP3' 4 while pyruvic carboxylase is activated by acetyl CoA and inhibited by ADP.6 However, proof that these sites control gluconeogenic flux in the intact liver has so far been lacking. Recently, it has been shown that fatty acids cause an immediate increase of glucose production from alanine or lactate both in liver slices6 and in the perfused rat liver.7' 8 This response is unlikely to be caused by changes of enzyme content and provides a suit-able means of studying the effect of rapidly acting control mechanisms on the glu-coneogenic enzyme sequence. In order to gain further insight into the nature of the mechanisms involved, an emulsion of oleic acid in bovine serum albumin was added to an isolated blood-free perfused rat liver preparation, and the frozen tissue analyzed for metabolic inter-mediates. Results reported here indicate that in short-term experiments, the rate of gluconeogenesis can be controlled at the glyceraldehyde-3-P dehydrogenase step by the cellular level of DPNH. Materials and Methods.-Male Wistar rats, 180-220 gm in weight, were anes-thetized with sodium pentobarbital (50 mg per kg body wt) 18-24 hr after food deprivation. The portal vein and bile duct were cannulated, with the time of hypoxia during the dissection procedure restricted to about 30 sec. The perfusion fluid was Krebs bicarbonate buffer containing 4 per cent bovine serum albumin (fraction V, Sigma Chemical Co.), 5 X 10-5M EDTA, and 10 mM L (+) alanine. This was filtered through a Millipore filter (0.45 ,.) immediately prior to use. Ini-tially, the recirculating volume of medium was 100 ml, and 2-ml aliquots were re-moved periodically for chemical analyses. Perchloric acid extracts were prepared by a\u2026", "author" : [ { "dropping-particle" : "", "family" : "Williamson", "given" : "J R", "non-dropping-particle" : "", "parse-names" : false, "suffix" : "" }, { "dropping-particle" : "", "family" : "Kreisberg", "given" : "R A", "non-dropping-particle" : "", "parse-names" : false, "suffix" : "" }, { "dropping-particle" : "", "family" : "Felts", "given" : "P W", "non-dropping-particle" : "", "parse-names" : false, "suffix" : "" } ], "container-title" : "Proceedings of the National Academy of Sciences of the United States of America", "id" : "ITEM-5", "issue" : "1", "issued" : { "date-parts" : [ [ "1966" ] ] }, "page" : "247-54", "title" : "Mechanism for the stimulation of gluconeogenesis by fatty acids in perfused rat liver.", "type" : "article-journal", "volume" : "56" }, "uris" : [ "http://www.mendeley.com/documents/?uuid=97b560fc-057c-4903-a794-ef8f3ba976d9" ] } ], "mendeley" : { "formattedCitation" : "(38\u201342)", "plainTextFormattedCitation" : "(38\u201342)", "previouslyFormattedCitation" : "(Williamson &lt;i&gt;et al.&lt;/i&gt; 1966; Nurjhan &lt;i&gt;et al.&lt;/i&gt; 1986, 1992, Perry &lt;i&gt;et al.&lt;/i&gt; 2015, 2017)" }, "properties" : {  }, "schema" : "https://github.com/citation-style-language/schema/raw/master/csl-citation.json" }</w:instrText>
      </w:r>
      <w:r w:rsidR="004B21DD" w:rsidRPr="006902F6">
        <w:rPr>
          <w:color w:val="000000" w:themeColor="text1"/>
        </w:rPr>
        <w:fldChar w:fldCharType="separate"/>
      </w:r>
      <w:r w:rsidR="00245EC7" w:rsidRPr="00245EC7">
        <w:rPr>
          <w:noProof/>
          <w:color w:val="000000" w:themeColor="text1"/>
        </w:rPr>
        <w:t>(38–42)</w:t>
      </w:r>
      <w:r w:rsidR="004B21DD" w:rsidRPr="006902F6">
        <w:rPr>
          <w:color w:val="000000" w:themeColor="text1"/>
        </w:rPr>
        <w:fldChar w:fldCharType="end"/>
      </w:r>
      <w:r w:rsidRPr="006902F6">
        <w:rPr>
          <w:color w:val="000000" w:themeColor="text1"/>
        </w:rPr>
        <w:t xml:space="preserve">. </w:t>
      </w:r>
      <w:r w:rsidR="00FE35A0" w:rsidRPr="006902F6">
        <w:rPr>
          <w:color w:val="000000" w:themeColor="text1"/>
        </w:rPr>
        <w:t xml:space="preserve">Glucocorticoids are known to stimulate lipolysis </w:t>
      </w:r>
      <w:r w:rsidR="00FE35A0" w:rsidRPr="006902F6">
        <w:rPr>
          <w:color w:val="000000" w:themeColor="text1"/>
        </w:rPr>
        <w:fldChar w:fldCharType="begin" w:fldLock="1"/>
      </w:r>
      <w:r w:rsidR="00245EC7">
        <w:rPr>
          <w:color w:val="000000" w:themeColor="text1"/>
        </w:rPr>
        <w:instrText>ADDIN CSL_CITATION { "citationItems" : [ { "id" : "ITEM-1",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"ITEM-1", "issue" : "1", "issued" : { "date-parts" : [ [ "2002" ] ] }, "page" : "E172-E177", "title" : "Effects of cortisol on lipolysis and regional interstitial glycerol levels in humans.", "type" : "article-journal", "volume" : "283" }, "uris" : [ "http://www.mendeley.com/documents/?uuid=d6aa53fb-4b06-4dd0-a485-93651697771d"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"ITEM-3", "issued" : { "date-parts" : [ [ "2004" ] ] }, "page" : "488-494", "title" : "Additive effects of cortisol and growth hormone on regional and systemic lipolysis in humans", "type" : "article-journal" }, "uris" : [ "http://www.mendeley.com/documents/?uuid=1738b968-7205-4f18-8050-0ab72cec4ed3", "http://www.mendeley.com/documents/?uuid=f9360450-92ea-43c6-bc63-c493826eff65" ] }, { "id" : "ITEM-4",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"ITEM-4",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"http://www.mendeley.com/documents/?uuid=8ac4072e-3a3d-4cb9-92f6-e2bbf0cd1528", "http://www.mendeley.com/documents/?uuid=05be40ed-e631-416e-955c-ee2c66e7820e", "http://www.mendeley.com/documents/?uuid=47cc52d4-cb1e-4afa-9c16-c6ad18996227" ] } ], "mendeley" : { "formattedCitation" : "(10,14\u201316)", "plainTextFormattedCitation" : "(10,14\u201316)", "previouslyFormattedCitation" : "(Djurhuus &lt;i&gt;et al.&lt;/i&gt; 2002, 2004; Kr\u0161ek &lt;i&gt;et al.&lt;/i&gt; 2006; Hochberg &lt;i&gt;et al.&lt;/i&gt; 2015)"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(10,14–16)</w:t>
      </w:r>
      <w:r w:rsidR="00FE35A0" w:rsidRPr="006902F6">
        <w:rPr>
          <w:color w:val="000000" w:themeColor="text1"/>
        </w:rPr>
        <w:fldChar w:fldCharType="end"/>
      </w:r>
      <w:r w:rsidR="00FE35A0" w:rsidRPr="006902F6">
        <w:rPr>
          <w:color w:val="000000" w:themeColor="text1"/>
        </w:rPr>
        <w:t>, possibly as a way to promote gluconeogenesis to maintain blood glucose levels.</w:t>
      </w:r>
      <w:r w:rsidRPr="006902F6">
        <w:rPr>
          <w:color w:val="000000" w:themeColor="text1"/>
        </w:rPr>
        <w:t xml:space="preserve"> </w:t>
      </w:r>
      <w:r w:rsidR="00FE35A0" w:rsidRPr="006902F6">
        <w:rPr>
          <w:color w:val="000000" w:themeColor="text1"/>
        </w:rPr>
        <w:t xml:space="preserve"> Lipolysis has been implicated in insulin resistance </w:t>
      </w:r>
      <w:r w:rsidR="00FE35A0" w:rsidRPr="006902F6">
        <w:rPr>
          <w:color w:val="000000" w:themeColor="text1"/>
        </w:rPr>
        <w:fldChar w:fldCharType="begin" w:fldLock="1"/>
      </w:r>
      <w:r w:rsidR="00245EC7">
        <w:rPr>
          <w:color w:val="000000" w:themeColor="text1"/>
        </w:rPr>
        <w:instrText>ADDIN CSL_CITATION { "citationItems" : [ { "id" : "ITEM-1", "itemData" : { "author" : [ { "dropping-particle" : "", "family" : "Edgerton", "given" : "Dale S", "non-dropping-particle" : "", "parse-names" : false, "suffix" : "" }, { "dropping-particle" : "", "family" : "Kraft", "given" : "Guillaume", "non-dropping-particle" : "", "parse-names" : false, "suffix" : "" }, { "dropping-particle" : "", "family" : "Smith", "given" : "Marta", "non-dropping-particle" : "", "parse-names" : false, "suffix" : "" }, { "dropping-particle" : "", "family" : "Farmer", "given" : "Ben", "non-dropping-particle" : "", "parse-names" : false, "suffix" : "" }, { "dropping-particle" : "", "family" : "Williams", "given" : "Phillip E", "non-dropping-particle" : "", "parse-names" : false, "suffix" : "" }, { "dropping-particle" : "", "family" : "Coate", "given" : "Katie C", "non-dropping-particle" : "", "parse-names" : false, "suffix" : "" }, { "dropping-particle" : "", "family" : "Printz", "given" : "Richard L", "non-dropping-particle" : "", "parse-names" : false, "suffix" : "" }, { "dropping-particle" : "", "family" : "Brien", "given" : "Richard M O", "non-dropping-particle" : "", "parse-names" : false, "suffix" : "" }, { "dropping-particle" : "", "family" : "Cherrington", "given" : "Alan D", "non-dropping-particle" : "", "parse-names" : false, "suffix" : "" } ], "id" : "ITEM-1", "issue" : "6", "issued" : { "date-parts" : [ [ "2017" ] ] }, "page" : "1-14", "title" : "Insulin \u2019 s direct hepatic effect explains the inhibition of glucose production caused by insulin secretion", "type" : "article-journal", "volume" : "2" }, "uris" : [ "http://www.mendeley.com/documents/?uuid=3268dbed-88d5-4595-944d-3169b2678a9a", "http://www.mendeley.com/documents/?uuid=29eb42f5-0a49-4ba8-aeca-aa320adbc4d4" ] }, { "id" : "ITEM-2",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"ITEM-2", "issue" : "3", "issued" : { "date-parts" : [ [ "1996" ] ] }, "page" : "741-749", "title" : "Causal Linkage between Insulin Suppression of Lipolysis and Suppression of Liver Glucose Output in Dogs", "type" : "article-journal", "volume" : "98" }, "uris" : [ "http://www.mendeley.com/documents/?uuid=3c62854f-90c8-49a6-898d-9a4d53ecc8c6", "http://www.mendeley.com/documents/?uuid=3d156259-9ea9-4992-9530-19ab856fd6b1", "http://www.mendeley.com/documents/?uuid=a6e40348-416d-4f28-ab71-794c8d8d6e23" ] } ], "mendeley" : { "formattedCitation" : "(17,34)", "plainTextFormattedCitation" : "(17,34)", "previouslyFormattedCitation" : "(Rebrin &lt;i&gt;et al.&lt;/i&gt; 1996; Edgerton &lt;i&gt;et al.&lt;/i&gt; 2017)"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(17,34)</w:t>
      </w:r>
      <w:r w:rsidR="00FE35A0" w:rsidRPr="006902F6">
        <w:rPr>
          <w:color w:val="000000" w:themeColor="text1"/>
        </w:rPr>
        <w:fldChar w:fldCharType="end"/>
      </w:r>
      <w:r w:rsidR="00FE35A0" w:rsidRPr="006902F6">
        <w:rPr>
          <w:color w:val="000000" w:themeColor="text1"/>
        </w:rPr>
        <w:t xml:space="preserve"> and NAFLD </w:t>
      </w:r>
      <w:r w:rsidR="00FE35A0" w:rsidRPr="006902F6">
        <w:rPr>
          <w:color w:val="000000" w:themeColor="text1"/>
        </w:rPr>
        <w:fldChar w:fldCharType="begin" w:fldLock="1"/>
      </w:r>
      <w:r w:rsidR="00245EC7">
        <w:rPr>
          <w:color w:val="000000" w:themeColor="text1"/>
        </w:rPr>
        <w:instrText>ADDIN CSL_CITATION { "citationItems" : [ { "id" : "ITEM-1", "itemData" : { "DOI" : "10.1002/hep.23116", "author" : [ { "dropping-particle" : "", "family" : "Gastaldelli", "given" : "Amalia", "non-dropping-particle" : "", "parse-names" : false, "suffix" : "" }, { "dropping-particle" : "", "family" : "Harrison", "given" : "Stephen A", "non-dropping-particle" : "", "parse-names" : false, "suffix" : "" }, { "dropping-particle" : "", "family" : "Belfort-aguilar", "given" : "Renata", "non-dropping-particle" : "", "parse-names" : false, "suffix" : "" }, { "dropping-particle" : "", "family" : "Hardies", "given" : "Lou Jean", "non-dropping-particle" : "", "parse-names" : false, "suffix" : "" }, { "dropping-particle" : "", "family" : "Balas", "given" : "Bogdan", "non-dropping-particle" : "", "parse-names" : false, "suffix" : "" }, { "dropping-particle" : "", "family" : "Schenker", "given" : "Steven", "non-dropping-particle" : "", "parse-names" : false, "suffix" : "" }, { "dropping-particle" : "", "family" : "Cusi", "given" : "Kenneth", "non-dropping-particle" : "", "parse-names" : false, "suffix" : "" } ], "id" : "ITEM-1", "issued" : { "date-parts" : [ [ "2009" ] ] }, "title" : "Importance of Changes in Adipose Tissue Insulin Resistance to Histological Response During Thiazolidinedione Treatment of Patients with Nonalcoholic Steatohepatitis", "type" : "article-journal" }, "uris" : [ "http://www.mendeley.com/documents/?uuid=b3c1eb52-fead-4d1a-9f95-c6d25a6941ac", "http://www.mendeley.com/documents/?uuid=88662c35-f735-4412-a12e-2f2bc187d7a4" ] } ], "mendeley" : { "formattedCitation" : "(35)", "plainTextFormattedCitation" : "(35)", "previouslyFormattedCitation" : "(Gastaldelli &lt;i&gt;et al.&lt;/i&gt; 2009)"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(35)</w:t>
      </w:r>
      <w:r w:rsidR="00FE35A0" w:rsidRPr="006902F6">
        <w:rPr>
          <w:color w:val="000000" w:themeColor="text1"/>
        </w:rPr>
        <w:fldChar w:fldCharType="end"/>
      </w:r>
      <w:r w:rsidR="00C922C0">
        <w:rPr>
          <w:color w:val="000000" w:themeColor="text1"/>
        </w:rPr>
        <w:t xml:space="preserve">.  </w:t>
      </w:r>
      <w:r w:rsidR="003563CC" w:rsidRPr="006902F6">
        <w:rPr>
          <w:color w:val="000000" w:themeColor="text1"/>
        </w:rPr>
        <w:t xml:space="preserve">We found synergistic elevations in glycerol, indicative of </w:t>
      </w:r>
      <w:r w:rsidR="003563CC" w:rsidRPr="006902F6">
        <w:rPr>
          <w:color w:val="000000" w:themeColor="text1"/>
        </w:rPr>
        <w:lastRenderedPageBreak/>
        <w:t>enhance</w:t>
      </w:r>
      <w:r w:rsidR="00E57A0F">
        <w:rPr>
          <w:color w:val="000000" w:themeColor="text1"/>
        </w:rPr>
        <w:t>d</w:t>
      </w:r>
      <w:r w:rsidR="003563CC" w:rsidRPr="006902F6">
        <w:rPr>
          <w:color w:val="000000" w:themeColor="text1"/>
        </w:rPr>
        <w:t xml:space="preserve"> lipolysis, as well as in hepatic fat accumulation</w:t>
      </w:r>
      <w:r w:rsidR="000F4220" w:rsidRPr="006902F6">
        <w:rPr>
          <w:color w:val="000000" w:themeColor="text1"/>
        </w:rPr>
        <w:t xml:space="preserve"> in the HFD-fed</w:t>
      </w:r>
      <w:r w:rsidR="0080566A">
        <w:rPr>
          <w:color w:val="000000" w:themeColor="text1"/>
        </w:rPr>
        <w:t>,</w:t>
      </w:r>
      <w:r w:rsidR="000F4220" w:rsidRPr="006902F6">
        <w:rPr>
          <w:color w:val="000000" w:themeColor="text1"/>
        </w:rPr>
        <w:t xml:space="preserve"> dexamethasone-treated mice</w:t>
      </w:r>
      <w:r w:rsidR="003563CC" w:rsidRPr="006902F6">
        <w:rPr>
          <w:color w:val="000000" w:themeColor="text1"/>
        </w:rPr>
        <w:t xml:space="preserve">, but no </w:t>
      </w:r>
      <w:r w:rsidR="000F4220" w:rsidRPr="006902F6">
        <w:rPr>
          <w:color w:val="000000" w:themeColor="text1"/>
        </w:rPr>
        <w:t>data support</w:t>
      </w:r>
      <w:r w:rsidR="00E0792E">
        <w:rPr>
          <w:color w:val="000000" w:themeColor="text1"/>
        </w:rPr>
        <w:t>ing</w:t>
      </w:r>
      <w:r w:rsidR="000F4220" w:rsidRPr="006902F6">
        <w:rPr>
          <w:color w:val="000000" w:themeColor="text1"/>
        </w:rPr>
        <w:t xml:space="preserve"> enhanced</w:t>
      </w:r>
      <w:r w:rsidR="005801D2" w:rsidRPr="006902F6">
        <w:rPr>
          <w:color w:val="000000" w:themeColor="text1"/>
        </w:rPr>
        <w:t xml:space="preserve"> hepatic</w:t>
      </w:r>
      <w:r w:rsidR="000F4220" w:rsidRPr="006902F6">
        <w:rPr>
          <w:color w:val="000000" w:themeColor="text1"/>
        </w:rPr>
        <w:t xml:space="preserve"> </w:t>
      </w:r>
      <w:r w:rsidR="000F4220" w:rsidRPr="006902F6">
        <w:rPr>
          <w:i/>
          <w:color w:val="000000" w:themeColor="text1"/>
        </w:rPr>
        <w:t>de novo</w:t>
      </w:r>
      <w:r w:rsidR="000F4220" w:rsidRPr="006902F6">
        <w:rPr>
          <w:color w:val="000000" w:themeColor="text1"/>
        </w:rPr>
        <w:t xml:space="preserve"> lipogenesis.</w:t>
      </w:r>
      <w:r w:rsidR="00E603E5" w:rsidRPr="006902F6">
        <w:rPr>
          <w:color w:val="000000" w:themeColor="text1"/>
        </w:rPr>
        <w:t xml:space="preserve"> </w:t>
      </w:r>
      <w:r w:rsidR="00FE1D33">
        <w:rPr>
          <w:color w:val="000000" w:themeColor="text1"/>
        </w:rPr>
        <w:t>Th</w:t>
      </w:r>
      <w:r w:rsidR="00D655C1">
        <w:rPr>
          <w:color w:val="000000" w:themeColor="text1"/>
        </w:rPr>
        <w:t>erefore, we propose the dexamethasone-induced increase in hepatic steatosis in the obese mice is primarily due to enhanced lipolysis observed in these animals.</w:t>
      </w:r>
    </w:p>
    <w:p w14:paraId="29829940" w14:textId="77777777" w:rsidR="00CD6325" w:rsidRPr="006902F6" w:rsidRDefault="00CD6325" w:rsidP="00E13216">
      <w:pPr>
        <w:spacing w:line="480" w:lineRule="auto"/>
        <w:rPr>
          <w:color w:val="000000" w:themeColor="text1"/>
        </w:rPr>
      </w:pPr>
    </w:p>
    <w:p w14:paraId="7976C330" w14:textId="40572357" w:rsidR="00CD1457" w:rsidRPr="006902F6" w:rsidRDefault="0015242A" w:rsidP="00E13216">
      <w:pPr>
        <w:spacing w:line="480" w:lineRule="auto"/>
        <w:rPr>
          <w:color w:val="000000" w:themeColor="text1"/>
        </w:rPr>
      </w:pPr>
      <w:r w:rsidRPr="006902F6">
        <w:rPr>
          <w:color w:val="000000" w:themeColor="text1"/>
        </w:rPr>
        <w:t xml:space="preserve">There is some debate as to which genes glucocorticoids are acting on to promote lipolysis. Downregulation of </w:t>
      </w:r>
      <w:r w:rsidRPr="006902F6">
        <w:rPr>
          <w:i/>
          <w:color w:val="000000" w:themeColor="text1"/>
        </w:rPr>
        <w:t>Pde3b</w:t>
      </w:r>
      <w:r w:rsidRPr="006902F6">
        <w:rPr>
          <w:color w:val="000000" w:themeColor="text1"/>
        </w:rPr>
        <w:t xml:space="preserve"> </w:t>
      </w:r>
      <w:r w:rsidRPr="006902F6">
        <w:rPr>
          <w:color w:val="000000" w:themeColor="text1"/>
        </w:rPr>
        <w:fldChar w:fldCharType="begin" w:fldLock="1"/>
      </w:r>
      <w:r w:rsidR="00245EC7">
        <w:rPr>
          <w:color w:val="000000" w:themeColor="text1"/>
        </w:rPr>
        <w:instrText>ADDIN CSL_CITATION { "citationItems" : [ { "id" : "ITEM-1", "itemData" : { "DOI" : "10.1210/me.2008-0464", "ISBN" : "1944-9917; 0888-8809", "ISSN" : "1944-9917", "PMID" : "19443609", "abstract" : "Hypercortisolemia and glucocorticoid treatment cause elevated level of circulating free fatty acids (FFAs). The basis of this phenomenon has long been linked to the effect of glucocorticoids permitting and enhancing the adipose lipolysis response to various hormones. In this study, we demonstrate that glucocorticoids directly stimulate lipolysis in rat primary adipocytes in a dose- and time-responsive manner; this lipolytic action was attenuated by treatment with the glucocorticoid antagonist RU486. Dexamethasone down-regulates mRNA and protein levels of cyclic-nucleotide phosphodiesterase 3B, thereby elevating cellular cAMP production and activating protein kinase A (PKA). On inhibition of PKA but not other kinases, the lipolysis response ceases. Furthermore, dexamethasone induces phosphorylation and down-regulation of perilipin, a lipid droplet-associating protein that modulates lipolysis; this effect is restored by RU486 or PKA inhibitor H89. Dexamethasone up-regulates mRNA and protein levels of hormone-sensitive lipase (HSL) and adipose triglyceride lipase; these effects, parallel to increased lipolysis, are attenuated by RU486 or actinomycin D. Phosphorylation at Ser-563 and Ser-660 residues of HSL and activity of cellular lipases are elevated on dexamethasone stimulation but abrogated by the coaddition of H89. However, dexamethasone does not induce HSL translocation to the lipid droplet surface in differentiated adipocytes. We show that elevated FFA concentration in plasma is associated with increased lipase activity and lipolysis in vivo in adipose tissues of dexamethasone-treated rats. Therefore, the lipolytic action of glucocorticoids liberates FFA efflux from adipocytes to the bloodstream, which could be a cellular basis of systemic FFA elevation in response to glucocorticoid challenge.", "author" : [ { "dropping-particle" : "", "family" : "Xu", "given" : "Chong", "non-dropping-particle" : "", "parse-names" : false, "suffix" : "" }, { "dropping-particle" : "", "family" : "He", "given" : "Jinhan", "non-dropping-particle" : "", "parse-names" : false, "suffix" : "" }, { "dropping-particle" : "", "family" : "Jiang", "given" : "Hongfeng", "non-dropping-particle" : "", "parse-names" : false, "suffix" : "" }, { "dropping-particle" : "", "family" : "Zu", "given" : "Luxia", "non-dropping-particle" : "", "parse-names" : false, "suffix" : "" }, { "dropping-particle" : "", "family" : "Zhai", "given" : "Wenjie", "non-dropping-particle" : "", "parse-names" : false, "suffix" : "" }, { "dropping-particle" : "", "family" : "Pu", "given" : "Shenshen", "non-dropping-particle" : "", "parse-names" : false, "suffix" : "" }, { "dropping-particle" : "", "family" : "Xu", "given" : "Guoheng", "non-dropping-particle" : "", "parse-names" : false, "suffix" : "" } ], "container-title" : "Molecular endocrinology (Baltimore, Md.)", "id" : "ITEM-1", "issue" : "8", "issued" : { "date-parts" : [ [ "2009" ] ] }, "page" : "1161-70", "title" : "Direct effect of glucocorticoids on lipolysis in adipocytes.", "type" : "article-journal", "volume" : "23" }, "uris" : [ "http://www.mendeley.com/documents/?uuid=c859e94a-60ea-461a-a406-f2c4e96692a0" ] } ], "mendeley" : { "formattedCitation" : "(43)", "plainTextFormattedCitation" : "(43)", "previouslyFormattedCitation" : "(Xu &lt;i&gt;et al.&lt;/i&gt; 2009)"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(43)</w:t>
      </w:r>
      <w:r w:rsidRPr="006902F6">
        <w:rPr>
          <w:color w:val="000000" w:themeColor="text1"/>
        </w:rPr>
        <w:fldChar w:fldCharType="end"/>
      </w:r>
      <w:r w:rsidRPr="006902F6">
        <w:rPr>
          <w:color w:val="000000" w:themeColor="text1"/>
        </w:rPr>
        <w:t xml:space="preserve"> and upregulation of </w:t>
      </w:r>
      <w:r w:rsidRPr="006902F6">
        <w:rPr>
          <w:rFonts w:ascii="Symbol" w:hAnsi="Symbol"/>
          <w:color w:val="000000" w:themeColor="text1"/>
        </w:rPr>
        <w:t></w:t>
      </w:r>
      <w:r w:rsidRPr="006902F6">
        <w:rPr>
          <w:color w:val="000000" w:themeColor="text1"/>
        </w:rPr>
        <w:t xml:space="preserve">-adrenergic receptors </w:t>
      </w:r>
      <w:r w:rsidRPr="006902F6">
        <w:rPr>
          <w:color w:val="000000" w:themeColor="text1"/>
        </w:rPr>
        <w:fldChar w:fldCharType="begin" w:fldLock="1"/>
      </w:r>
      <w:r w:rsidR="00245EC7">
        <w:rPr>
          <w:color w:val="000000" w:themeColor="text1"/>
        </w:rPr>
        <w:instrText>ADDIN CSL_CITATION { "citationItems" : [ { "id" : "ITEM-1", "itemData" : { "author" : [ { "dropping-particle" : "", "family" : "Lacasa", "given" : "D", "non-dropping-particle" : "", "parse-names" : false, "suffix" : "" }, { "dropping-particle" : "", "family" : "Agli", "given" : "B", "non-dropping-particle" : "", "parse-names" : false, "suffix" : "" }, { "dropping-particle" : "", "family" : "Giudicelli", "given" : "Y", "non-dropping-particle" : "", "parse-names" : false, "suffix" : "" } ], "container-title" : "Biochemical and biophysical research communications", "id" : "ITEM-1", "issue" : "2", "issued" : { "date-parts" : [ [ "1988" ] ] }, "page" : "489-497", "title" : "PERMISSIVE ACTION OF GLUCOCORTICOIDS ON CATECHOLAMINE-INDUCED LIPOLYSIS : DIRECT \"IN VITRO\" EFFECTS ON THE FAT CELL ~-ADRENORECEPTOR-COUPLED-ADENYLATE CYCLASE SYSTEM Dani~le", "type" : "article-journal", "volume" : "153" }, "uris" : [ "http://www.mendeley.com/documents/?uuid=6c62c5a0-03ae-4922-a73b-60cb019daf06", "http://www.mendeley.com/documents/?uuid=e981066c-c723-4562-ae5c-a3010376e0bd" ] } ], "mendeley" : { "formattedCitation" : "(44)", "plainTextFormattedCitation" : "(44)", "previouslyFormattedCitation" : "(Lacasa &lt;i&gt;et al.&lt;/i&gt; 1988)"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(44)</w:t>
      </w:r>
      <w:r w:rsidRPr="006902F6">
        <w:rPr>
          <w:color w:val="000000" w:themeColor="text1"/>
        </w:rPr>
        <w:fldChar w:fldCharType="end"/>
      </w:r>
      <w:r w:rsidRPr="006902F6">
        <w:rPr>
          <w:color w:val="000000" w:themeColor="text1"/>
        </w:rPr>
        <w:t xml:space="preserve"> and </w:t>
      </w:r>
      <w:r w:rsidR="00056B9A">
        <w:rPr>
          <w:color w:val="000000" w:themeColor="text1"/>
        </w:rPr>
        <w:t>ATGL</w:t>
      </w:r>
      <w:r w:rsidRPr="006902F6">
        <w:rPr>
          <w:color w:val="000000" w:themeColor="text1"/>
        </w:rPr>
        <w:t xml:space="preserve"> transcripts </w:t>
      </w:r>
      <w:r w:rsidRPr="006902F6">
        <w:rPr>
          <w:color w:val="000000" w:themeColor="text1"/>
        </w:rPr>
        <w:fldChar w:fldCharType="begin" w:fldLock="1"/>
      </w:r>
      <w:r w:rsidR="00245EC7">
        <w:rPr>
          <w:color w:val="000000" w:themeColor="text1"/>
        </w:rPr>
        <w:instrText>ADDIN CSL_CITATION { "citationItems" : [ { "id" : "ITEM-1", "itemData" : { "DOI" : "10.1152/ajpcell.00045.2010", "ISSN" : "1522-1563", "PMID" : "20943959", "abstract" : "Glucocorticoids have been proposed to be both adipogenic and lipolytic in action within adipose tissue, although it is unknown whether these actions can occur simultaneously. Here we investigate both the in vitro and in vivo effects of corticosterone (Cort) on adipose tissue metabolism. Cort increased 3T3-L1 preadipocyte differentiation in a concentration-dependent manner, but did not increase lipogenesis in adipocytes. Cort increased lipolysis within adipocytes in a concentration-dependent manner (maximum effect at 1-10 \u03bcM). Surprisingly, removal of Cort further increased lipolytic rates (\u223c320% above control, P &lt; 0.05), indicating a residual effect on basal lipolysis. mRNA and protein expression of adipose triglyceride lipase and phosphorylated status of hormone sensitive lipase (Ser563/Ser660) were increased with 48 h of Cort treatment. To test these responses in vivo, Sprague-Dawley rats were subcutaneously implanted with wax pellets with/without Cort (300 mg). After 10 days, adipose depots were removed and cultured ex vivo. Both free fatty acids and glycerol concentrations were elevated in fed and fasting conditions in Cort-treated rats. Despite increased lipolysis, Cort rats had more visceral adiposity than sham rats (10.2 vs. 6.9 g/kg body wt, P &lt; 0.05). Visceral adipocytes from Cort rats were smaller and more numerous than those in sham rats, suggesting that adipogenesis occurred through preadipocyte differentiation rather than adipocyte hypertrophy. Visceral, but not subcutaneous, adipocyte cultures from Cort-treated rats displayed a 1.5-fold increase in basal lipolytic rates compared with sham rats (P &lt; 0.05). Taken together, our findings demonstrate that chronic glucocorticoid exposure stimulates both lipolysis and adipogenesis in visceral adipose tissue but favors adipogenesis primarily through preadipocyte differentiation.", "author" : [ { "dropping-particle" : "", "family" : "Campbell", "given" : "Jonathan E", "non-dropping-particle" : "", "parse-names" : false, "suffix" : "" }, { "dropping-particle" : "", "family" : "Peckett", "given" : "Ashley J", "non-dropping-particle" : "", "parse-names" : false, "suffix" : "" }, { "dropping-particle" : "", "family" : "D'souza", "given" : "Anna M", "non-dropping-particle" : "", "parse-names" : false, "suffix" : "" }, { "dropping-particle" : "", "family" : "Hawke", "given" : "Thomas J", "non-dropping-particle" : "", "parse-names" : false, "suffix" : "" }, { "dropping-particle" : "", "family" : "Riddell", "given" : "Michael C", "non-dropping-particle" : "", "parse-names" : false, "suffix" : "" } ], "container-title" : "American journal of physiology. Cell physiology", "id" : "ITEM-1", "issue" : "1", "issued" : { "date-parts" : [ [ "2011" ] ] }, "page" : "C198-209", "title" : "Adipogenic and lipolytic effects of chronic glucocorticoid exposure.", "type" : "article-journal", "volume" : "300" }, "uris" : [ "http://www.mendeley.com/documents/?uuid=029ac207-cbe6-42de-b9b5-f73ee1c0c5ae" ] }, { "id" : "ITEM-2", "itemData" : { "DOI" : "10.1007/s11745-011-3583-8", "author" : [ { "dropping-particle" : "", "family" : "Serr", "given" : "Julie", "non-dropping-particle" : "", "parse-names" : false, "suffix" : "" }, { "dropping-particle" : "", "family" : "Suh", "given" : "Yeunsu", "non-dropping-particle" : "", "parse-names" : false, "suffix" : "" }, { "dropping-particle" : "", "family" : "Lee", "given" : "Kichoon", "non-dropping-particle" : "", "parse-names" : false, "suffix" : "" } ], "id" : "ITEM-2", "issued" : { "date-parts" : [ [ "2011" ] ] }, "page" : "813-820", "title" : "Acute Up-Regulation of Adipose Triglyceride Lipase and Release of Non-Esterified Fatty Acids by Dexamethasone in Chicken Adipose Tissue", "type" : "article-journal" }, "uris" : [ "http://www.mendeley.com/documents/?uuid=03146227-2750-4792-bce3-16a16cca12e5", "http://www.mendeley.com/documents/?uuid=2539b5a5-0ed7-461c-9a14-b69aa6468189" ] }, { "id" : "ITEM-3",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"ITEM-3",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"http://www.mendeley.com/documents/?uuid=8de680a4-4a06-47e7-acb1-6da774519734", "http://www.mendeley.com/documents/?uuid=5ff19886-7e78-4a54-a358-e81ba49a53fd" ] } ], "mendeley" : { "formattedCitation" : "(21,45,46)", "plainTextFormattedCitation" : "(21,45,46)", "previouslyFormattedCitation" : "(Campbell &lt;i&gt;et al.&lt;/i&gt; 2011; Serr &lt;i&gt;et al.&lt;/i&gt; 2011; Shen &lt;i&gt;et al.&lt;/i&gt; 2017)"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(21,45,46)</w:t>
      </w:r>
      <w:r w:rsidRPr="006902F6">
        <w:rPr>
          <w:color w:val="000000" w:themeColor="text1"/>
        </w:rPr>
        <w:fldChar w:fldCharType="end"/>
      </w:r>
      <w:r w:rsidRPr="006902F6">
        <w:rPr>
          <w:color w:val="000000" w:themeColor="text1"/>
        </w:rPr>
        <w:t xml:space="preserve"> have been proposed as possible mechanisms. We found ATGL</w:t>
      </w:r>
      <w:r w:rsidR="00A61718" w:rsidRPr="006902F6">
        <w:rPr>
          <w:color w:val="000000" w:themeColor="text1"/>
        </w:rPr>
        <w:t>, the rate limiting enzyme for adipose triglyceride lipolysis</w:t>
      </w:r>
      <w:r w:rsidR="00FB521F" w:rsidRPr="006902F6">
        <w:rPr>
          <w:color w:val="000000" w:themeColor="text1"/>
        </w:rPr>
        <w:t>,</w:t>
      </w:r>
      <w:r w:rsidRPr="006902F6">
        <w:rPr>
          <w:color w:val="000000" w:themeColor="text1"/>
        </w:rPr>
        <w:t xml:space="preserve"> to be synergistically activated by obesity and glucocorticoid-treatment. </w:t>
      </w:r>
      <w:r w:rsidR="001F0B65" w:rsidRPr="006902F6">
        <w:rPr>
          <w:color w:val="000000" w:themeColor="text1"/>
        </w:rPr>
        <w:t xml:space="preserve">These findings </w:t>
      </w:r>
      <w:r w:rsidR="00F25095" w:rsidRPr="006902F6">
        <w:rPr>
          <w:color w:val="000000" w:themeColor="text1"/>
        </w:rPr>
        <w:t>bear a resemblance to</w:t>
      </w:r>
      <w:r w:rsidR="001F0B65" w:rsidRPr="006902F6">
        <w:rPr>
          <w:color w:val="000000" w:themeColor="text1"/>
        </w:rPr>
        <w:t xml:space="preserve"> elevations in glycerol levels</w:t>
      </w:r>
      <w:r w:rsidR="00ED441B" w:rsidRPr="006902F6">
        <w:rPr>
          <w:color w:val="000000" w:themeColor="text1"/>
        </w:rPr>
        <w:t xml:space="preserve"> in</w:t>
      </w:r>
      <w:r w:rsidR="00621EDB" w:rsidRPr="006902F6">
        <w:rPr>
          <w:color w:val="000000" w:themeColor="text1"/>
        </w:rPr>
        <w:t xml:space="preserve"> obese, dexamethasone-treated mice</w:t>
      </w:r>
      <w:r w:rsidR="0014428B" w:rsidRPr="006902F6">
        <w:rPr>
          <w:color w:val="000000" w:themeColor="text1"/>
        </w:rPr>
        <w:t xml:space="preserve"> when compared to </w:t>
      </w:r>
      <w:r w:rsidRPr="006902F6">
        <w:rPr>
          <w:color w:val="000000" w:themeColor="text1"/>
        </w:rPr>
        <w:t>diet or glucocorticoid</w:t>
      </w:r>
      <w:r w:rsidR="00935654">
        <w:rPr>
          <w:color w:val="000000" w:themeColor="text1"/>
        </w:rPr>
        <w:t xml:space="preserve">s </w:t>
      </w:r>
      <w:r w:rsidRPr="006902F6">
        <w:rPr>
          <w:color w:val="000000" w:themeColor="text1"/>
        </w:rPr>
        <w:t>alone</w:t>
      </w:r>
      <w:r w:rsidR="00621EDB" w:rsidRPr="006902F6">
        <w:rPr>
          <w:color w:val="000000" w:themeColor="text1"/>
        </w:rPr>
        <w:t>.</w:t>
      </w:r>
      <w:r w:rsidR="00AE79F4" w:rsidRPr="006902F6">
        <w:rPr>
          <w:color w:val="000000" w:themeColor="text1"/>
        </w:rPr>
        <w:t xml:space="preserve"> </w:t>
      </w:r>
      <w:r w:rsidRPr="006902F6">
        <w:rPr>
          <w:color w:val="000000" w:themeColor="text1"/>
        </w:rPr>
        <w:t>The mechanisms by which obesity and glucocorticoids synergize to activate ATGL expression are not clear at this time</w:t>
      </w:r>
      <w:r w:rsidR="004A6485">
        <w:rPr>
          <w:color w:val="000000" w:themeColor="text1"/>
        </w:rPr>
        <w:t xml:space="preserve">, nor are the relative contributions of other </w:t>
      </w:r>
      <w:r w:rsidR="00A1488D">
        <w:rPr>
          <w:color w:val="000000" w:themeColor="text1"/>
        </w:rPr>
        <w:t>glucocorticoid receptor</w:t>
      </w:r>
      <w:r w:rsidR="004A6485">
        <w:rPr>
          <w:color w:val="000000" w:themeColor="text1"/>
        </w:rPr>
        <w:t>-dependent targets</w:t>
      </w:r>
      <w:r w:rsidRPr="006902F6">
        <w:rPr>
          <w:color w:val="000000" w:themeColor="text1"/>
        </w:rPr>
        <w:t>.</w:t>
      </w:r>
    </w:p>
    <w:p w14:paraId="5FF6DF6E" w14:textId="77777777" w:rsidR="009C5B00" w:rsidRPr="006902F6" w:rsidRDefault="009C5B00" w:rsidP="00E13216">
      <w:pPr>
        <w:spacing w:line="480" w:lineRule="auto"/>
        <w:rPr>
          <w:color w:val="000000" w:themeColor="text1"/>
        </w:rPr>
      </w:pPr>
    </w:p>
    <w:p w14:paraId="1CE65F05" w14:textId="31E27769" w:rsidR="009C5B00" w:rsidRDefault="00794B8D" w:rsidP="00E13216">
      <w:pPr>
        <w:spacing w:line="480" w:lineRule="auto"/>
        <w:rPr>
          <w:color w:val="000000" w:themeColor="text1"/>
        </w:rPr>
      </w:pPr>
      <w:r w:rsidRPr="006902F6">
        <w:rPr>
          <w:color w:val="000000" w:themeColor="text1"/>
        </w:rPr>
        <w:t>In summary, g</w:t>
      </w:r>
      <w:r w:rsidR="009C5B00" w:rsidRPr="006902F6">
        <w:rPr>
          <w:color w:val="000000" w:themeColor="text1"/>
        </w:rPr>
        <w:t>lucocorticoids are commonly prescribed drug</w:t>
      </w:r>
      <w:r w:rsidR="000112F1" w:rsidRPr="006902F6">
        <w:rPr>
          <w:color w:val="000000" w:themeColor="text1"/>
        </w:rPr>
        <w:t>s</w:t>
      </w:r>
      <w:r w:rsidR="009C5B00" w:rsidRPr="006902F6">
        <w:rPr>
          <w:color w:val="000000" w:themeColor="text1"/>
        </w:rPr>
        <w:t xml:space="preserve"> used to treat a multitude of health issues</w:t>
      </w:r>
      <w:r w:rsidR="000112F1" w:rsidRPr="006902F6">
        <w:rPr>
          <w:color w:val="000000" w:themeColor="text1"/>
        </w:rPr>
        <w:t>,</w:t>
      </w:r>
      <w:r w:rsidR="000E64CC" w:rsidRPr="006902F6">
        <w:rPr>
          <w:color w:val="000000" w:themeColor="text1"/>
        </w:rPr>
        <w:t xml:space="preserve"> </w:t>
      </w:r>
      <w:r w:rsidR="0015242A" w:rsidRPr="006902F6">
        <w:rPr>
          <w:color w:val="000000" w:themeColor="text1"/>
        </w:rPr>
        <w:t xml:space="preserve">but </w:t>
      </w:r>
      <w:r w:rsidR="000E64CC" w:rsidRPr="006902F6">
        <w:rPr>
          <w:color w:val="000000" w:themeColor="text1"/>
        </w:rPr>
        <w:t xml:space="preserve">are known to </w:t>
      </w:r>
      <w:r w:rsidR="00F60248" w:rsidRPr="006902F6">
        <w:rPr>
          <w:color w:val="000000" w:themeColor="text1"/>
        </w:rPr>
        <w:t xml:space="preserve">induce a variety of </w:t>
      </w:r>
      <w:r w:rsidR="00F45451">
        <w:rPr>
          <w:color w:val="000000" w:themeColor="text1"/>
        </w:rPr>
        <w:t>adverse metabolic</w:t>
      </w:r>
      <w:r w:rsidR="00F60248" w:rsidRPr="006902F6">
        <w:rPr>
          <w:color w:val="000000" w:themeColor="text1"/>
        </w:rPr>
        <w:t xml:space="preserve"> effects</w:t>
      </w:r>
      <w:r w:rsidR="0015242A" w:rsidRPr="006902F6">
        <w:rPr>
          <w:color w:val="000000" w:themeColor="text1"/>
        </w:rPr>
        <w:t>.  T</w:t>
      </w:r>
      <w:r w:rsidR="009C5B00" w:rsidRPr="006902F6">
        <w:rPr>
          <w:color w:val="000000" w:themeColor="text1"/>
        </w:rPr>
        <w:t xml:space="preserve">heir actions in persons with obesity </w:t>
      </w:r>
      <w:r w:rsidR="0015242A" w:rsidRPr="006902F6">
        <w:rPr>
          <w:color w:val="000000" w:themeColor="text1"/>
        </w:rPr>
        <w:t xml:space="preserve">are not yet clear, </w:t>
      </w:r>
      <w:r w:rsidR="00175DBA">
        <w:rPr>
          <w:color w:val="000000" w:themeColor="text1"/>
        </w:rPr>
        <w:t xml:space="preserve">even though there </w:t>
      </w:r>
      <w:r w:rsidR="00D041BF">
        <w:rPr>
          <w:color w:val="000000" w:themeColor="text1"/>
        </w:rPr>
        <w:t>is</w:t>
      </w:r>
      <w:r w:rsidR="00175DBA">
        <w:rPr>
          <w:color w:val="000000" w:themeColor="text1"/>
        </w:rPr>
        <w:t xml:space="preserve"> </w:t>
      </w:r>
      <w:r w:rsidR="0015242A" w:rsidRPr="006902F6">
        <w:rPr>
          <w:color w:val="000000" w:themeColor="text1"/>
        </w:rPr>
        <w:t xml:space="preserve">a </w:t>
      </w:r>
      <w:r w:rsidR="00D041BF">
        <w:rPr>
          <w:color w:val="000000" w:themeColor="text1"/>
        </w:rPr>
        <w:t xml:space="preserve">significant </w:t>
      </w:r>
      <w:r w:rsidR="00F87BB3">
        <w:rPr>
          <w:color w:val="000000" w:themeColor="text1"/>
        </w:rPr>
        <w:t>number</w:t>
      </w:r>
      <w:r w:rsidR="0015242A" w:rsidRPr="006902F6">
        <w:rPr>
          <w:color w:val="000000" w:themeColor="text1"/>
        </w:rPr>
        <w:t xml:space="preserve"> of individuals </w:t>
      </w:r>
      <w:r w:rsidR="00F778A6">
        <w:rPr>
          <w:color w:val="000000" w:themeColor="text1"/>
        </w:rPr>
        <w:t xml:space="preserve">with obesity </w:t>
      </w:r>
      <w:r w:rsidR="00175DBA">
        <w:rPr>
          <w:color w:val="000000" w:themeColor="text1"/>
        </w:rPr>
        <w:t>routinely taking</w:t>
      </w:r>
      <w:r w:rsidR="0015242A" w:rsidRPr="006902F6">
        <w:rPr>
          <w:color w:val="000000" w:themeColor="text1"/>
        </w:rPr>
        <w:t xml:space="preserve"> prescription glucocorticoids</w:t>
      </w:r>
      <w:r w:rsidR="009C5B00" w:rsidRPr="006902F6">
        <w:rPr>
          <w:color w:val="000000" w:themeColor="text1"/>
        </w:rPr>
        <w:t xml:space="preserve">. </w:t>
      </w:r>
      <w:r w:rsidR="00D65036">
        <w:rPr>
          <w:color w:val="000000" w:themeColor="text1"/>
        </w:rPr>
        <w:t>This paper is</w:t>
      </w:r>
      <w:r w:rsidR="00FE0DD0">
        <w:rPr>
          <w:color w:val="000000" w:themeColor="text1"/>
        </w:rPr>
        <w:t xml:space="preserve"> the first to</w:t>
      </w:r>
      <w:r w:rsidR="009C5B00" w:rsidRPr="006902F6">
        <w:rPr>
          <w:color w:val="000000" w:themeColor="text1"/>
        </w:rPr>
        <w:t xml:space="preserve"> show that </w:t>
      </w:r>
      <w:r w:rsidR="00560BDD">
        <w:rPr>
          <w:color w:val="000000" w:themeColor="text1"/>
        </w:rPr>
        <w:t xml:space="preserve">diet-induced obesity in mice </w:t>
      </w:r>
      <w:r w:rsidR="00F45451">
        <w:rPr>
          <w:color w:val="000000" w:themeColor="text1"/>
        </w:rPr>
        <w:t>exa</w:t>
      </w:r>
      <w:r w:rsidR="000800C9">
        <w:rPr>
          <w:color w:val="000000" w:themeColor="text1"/>
        </w:rPr>
        <w:t>c</w:t>
      </w:r>
      <w:r w:rsidR="00F45451">
        <w:rPr>
          <w:color w:val="000000" w:themeColor="text1"/>
        </w:rPr>
        <w:t xml:space="preserve">erbates several </w:t>
      </w:r>
      <w:r w:rsidR="009C5B00" w:rsidRPr="006902F6">
        <w:rPr>
          <w:color w:val="000000" w:themeColor="text1"/>
        </w:rPr>
        <w:t>co-</w:t>
      </w:r>
      <w:r w:rsidR="008448EF" w:rsidRPr="006902F6">
        <w:rPr>
          <w:color w:val="000000" w:themeColor="text1"/>
        </w:rPr>
        <w:t>morbidities</w:t>
      </w:r>
      <w:r w:rsidR="009C5B00" w:rsidRPr="006902F6">
        <w:rPr>
          <w:color w:val="000000" w:themeColor="text1"/>
        </w:rPr>
        <w:t xml:space="preserve"> associated with chronically elevated glucocorticoids</w:t>
      </w:r>
      <w:r w:rsidR="00F45451">
        <w:rPr>
          <w:color w:val="000000" w:themeColor="text1"/>
        </w:rPr>
        <w:t>. These effects</w:t>
      </w:r>
      <w:r w:rsidR="009C5B00" w:rsidRPr="006902F6">
        <w:rPr>
          <w:color w:val="000000" w:themeColor="text1"/>
        </w:rPr>
        <w:t xml:space="preserve"> </w:t>
      </w:r>
      <w:r w:rsidR="00781EAF">
        <w:rPr>
          <w:color w:val="000000" w:themeColor="text1"/>
        </w:rPr>
        <w:t>may</w:t>
      </w:r>
      <w:r w:rsidR="00781EAF" w:rsidRPr="006902F6">
        <w:rPr>
          <w:color w:val="000000" w:themeColor="text1"/>
        </w:rPr>
        <w:t xml:space="preserve"> </w:t>
      </w:r>
      <w:r w:rsidR="009C5B00" w:rsidRPr="006902F6">
        <w:rPr>
          <w:color w:val="000000" w:themeColor="text1"/>
        </w:rPr>
        <w:t xml:space="preserve">be considered </w:t>
      </w:r>
      <w:r w:rsidR="00F45451">
        <w:rPr>
          <w:color w:val="000000" w:themeColor="text1"/>
        </w:rPr>
        <w:t xml:space="preserve">by physicians </w:t>
      </w:r>
      <w:r w:rsidR="009C5B00" w:rsidRPr="006902F6">
        <w:rPr>
          <w:color w:val="000000" w:themeColor="text1"/>
        </w:rPr>
        <w:t xml:space="preserve">when determining </w:t>
      </w:r>
      <w:r w:rsidR="00F45451">
        <w:rPr>
          <w:color w:val="000000" w:themeColor="text1"/>
        </w:rPr>
        <w:t xml:space="preserve">glucocorticoid </w:t>
      </w:r>
      <w:r w:rsidR="009C5B00" w:rsidRPr="006902F6">
        <w:rPr>
          <w:color w:val="000000" w:themeColor="text1"/>
        </w:rPr>
        <w:t>treatment options</w:t>
      </w:r>
      <w:r w:rsidR="00F45451">
        <w:rPr>
          <w:color w:val="000000" w:themeColor="text1"/>
        </w:rPr>
        <w:t xml:space="preserve"> for patients with obesity</w:t>
      </w:r>
      <w:r w:rsidR="009C5B00" w:rsidRPr="006902F6">
        <w:rPr>
          <w:color w:val="000000" w:themeColor="text1"/>
        </w:rPr>
        <w:t>.</w:t>
      </w:r>
    </w:p>
    <w:p w14:paraId="51F0537E" w14:textId="77777777" w:rsidR="00D26E2F" w:rsidRDefault="00D26E2F" w:rsidP="00E13216">
      <w:pPr>
        <w:spacing w:line="480" w:lineRule="auto"/>
        <w:rPr>
          <w:color w:val="000000" w:themeColor="text1"/>
        </w:rPr>
      </w:pPr>
    </w:p>
    <w:p w14:paraId="32CDFF5C" w14:textId="77777777" w:rsidR="00706726" w:rsidRDefault="00706726" w:rsidP="0068384E">
      <w:pPr>
        <w:spacing w:line="480" w:lineRule="auto"/>
      </w:pPr>
      <w:r w:rsidRPr="00E50061">
        <w:rPr>
          <w:b/>
        </w:rPr>
        <w:t>D</w:t>
      </w:r>
      <w:r>
        <w:rPr>
          <w:b/>
        </w:rPr>
        <w:t>eclaration of Interest</w:t>
      </w:r>
      <w:r w:rsidRPr="00E50061">
        <w:rPr>
          <w:b/>
        </w:rPr>
        <w:t>:</w:t>
      </w:r>
      <w:r>
        <w:t xml:space="preserve"> The authors declared no conflict of interest that could be perceived as prejudicing the impartiality of the research reported.</w:t>
      </w:r>
    </w:p>
    <w:p w14:paraId="23CA46F0" w14:textId="77777777" w:rsidR="00706726" w:rsidRDefault="00706726" w:rsidP="0068384E">
      <w:pPr>
        <w:spacing w:line="480" w:lineRule="auto"/>
      </w:pPr>
    </w:p>
    <w:p w14:paraId="221028DA" w14:textId="596561EC" w:rsidR="00706726" w:rsidRPr="004F4F38" w:rsidRDefault="00706726" w:rsidP="0068384E">
      <w:pPr>
        <w:spacing w:line="480" w:lineRule="auto"/>
        <w:rPr>
          <w:color w:val="000000" w:themeColor="text1"/>
        </w:rPr>
      </w:pPr>
      <w:r w:rsidRPr="00E50061">
        <w:rPr>
          <w:b/>
        </w:rPr>
        <w:t>Funding:</w:t>
      </w:r>
      <w:r>
        <w:t xml:space="preserve"> </w:t>
      </w:r>
      <w:r w:rsidRPr="006902F6">
        <w:rPr>
          <w:color w:val="000000" w:themeColor="text1"/>
        </w:rPr>
        <w:t>This study was supported by funds from NIH Grant R01-DK107535 (DB)</w:t>
      </w:r>
      <w:r w:rsidR="004F4F38">
        <w:rPr>
          <w:color w:val="000000" w:themeColor="text1"/>
        </w:rPr>
        <w:t xml:space="preserve"> and a</w:t>
      </w:r>
      <w:r w:rsidR="004F4F38" w:rsidRPr="004F4F38">
        <w:rPr>
          <w:color w:val="000000" w:themeColor="text1"/>
        </w:rPr>
        <w:t> Pilot and Feasibility Grant from the Michigan Diabetes Research Center (P30-DK020572)</w:t>
      </w:r>
      <w:r w:rsidRPr="006902F6">
        <w:rPr>
          <w:color w:val="000000" w:themeColor="text1"/>
        </w:rPr>
        <w:t xml:space="preserve">.  This study also utilized the University of Michigan </w:t>
      </w:r>
      <w:r w:rsidRPr="006902F6">
        <w:rPr>
          <w:bCs/>
          <w:color w:val="000000" w:themeColor="text1"/>
        </w:rPr>
        <w:t>Metabolism, Bariatric Surgery and Behavior Core (U2C-DK110768), the Michigan Nutrition Obesity Research Center (P30-</w:t>
      </w:r>
      <w:r w:rsidRPr="006902F6">
        <w:rPr>
          <w:bCs/>
          <w:iCs/>
          <w:color w:val="000000" w:themeColor="text1"/>
        </w:rPr>
        <w:t>DK089503) and the University of Michigan Comprehensive Cancer Center Core (</w:t>
      </w:r>
      <w:r w:rsidRPr="006902F6">
        <w:rPr>
          <w:rFonts w:eastAsia="Times New Roman" w:cs="Times New Roman"/>
          <w:color w:val="000000" w:themeColor="text1"/>
          <w:shd w:val="clear" w:color="auto" w:fill="FFFFFF"/>
        </w:rPr>
        <w:t>P30-CA062203</w:t>
      </w:r>
      <w:r w:rsidRPr="006902F6">
        <w:rPr>
          <w:rFonts w:eastAsia="Times New Roman" w:cs="Times New Roman"/>
          <w:color w:val="000000" w:themeColor="text1"/>
        </w:rPr>
        <w:t>)</w:t>
      </w:r>
      <w:r w:rsidRPr="006902F6">
        <w:rPr>
          <w:bCs/>
          <w:color w:val="000000" w:themeColor="text1"/>
        </w:rPr>
        <w:t xml:space="preserve">.  </w:t>
      </w:r>
      <w:r w:rsidRPr="00015EDD">
        <w:rPr>
          <w:bCs/>
          <w:color w:val="000000" w:themeColor="text1"/>
        </w:rPr>
        <w:t xml:space="preserve">Erin Stephenson is </w:t>
      </w:r>
      <w:r>
        <w:rPr>
          <w:bCs/>
          <w:color w:val="000000" w:themeColor="text1"/>
        </w:rPr>
        <w:t>partially</w:t>
      </w:r>
      <w:r w:rsidRPr="00015EDD">
        <w:rPr>
          <w:bCs/>
          <w:color w:val="000000" w:themeColor="text1"/>
        </w:rPr>
        <w:t xml:space="preserve"> supported by funding</w:t>
      </w:r>
      <w:r>
        <w:rPr>
          <w:bCs/>
          <w:color w:val="000000" w:themeColor="text1"/>
        </w:rPr>
        <w:t xml:space="preserve"> from</w:t>
      </w:r>
      <w:r w:rsidRPr="00015EDD">
        <w:rPr>
          <w:bCs/>
          <w:color w:val="000000" w:themeColor="text1"/>
        </w:rPr>
        <w:t xml:space="preserve"> </w:t>
      </w:r>
      <w:r w:rsidRPr="004B46F2">
        <w:rPr>
          <w:rFonts w:cs="Times"/>
          <w:bCs/>
        </w:rPr>
        <w:t>Le Bonheur Children’s Hospital, the Children’s Foundation Research Institute and</w:t>
      </w:r>
      <w:r>
        <w:rPr>
          <w:rFonts w:cs="Times"/>
          <w:bCs/>
        </w:rPr>
        <w:t xml:space="preserve"> the Le Bonheur Associate Board</w:t>
      </w:r>
      <w:r>
        <w:rPr>
          <w:bCs/>
          <w:color w:val="000000" w:themeColor="text1"/>
        </w:rPr>
        <w:t>.</w:t>
      </w:r>
    </w:p>
    <w:p w14:paraId="3AECC4BC" w14:textId="77777777" w:rsidR="00706726" w:rsidRPr="00BC77B6" w:rsidRDefault="00706726" w:rsidP="0068384E">
      <w:pPr>
        <w:spacing w:line="480" w:lineRule="auto"/>
        <w:rPr>
          <w:b/>
        </w:rPr>
      </w:pPr>
    </w:p>
    <w:p w14:paraId="284432B8" w14:textId="77777777" w:rsidR="00706726" w:rsidRDefault="00706726" w:rsidP="0068384E">
      <w:pPr>
        <w:spacing w:line="480" w:lineRule="auto"/>
        <w:rPr>
          <w:bCs/>
          <w:color w:val="000000" w:themeColor="text1"/>
        </w:rPr>
      </w:pPr>
      <w:r w:rsidRPr="00BC77B6">
        <w:rPr>
          <w:b/>
        </w:rPr>
        <w:t>Author contributions:</w:t>
      </w:r>
      <w:r>
        <w:t xml:space="preserve"> D.B. acquired funding. D.B., I.Ha. and I.Ho. were responsible for conceptualizing the study. D.B., I.Ha. and N.Q. designed the experiments. I.Ha. performed all cell experiments. I.Ha., E.S. and J.R. performed mouse experiments. D.B. and Q.T. performed statistical analyses. I.Ha. wrote the manuscript. I.Ha. and D.B. edited and reviewed the manuscript. All authors were involved in discussions. This manuscript has been approved by all authors.</w:t>
      </w:r>
    </w:p>
    <w:p w14:paraId="7E8D8B1B" w14:textId="77777777" w:rsidR="00706726" w:rsidRPr="006902F6" w:rsidRDefault="00706726" w:rsidP="00E13216">
      <w:pPr>
        <w:spacing w:line="480" w:lineRule="auto"/>
        <w:rPr>
          <w:color w:val="000000" w:themeColor="text1"/>
        </w:rPr>
      </w:pPr>
    </w:p>
    <w:p w14:paraId="186FC159" w14:textId="1391C264" w:rsidR="00B022C2" w:rsidRDefault="00706726" w:rsidP="005821CD">
      <w:pPr>
        <w:spacing w:line="480" w:lineRule="auto"/>
        <w:rPr>
          <w:bCs/>
          <w:color w:val="000000" w:themeColor="text1"/>
        </w:rPr>
      </w:pPr>
      <w:r w:rsidRPr="0068384E">
        <w:rPr>
          <w:b/>
          <w:color w:val="000000" w:themeColor="text1"/>
        </w:rPr>
        <w:t xml:space="preserve">Acknowledgements: </w:t>
      </w:r>
      <w:r w:rsidR="00302276">
        <w:rPr>
          <w:bCs/>
          <w:color w:val="000000" w:themeColor="text1"/>
        </w:rPr>
        <w:t>We would like to thank</w:t>
      </w:r>
      <w:r w:rsidR="0089314D">
        <w:rPr>
          <w:bCs/>
          <w:color w:val="000000" w:themeColor="text1"/>
        </w:rPr>
        <w:t xml:space="preserve"> the study participant for their willingness to be involved in this research. We would like to thank</w:t>
      </w:r>
      <w:r w:rsidR="00302276">
        <w:rPr>
          <w:bCs/>
          <w:color w:val="000000" w:themeColor="text1"/>
        </w:rPr>
        <w:t xml:space="preserve"> Jennifer DelProposto and Carey Lumeng for assistance with imaging liver sections, and Melanie Schmitt</w:t>
      </w:r>
      <w:r w:rsidR="00701AA5">
        <w:rPr>
          <w:bCs/>
          <w:color w:val="000000" w:themeColor="text1"/>
        </w:rPr>
        <w:t xml:space="preserve"> for assistance with</w:t>
      </w:r>
      <w:r w:rsidR="002A5871">
        <w:rPr>
          <w:bCs/>
          <w:color w:val="000000" w:themeColor="text1"/>
        </w:rPr>
        <w:t xml:space="preserve"> glucose</w:t>
      </w:r>
      <w:r w:rsidR="00701AA5">
        <w:rPr>
          <w:bCs/>
          <w:color w:val="000000" w:themeColor="text1"/>
        </w:rPr>
        <w:t xml:space="preserve"> clamp </w:t>
      </w:r>
      <w:r w:rsidR="00701AA5">
        <w:rPr>
          <w:bCs/>
          <w:color w:val="000000" w:themeColor="text1"/>
        </w:rPr>
        <w:lastRenderedPageBreak/>
        <w:t xml:space="preserve">studies.  </w:t>
      </w:r>
      <w:r w:rsidR="00A23F57" w:rsidRPr="006902F6">
        <w:rPr>
          <w:bCs/>
          <w:color w:val="000000" w:themeColor="text1"/>
        </w:rPr>
        <w:t>We would like to thank the other members of the Bridges laboratory, Thurl Harris (University of Virginia)</w:t>
      </w:r>
      <w:r w:rsidR="00F33C5C">
        <w:rPr>
          <w:bCs/>
          <w:color w:val="000000" w:themeColor="text1"/>
        </w:rPr>
        <w:t>, Christoph Buettner</w:t>
      </w:r>
      <w:r w:rsidR="00A23F57" w:rsidRPr="006902F6">
        <w:rPr>
          <w:bCs/>
          <w:color w:val="000000" w:themeColor="text1"/>
        </w:rPr>
        <w:t xml:space="preserve"> </w:t>
      </w:r>
      <w:r w:rsidR="00F33C5C">
        <w:rPr>
          <w:bCs/>
          <w:color w:val="000000" w:themeColor="text1"/>
        </w:rPr>
        <w:t xml:space="preserve">and Eliza Geer (Icahn School of Medicine at Mount Sinai) </w:t>
      </w:r>
      <w:r w:rsidR="00A23F57" w:rsidRPr="006902F6">
        <w:rPr>
          <w:bCs/>
          <w:color w:val="000000" w:themeColor="text1"/>
        </w:rPr>
        <w:t>and Edwards Park (UTHSC) for insights on this work.</w:t>
      </w:r>
      <w:r w:rsidR="000C2650">
        <w:rPr>
          <w:bCs/>
          <w:color w:val="000000" w:themeColor="text1"/>
        </w:rPr>
        <w:t xml:space="preserve"> </w:t>
      </w:r>
      <w:r w:rsidR="00652B84">
        <w:rPr>
          <w:bCs/>
          <w:color w:val="000000" w:themeColor="text1"/>
        </w:rPr>
        <w:t>g</w:t>
      </w:r>
    </w:p>
    <w:p w14:paraId="2AE7586D" w14:textId="164576FA" w:rsidR="009C426D" w:rsidRPr="00415832" w:rsidRDefault="000A7B51" w:rsidP="00E13216">
      <w:pPr>
        <w:widowControl w:val="0"/>
        <w:autoSpaceDE w:val="0"/>
        <w:autoSpaceDN w:val="0"/>
        <w:adjustRightInd w:val="0"/>
        <w:spacing w:before="480"/>
        <w:rPr>
          <w:b/>
          <w:color w:val="000000" w:themeColor="text1"/>
          <w:sz w:val="32"/>
          <w:u w:val="single"/>
        </w:rPr>
      </w:pPr>
      <w:r w:rsidRPr="00415832">
        <w:rPr>
          <w:b/>
          <w:color w:val="000000" w:themeColor="text1"/>
          <w:sz w:val="32"/>
          <w:u w:val="single"/>
        </w:rPr>
        <w:t>References</w:t>
      </w:r>
    </w:p>
    <w:p w14:paraId="06AB6A99" w14:textId="4F16C64A" w:rsidR="00245EC7" w:rsidRPr="00245EC7" w:rsidRDefault="00A43B68" w:rsidP="00245EC7">
      <w:pPr>
        <w:widowControl w:val="0"/>
        <w:autoSpaceDE w:val="0"/>
        <w:autoSpaceDN w:val="0"/>
        <w:adjustRightInd w:val="0"/>
        <w:spacing w:line="480" w:lineRule="auto"/>
        <w:ind w:left="640" w:hanging="640"/>
        <w:rPr>
          <w:rFonts w:ascii="Calibri" w:eastAsia="Times New Roman" w:hAnsi="Calibri" w:cs="Times New Roman"/>
          <w:noProof/>
        </w:rPr>
      </w:pPr>
      <w:r>
        <w:rPr>
          <w:color w:val="000000" w:themeColor="text1"/>
        </w:rPr>
        <w:fldChar w:fldCharType="begin" w:fldLock="1"/>
      </w:r>
      <w:r>
        <w:rPr>
          <w:color w:val="000000" w:themeColor="text1"/>
        </w:rPr>
        <w:instrText xml:space="preserve">ADDIN Mendeley Bibliography CSL_BIBLIOGRAPHY </w:instrText>
      </w:r>
      <w:r>
        <w:rPr>
          <w:color w:val="000000" w:themeColor="text1"/>
        </w:rPr>
        <w:fldChar w:fldCharType="separate"/>
      </w:r>
      <w:r w:rsidR="00245EC7" w:rsidRPr="00245EC7">
        <w:rPr>
          <w:rFonts w:ascii="Calibri" w:eastAsia="Times New Roman" w:hAnsi="Calibri" w:cs="Times New Roman"/>
          <w:noProof/>
        </w:rPr>
        <w:t xml:space="preserve">1. </w:t>
      </w:r>
      <w:r w:rsidR="00245EC7" w:rsidRPr="00245EC7">
        <w:rPr>
          <w:rFonts w:ascii="Calibri" w:eastAsia="Times New Roman" w:hAnsi="Calibri" w:cs="Times New Roman"/>
          <w:noProof/>
        </w:rPr>
        <w:tab/>
      </w:r>
      <w:r w:rsidR="00245EC7" w:rsidRPr="00245EC7">
        <w:rPr>
          <w:rFonts w:ascii="Calibri" w:eastAsia="Times New Roman" w:hAnsi="Calibri" w:cs="Times New Roman"/>
          <w:b/>
          <w:bCs/>
          <w:noProof/>
        </w:rPr>
        <w:t>Paredes S, Ribeiro L.</w:t>
      </w:r>
      <w:r w:rsidR="00245EC7" w:rsidRPr="00245EC7">
        <w:rPr>
          <w:rFonts w:ascii="Calibri" w:eastAsia="Times New Roman" w:hAnsi="Calibri" w:cs="Times New Roman"/>
          <w:noProof/>
        </w:rPr>
        <w:t xml:space="preserve"> Cortisol: the villain in Metabolic Syndrome? </w:t>
      </w:r>
      <w:r w:rsidR="00245EC7" w:rsidRPr="00245EC7">
        <w:rPr>
          <w:rFonts w:ascii="Calibri" w:eastAsia="Times New Roman" w:hAnsi="Calibri" w:cs="Times New Roman"/>
          <w:i/>
          <w:iCs/>
          <w:noProof/>
        </w:rPr>
        <w:t>Rev Assoc Med BRAs</w:t>
      </w:r>
      <w:r w:rsidR="00245EC7" w:rsidRPr="00245EC7">
        <w:rPr>
          <w:rFonts w:ascii="Calibri" w:eastAsia="Times New Roman" w:hAnsi="Calibri" w:cs="Times New Roman"/>
          <w:noProof/>
        </w:rPr>
        <w:t xml:space="preserve"> 2014;60(1):84–92.</w:t>
      </w:r>
    </w:p>
    <w:p w14:paraId="79252B9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 </w:t>
      </w:r>
      <w:r w:rsidRPr="00245EC7">
        <w:rPr>
          <w:rFonts w:ascii="Calibri" w:eastAsia="Times New Roman" w:hAnsi="Calibri" w:cs="Times New Roman"/>
          <w:noProof/>
        </w:rPr>
        <w:tab/>
      </w:r>
      <w:r w:rsidRPr="00245EC7">
        <w:rPr>
          <w:rFonts w:ascii="Calibri" w:eastAsia="Times New Roman" w:hAnsi="Calibri" w:cs="Times New Roman"/>
          <w:b/>
          <w:bCs/>
          <w:noProof/>
        </w:rPr>
        <w:t>Overman R a., Yeh JY, Deal CL.</w:t>
      </w:r>
      <w:r w:rsidRPr="00245EC7">
        <w:rPr>
          <w:rFonts w:ascii="Calibri" w:eastAsia="Times New Roman" w:hAnsi="Calibri" w:cs="Times New Roman"/>
          <w:noProof/>
        </w:rPr>
        <w:t xml:space="preserve"> Prevalence of oral glucocorticoid usage in the United States: A general population perspective. </w:t>
      </w:r>
      <w:r w:rsidRPr="00245EC7">
        <w:rPr>
          <w:rFonts w:ascii="Calibri" w:eastAsia="Times New Roman" w:hAnsi="Calibri" w:cs="Times New Roman"/>
          <w:i/>
          <w:iCs/>
          <w:noProof/>
        </w:rPr>
        <w:t>Arthritis Care Res.</w:t>
      </w:r>
      <w:r w:rsidRPr="00245EC7">
        <w:rPr>
          <w:rFonts w:ascii="Calibri" w:eastAsia="Times New Roman" w:hAnsi="Calibri" w:cs="Times New Roman"/>
          <w:noProof/>
        </w:rPr>
        <w:t xml:space="preserve"> 2013;65(2):294–298.</w:t>
      </w:r>
    </w:p>
    <w:p w14:paraId="22067961"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 </w:t>
      </w:r>
      <w:r w:rsidRPr="00245EC7">
        <w:rPr>
          <w:rFonts w:ascii="Calibri" w:eastAsia="Times New Roman" w:hAnsi="Calibri" w:cs="Times New Roman"/>
          <w:noProof/>
        </w:rPr>
        <w:tab/>
      </w:r>
      <w:r w:rsidRPr="00245EC7">
        <w:rPr>
          <w:rFonts w:ascii="Calibri" w:eastAsia="Times New Roman" w:hAnsi="Calibri" w:cs="Times New Roman"/>
          <w:b/>
          <w:bCs/>
          <w:noProof/>
        </w:rPr>
        <w:t>Fardet L, Petersen I, Nazareth I.</w:t>
      </w:r>
      <w:r w:rsidRPr="00245EC7">
        <w:rPr>
          <w:rFonts w:ascii="Calibri" w:eastAsia="Times New Roman" w:hAnsi="Calibri" w:cs="Times New Roman"/>
          <w:noProof/>
        </w:rPr>
        <w:t xml:space="preserve"> Original article Prevalence of long-term oral glucocorticoid prescriptions in the UK over the past 20 years. 2011;(March). doi:10.1093/rheumatology/ker017.</w:t>
      </w:r>
    </w:p>
    <w:p w14:paraId="6D6B4E2F"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 </w:t>
      </w:r>
      <w:r w:rsidRPr="00245EC7">
        <w:rPr>
          <w:rFonts w:ascii="Calibri" w:eastAsia="Times New Roman" w:hAnsi="Calibri" w:cs="Times New Roman"/>
          <w:noProof/>
        </w:rPr>
        <w:tab/>
      </w:r>
      <w:r w:rsidRPr="00245EC7">
        <w:rPr>
          <w:rFonts w:ascii="Calibri" w:eastAsia="Times New Roman" w:hAnsi="Calibri" w:cs="Times New Roman"/>
          <w:b/>
          <w:bCs/>
          <w:noProof/>
        </w:rPr>
        <w:t>Hsiao C, Ph D, Cherry DK, Beatty PC, Ph D, Rechtsteiner EA, Care H.</w:t>
      </w:r>
      <w:r w:rsidRPr="00245EC7">
        <w:rPr>
          <w:rFonts w:ascii="Calibri" w:eastAsia="Times New Roman" w:hAnsi="Calibri" w:cs="Times New Roman"/>
          <w:noProof/>
        </w:rPr>
        <w:t xml:space="preserve"> National Ambulatory Medical Care Survey : 2007 Summary. 2010;(27).</w:t>
      </w:r>
    </w:p>
    <w:p w14:paraId="48A35A02"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5. </w:t>
      </w:r>
      <w:r w:rsidRPr="00245EC7">
        <w:rPr>
          <w:rFonts w:ascii="Calibri" w:eastAsia="Times New Roman" w:hAnsi="Calibri" w:cs="Times New Roman"/>
          <w:noProof/>
        </w:rPr>
        <w:tab/>
      </w:r>
      <w:r w:rsidRPr="00245EC7">
        <w:rPr>
          <w:rFonts w:ascii="Calibri" w:eastAsia="Times New Roman" w:hAnsi="Calibri" w:cs="Times New Roman"/>
          <w:b/>
          <w:bCs/>
          <w:noProof/>
        </w:rPr>
        <w:t>Laugesen K, Otto J, Jørgensen L, Sørensen HT, Petersen I.</w:t>
      </w:r>
      <w:r w:rsidRPr="00245EC7">
        <w:rPr>
          <w:rFonts w:ascii="Calibri" w:eastAsia="Times New Roman" w:hAnsi="Calibri" w:cs="Times New Roman"/>
          <w:noProof/>
        </w:rPr>
        <w:t xml:space="preserve"> Systemic glucocorticoid use in Denmark : a population-based prevalence study. 2017;(January 1999):1–6.</w:t>
      </w:r>
    </w:p>
    <w:p w14:paraId="3DC0DF2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6. </w:t>
      </w:r>
      <w:r w:rsidRPr="00245EC7">
        <w:rPr>
          <w:rFonts w:ascii="Calibri" w:eastAsia="Times New Roman" w:hAnsi="Calibri" w:cs="Times New Roman"/>
          <w:noProof/>
        </w:rPr>
        <w:tab/>
      </w:r>
      <w:r w:rsidRPr="00245EC7">
        <w:rPr>
          <w:rFonts w:ascii="Calibri" w:eastAsia="Times New Roman" w:hAnsi="Calibri" w:cs="Times New Roman"/>
          <w:b/>
          <w:bCs/>
          <w:noProof/>
        </w:rPr>
        <w:t>The GBD 2015 Obesity Collaborators.</w:t>
      </w:r>
      <w:r w:rsidRPr="00245EC7">
        <w:rPr>
          <w:rFonts w:ascii="Calibri" w:eastAsia="Times New Roman" w:hAnsi="Calibri" w:cs="Times New Roman"/>
          <w:noProof/>
        </w:rPr>
        <w:t xml:space="preserve"> Health Effects of Overweight and Obesity in 195 Countries over 25 Years. </w:t>
      </w:r>
      <w:r w:rsidRPr="00245EC7">
        <w:rPr>
          <w:rFonts w:ascii="Calibri" w:eastAsia="Times New Roman" w:hAnsi="Calibri" w:cs="Times New Roman"/>
          <w:i/>
          <w:iCs/>
          <w:noProof/>
        </w:rPr>
        <w:t>N. Engl. J. Med.</w:t>
      </w:r>
      <w:r w:rsidRPr="00245EC7">
        <w:rPr>
          <w:rFonts w:ascii="Calibri" w:eastAsia="Times New Roman" w:hAnsi="Calibri" w:cs="Times New Roman"/>
          <w:noProof/>
        </w:rPr>
        <w:t xml:space="preserve"> 2017;377(1):13–27.</w:t>
      </w:r>
    </w:p>
    <w:p w14:paraId="2B3DF8F8"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7. </w:t>
      </w:r>
      <w:r w:rsidRPr="00245EC7">
        <w:rPr>
          <w:rFonts w:ascii="Calibri" w:eastAsia="Times New Roman" w:hAnsi="Calibri" w:cs="Times New Roman"/>
          <w:noProof/>
        </w:rPr>
        <w:tab/>
      </w:r>
      <w:r w:rsidRPr="00245EC7">
        <w:rPr>
          <w:rFonts w:ascii="Calibri" w:eastAsia="Times New Roman" w:hAnsi="Calibri" w:cs="Times New Roman"/>
          <w:b/>
          <w:bCs/>
          <w:noProof/>
        </w:rPr>
        <w:t>Beaudry JL, Anna MD, Teich T, Tsushima R, Riddell MC.</w:t>
      </w:r>
      <w:r w:rsidRPr="00245EC7">
        <w:rPr>
          <w:rFonts w:ascii="Calibri" w:eastAsia="Times New Roman" w:hAnsi="Calibri" w:cs="Times New Roman"/>
          <w:noProof/>
        </w:rPr>
        <w:t xml:space="preserve"> Exogenous Glucocorticoids and a High-Fat Diet Cause Severe Hyperglycemia and Hyperinsulinemia and Sprague-Dawley Rats. 2013;154(September):3197–3208.</w:t>
      </w:r>
    </w:p>
    <w:p w14:paraId="03850A1B"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8. </w:t>
      </w:r>
      <w:r w:rsidRPr="00245EC7">
        <w:rPr>
          <w:rFonts w:ascii="Calibri" w:eastAsia="Times New Roman" w:hAnsi="Calibri" w:cs="Times New Roman"/>
          <w:noProof/>
        </w:rPr>
        <w:tab/>
      </w:r>
      <w:r w:rsidRPr="00245EC7">
        <w:rPr>
          <w:rFonts w:ascii="Calibri" w:eastAsia="Times New Roman" w:hAnsi="Calibri" w:cs="Times New Roman"/>
          <w:b/>
          <w:bCs/>
          <w:noProof/>
        </w:rPr>
        <w:t>Shpilberg Y, Beaudry JL, Souza AD, Campbell JE, Peckett A, Riddell MC.</w:t>
      </w:r>
      <w:r w:rsidRPr="00245EC7">
        <w:rPr>
          <w:rFonts w:ascii="Calibri" w:eastAsia="Times New Roman" w:hAnsi="Calibri" w:cs="Times New Roman"/>
          <w:noProof/>
        </w:rPr>
        <w:t xml:space="preserve"> A rodent model of rapid-onset diabetes induced by glucocorticoids and high-fat feeding. 2012;680:671–</w:t>
      </w:r>
      <w:r w:rsidRPr="00245EC7">
        <w:rPr>
          <w:rFonts w:ascii="Calibri" w:eastAsia="Times New Roman" w:hAnsi="Calibri" w:cs="Times New Roman"/>
          <w:noProof/>
        </w:rPr>
        <w:lastRenderedPageBreak/>
        <w:t>680.</w:t>
      </w:r>
    </w:p>
    <w:p w14:paraId="21E15047"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9. </w:t>
      </w:r>
      <w:r w:rsidRPr="00245EC7">
        <w:rPr>
          <w:rFonts w:ascii="Calibri" w:eastAsia="Times New Roman" w:hAnsi="Calibri" w:cs="Times New Roman"/>
          <w:noProof/>
        </w:rPr>
        <w:tab/>
      </w:r>
      <w:r w:rsidRPr="00245EC7">
        <w:rPr>
          <w:rFonts w:ascii="Calibri" w:eastAsia="Times New Roman" w:hAnsi="Calibri" w:cs="Times New Roman"/>
          <w:b/>
          <w:bCs/>
          <w:noProof/>
        </w:rPr>
        <w:t>Dardevet D, Somet C, Taillandier D, Savary I, Attaix D, Grizard J.</w:t>
      </w:r>
      <w:r w:rsidRPr="00245EC7">
        <w:rPr>
          <w:rFonts w:ascii="Calibri" w:eastAsia="Times New Roman" w:hAnsi="Calibri" w:cs="Times New Roman"/>
          <w:noProof/>
        </w:rPr>
        <w:t xml:space="preserve"> Sensitivity and Protein Turnover Response to Glucocorticoids Are Different in Skeletal Muscle from Adult and Old Rats Lack of Regulation of the Ubiquitin-Proteasome Proteolytic Pathway in Aging. </w:t>
      </w:r>
      <w:r w:rsidRPr="00245EC7">
        <w:rPr>
          <w:rFonts w:ascii="Calibri" w:eastAsia="Times New Roman" w:hAnsi="Calibri" w:cs="Times New Roman"/>
          <w:i/>
          <w:iCs/>
          <w:noProof/>
        </w:rPr>
        <w:t>J. Clin. Invest.</w:t>
      </w:r>
      <w:r w:rsidRPr="00245EC7">
        <w:rPr>
          <w:rFonts w:ascii="Calibri" w:eastAsia="Times New Roman" w:hAnsi="Calibri" w:cs="Times New Roman"/>
          <w:noProof/>
        </w:rPr>
        <w:t xml:space="preserve"> 1995;96(31):2113–2119.</w:t>
      </w:r>
    </w:p>
    <w:p w14:paraId="5BD17C8C"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10. </w:t>
      </w:r>
      <w:r w:rsidRPr="00245EC7">
        <w:rPr>
          <w:rFonts w:ascii="Calibri" w:eastAsia="Times New Roman" w:hAnsi="Calibri" w:cs="Times New Roman"/>
          <w:noProof/>
        </w:rPr>
        <w:tab/>
      </w:r>
      <w:r w:rsidRPr="00245EC7">
        <w:rPr>
          <w:rFonts w:ascii="Calibri" w:eastAsia="Times New Roman" w:hAnsi="Calibri" w:cs="Times New Roman"/>
          <w:b/>
          <w:bCs/>
          <w:noProof/>
        </w:rPr>
        <w:t>Hochberg I, Harvey I, Tran QT, Stephenson EJ, Barkan AL, Saltiel AR, Chandler WF, Bridges D.</w:t>
      </w:r>
      <w:r w:rsidRPr="00245EC7">
        <w:rPr>
          <w:rFonts w:ascii="Calibri" w:eastAsia="Times New Roman" w:hAnsi="Calibri" w:cs="Times New Roman"/>
          <w:noProof/>
        </w:rPr>
        <w:t xml:space="preserve"> Gene expression changes in subcutaneous adipose tissue due to Cushing’s disease. </w:t>
      </w:r>
      <w:r w:rsidRPr="00245EC7">
        <w:rPr>
          <w:rFonts w:ascii="Calibri" w:eastAsia="Times New Roman" w:hAnsi="Calibri" w:cs="Times New Roman"/>
          <w:i/>
          <w:iCs/>
          <w:noProof/>
        </w:rPr>
        <w:t>J. Mol. Endocrinol.</w:t>
      </w:r>
      <w:r w:rsidRPr="00245EC7">
        <w:rPr>
          <w:rFonts w:ascii="Calibri" w:eastAsia="Times New Roman" w:hAnsi="Calibri" w:cs="Times New Roman"/>
          <w:noProof/>
        </w:rPr>
        <w:t xml:space="preserve"> 2015;55(2):81–94.</w:t>
      </w:r>
    </w:p>
    <w:p w14:paraId="0EA3EF0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11. </w:t>
      </w:r>
      <w:r w:rsidRPr="00245EC7">
        <w:rPr>
          <w:rFonts w:ascii="Calibri" w:eastAsia="Times New Roman" w:hAnsi="Calibri" w:cs="Times New Roman"/>
          <w:noProof/>
        </w:rPr>
        <w:tab/>
      </w:r>
      <w:r w:rsidRPr="00245EC7">
        <w:rPr>
          <w:rFonts w:ascii="Calibri" w:eastAsia="Times New Roman" w:hAnsi="Calibri" w:cs="Times New Roman"/>
          <w:b/>
          <w:bCs/>
          <w:noProof/>
        </w:rPr>
        <w:t>Schakman O, Kalista S, Barbé C, Loumaye A, Thissen JP.</w:t>
      </w:r>
      <w:r w:rsidRPr="00245EC7">
        <w:rPr>
          <w:rFonts w:ascii="Calibri" w:eastAsia="Times New Roman" w:hAnsi="Calibri" w:cs="Times New Roman"/>
          <w:noProof/>
        </w:rPr>
        <w:t xml:space="preserve"> Glucocorticoid-induced skeletal muscle atrophy </w:t>
      </w:r>
      <w:r w:rsidRPr="00245EC7">
        <w:rPr>
          <w:rFonts w:ascii="Oriya Sangam MN" w:eastAsia="Oriya Sangam MN" w:hAnsi="Oriya Sangam MN" w:cs="Oriya Sangam MN"/>
          <w:noProof/>
        </w:rPr>
        <w:t>ଝ</w:t>
      </w:r>
      <w:r w:rsidRPr="00245EC7">
        <w:rPr>
          <w:rFonts w:ascii="Calibri" w:eastAsia="Times New Roman" w:hAnsi="Calibri" w:cs="Times New Roman"/>
          <w:noProof/>
        </w:rPr>
        <w:t xml:space="preserve">. </w:t>
      </w:r>
      <w:r w:rsidRPr="00245EC7">
        <w:rPr>
          <w:rFonts w:ascii="Calibri" w:eastAsia="Times New Roman" w:hAnsi="Calibri" w:cs="Times New Roman"/>
          <w:i/>
          <w:iCs/>
          <w:noProof/>
        </w:rPr>
        <w:t>Int. J. Biochem. Cell Biol.</w:t>
      </w:r>
      <w:r w:rsidRPr="00245EC7">
        <w:rPr>
          <w:rFonts w:ascii="Calibri" w:eastAsia="Times New Roman" w:hAnsi="Calibri" w:cs="Times New Roman"/>
          <w:noProof/>
        </w:rPr>
        <w:t xml:space="preserve"> 2013;45(10):2163–2172.</w:t>
      </w:r>
    </w:p>
    <w:p w14:paraId="42150C0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12. </w:t>
      </w:r>
      <w:r w:rsidRPr="00245EC7">
        <w:rPr>
          <w:rFonts w:ascii="Calibri" w:eastAsia="Times New Roman" w:hAnsi="Calibri" w:cs="Times New Roman"/>
          <w:noProof/>
        </w:rPr>
        <w:tab/>
      </w:r>
      <w:r w:rsidRPr="00245EC7">
        <w:rPr>
          <w:rFonts w:ascii="Calibri" w:eastAsia="Times New Roman" w:hAnsi="Calibri" w:cs="Times New Roman"/>
          <w:b/>
          <w:bCs/>
          <w:noProof/>
        </w:rPr>
        <w:t>Abad V, Chrousos GP, Reynolds JC, Nieman LK, Hill SC, Weinstein RS, Leong GM.</w:t>
      </w:r>
      <w:r w:rsidRPr="00245EC7">
        <w:rPr>
          <w:rFonts w:ascii="Calibri" w:eastAsia="Times New Roman" w:hAnsi="Calibri" w:cs="Times New Roman"/>
          <w:noProof/>
        </w:rPr>
        <w:t xml:space="preserve"> Glucocorticoid Excess During Adolescence Leads to a Major Persistent Deficit in Bone Mass and an Increase in Central Body Fat. 2001;16(10):1879–1885.</w:t>
      </w:r>
    </w:p>
    <w:p w14:paraId="3C7A218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13. </w:t>
      </w:r>
      <w:r w:rsidRPr="00245EC7">
        <w:rPr>
          <w:rFonts w:ascii="Calibri" w:eastAsia="Times New Roman" w:hAnsi="Calibri" w:cs="Times New Roman"/>
          <w:noProof/>
        </w:rPr>
        <w:tab/>
      </w:r>
      <w:r w:rsidRPr="00245EC7">
        <w:rPr>
          <w:rFonts w:ascii="Calibri" w:eastAsia="Times New Roman" w:hAnsi="Calibri" w:cs="Times New Roman"/>
          <w:b/>
          <w:bCs/>
          <w:noProof/>
        </w:rPr>
        <w:t>Geer EB, Shen W, Gallagher D, Punyanitya M, Looker HC, Post KD, Freda PU.</w:t>
      </w:r>
      <w:r w:rsidRPr="00245EC7">
        <w:rPr>
          <w:rFonts w:ascii="Calibri" w:eastAsia="Times New Roman" w:hAnsi="Calibri" w:cs="Times New Roman"/>
          <w:noProof/>
        </w:rPr>
        <w:t xml:space="preserve"> Female Patients with Cushing ’ s Disease. 2011;73(4):469–475.</w:t>
      </w:r>
    </w:p>
    <w:p w14:paraId="34654DD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14. </w:t>
      </w:r>
      <w:r w:rsidRPr="00245EC7">
        <w:rPr>
          <w:rFonts w:ascii="Calibri" w:eastAsia="Times New Roman" w:hAnsi="Calibri" w:cs="Times New Roman"/>
          <w:noProof/>
        </w:rPr>
        <w:tab/>
      </w:r>
      <w:r w:rsidRPr="00245EC7">
        <w:rPr>
          <w:rFonts w:ascii="Calibri" w:eastAsia="Times New Roman" w:hAnsi="Calibri" w:cs="Times New Roman"/>
          <w:b/>
          <w:bCs/>
          <w:noProof/>
        </w:rPr>
        <w:t>Djurhuus CB, Gravholt CH, Nielsen S, Pedersen SB, Møller N, Schmitz O.</w:t>
      </w:r>
      <w:r w:rsidRPr="00245EC7">
        <w:rPr>
          <w:rFonts w:ascii="Calibri" w:eastAsia="Times New Roman" w:hAnsi="Calibri" w:cs="Times New Roman"/>
          <w:noProof/>
        </w:rPr>
        <w:t xml:space="preserve"> Additive effects of cortisol and growth hormone on regional and systemic lipolysis in humans. 2004:488–494.</w:t>
      </w:r>
    </w:p>
    <w:p w14:paraId="2D67755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15. </w:t>
      </w:r>
      <w:r w:rsidRPr="00245EC7">
        <w:rPr>
          <w:rFonts w:ascii="Calibri" w:eastAsia="Times New Roman" w:hAnsi="Calibri" w:cs="Times New Roman"/>
          <w:noProof/>
        </w:rPr>
        <w:tab/>
      </w:r>
      <w:r w:rsidRPr="00245EC7">
        <w:rPr>
          <w:rFonts w:ascii="Calibri" w:eastAsia="Times New Roman" w:hAnsi="Calibri" w:cs="Times New Roman"/>
          <w:b/>
          <w:bCs/>
          <w:noProof/>
        </w:rPr>
        <w:t>Kršek M, Rosická M, Nedvídková J, Ková HKČ, Hána V, Marek J, Haluzík M, Lai EW, Pacák K.</w:t>
      </w:r>
      <w:r w:rsidRPr="00245EC7">
        <w:rPr>
          <w:rFonts w:ascii="Calibri" w:eastAsia="Times New Roman" w:hAnsi="Calibri" w:cs="Times New Roman"/>
          <w:noProof/>
        </w:rPr>
        <w:t xml:space="preserve"> Increased Lipolysis of Subcutaneous Abdominal Adipose Tissue and Altered Noradrenergic Activity in Patients with Cushing ‘ s Syndrome : An In-vivo Microdialysis Study. 2006:421–428.</w:t>
      </w:r>
    </w:p>
    <w:p w14:paraId="750C59D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lastRenderedPageBreak/>
        <w:t xml:space="preserve">16. </w:t>
      </w:r>
      <w:r w:rsidRPr="00245EC7">
        <w:rPr>
          <w:rFonts w:ascii="Calibri" w:eastAsia="Times New Roman" w:hAnsi="Calibri" w:cs="Times New Roman"/>
          <w:noProof/>
        </w:rPr>
        <w:tab/>
      </w:r>
      <w:r w:rsidRPr="00245EC7">
        <w:rPr>
          <w:rFonts w:ascii="Calibri" w:eastAsia="Times New Roman" w:hAnsi="Calibri" w:cs="Times New Roman"/>
          <w:b/>
          <w:bCs/>
          <w:noProof/>
        </w:rPr>
        <w:t>Djurhuus CB, Gravholt CH, Nielsen S, Mengel  a, Christiansen JS, Schmitz OE, Møller N.</w:t>
      </w:r>
      <w:r w:rsidRPr="00245EC7">
        <w:rPr>
          <w:rFonts w:ascii="Calibri" w:eastAsia="Times New Roman" w:hAnsi="Calibri" w:cs="Times New Roman"/>
          <w:noProof/>
        </w:rPr>
        <w:t xml:space="preserve"> Effects of cortisol on lipolysis and regional interstitial glycerol levels in humans. </w:t>
      </w:r>
      <w:r w:rsidRPr="00245EC7">
        <w:rPr>
          <w:rFonts w:ascii="Calibri" w:eastAsia="Times New Roman" w:hAnsi="Calibri" w:cs="Times New Roman"/>
          <w:i/>
          <w:iCs/>
          <w:noProof/>
        </w:rPr>
        <w:t>Am. J. Physiol. Endocrinol. Metab.</w:t>
      </w:r>
      <w:r w:rsidRPr="00245EC7">
        <w:rPr>
          <w:rFonts w:ascii="Calibri" w:eastAsia="Times New Roman" w:hAnsi="Calibri" w:cs="Times New Roman"/>
          <w:noProof/>
        </w:rPr>
        <w:t xml:space="preserve"> 2002;283(1):E172–E177.</w:t>
      </w:r>
    </w:p>
    <w:p w14:paraId="75DFC73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17. </w:t>
      </w:r>
      <w:r w:rsidRPr="00245EC7">
        <w:rPr>
          <w:rFonts w:ascii="Calibri" w:eastAsia="Times New Roman" w:hAnsi="Calibri" w:cs="Times New Roman"/>
          <w:noProof/>
        </w:rPr>
        <w:tab/>
      </w:r>
      <w:r w:rsidRPr="00245EC7">
        <w:rPr>
          <w:rFonts w:ascii="Calibri" w:eastAsia="Times New Roman" w:hAnsi="Calibri" w:cs="Times New Roman"/>
          <w:b/>
          <w:bCs/>
          <w:noProof/>
        </w:rPr>
        <w:t>Rebrin K, Steil GM, Mittelman SD, Bergman RN.</w:t>
      </w:r>
      <w:r w:rsidRPr="00245EC7">
        <w:rPr>
          <w:rFonts w:ascii="Calibri" w:eastAsia="Times New Roman" w:hAnsi="Calibri" w:cs="Times New Roman"/>
          <w:noProof/>
        </w:rPr>
        <w:t xml:space="preserve"> Causal Linkage between Insulin Suppression of Lipolysis and Suppression of Liver Glucose Output in Dogs. 1996;98(3):741–749.</w:t>
      </w:r>
    </w:p>
    <w:p w14:paraId="24EADD67"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18. </w:t>
      </w:r>
      <w:r w:rsidRPr="00245EC7">
        <w:rPr>
          <w:rFonts w:ascii="Calibri" w:eastAsia="Times New Roman" w:hAnsi="Calibri" w:cs="Times New Roman"/>
          <w:noProof/>
        </w:rPr>
        <w:tab/>
      </w:r>
      <w:r w:rsidRPr="00245EC7">
        <w:rPr>
          <w:rFonts w:ascii="Calibri" w:eastAsia="Times New Roman" w:hAnsi="Calibri" w:cs="Times New Roman"/>
          <w:b/>
          <w:bCs/>
          <w:noProof/>
        </w:rPr>
        <w:t>Zhang M, Hu T, Zhang S, Zhou L.</w:t>
      </w:r>
      <w:r w:rsidRPr="00245EC7">
        <w:rPr>
          <w:rFonts w:ascii="Calibri" w:eastAsia="Times New Roman" w:hAnsi="Calibri" w:cs="Times New Roman"/>
          <w:noProof/>
        </w:rPr>
        <w:t xml:space="preserve"> Associations of Different Adipose Tissue Depots with Insulin Resistance : A Systematic Review and Meta-analysis of Observational Studies. </w:t>
      </w:r>
      <w:r w:rsidRPr="00245EC7">
        <w:rPr>
          <w:rFonts w:ascii="Calibri" w:eastAsia="Times New Roman" w:hAnsi="Calibri" w:cs="Times New Roman"/>
          <w:i/>
          <w:iCs/>
          <w:noProof/>
        </w:rPr>
        <w:t>Nat. Publ. Gr.</w:t>
      </w:r>
      <w:r w:rsidRPr="00245EC7">
        <w:rPr>
          <w:rFonts w:ascii="Calibri" w:eastAsia="Times New Roman" w:hAnsi="Calibri" w:cs="Times New Roman"/>
          <w:noProof/>
        </w:rPr>
        <w:t xml:space="preserve"> 2015;(December):1–6.</w:t>
      </w:r>
    </w:p>
    <w:p w14:paraId="613C9075"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19. </w:t>
      </w:r>
      <w:r w:rsidRPr="00245EC7">
        <w:rPr>
          <w:rFonts w:ascii="Calibri" w:eastAsia="Times New Roman" w:hAnsi="Calibri" w:cs="Times New Roman"/>
          <w:noProof/>
        </w:rPr>
        <w:tab/>
      </w:r>
      <w:r w:rsidRPr="00245EC7">
        <w:rPr>
          <w:rFonts w:ascii="Calibri" w:eastAsia="Times New Roman" w:hAnsi="Calibri" w:cs="Times New Roman"/>
          <w:b/>
          <w:bCs/>
          <w:noProof/>
        </w:rPr>
        <w:t>Dirks ML, Wall BT, Valk B Van De, Holloway TM.</w:t>
      </w:r>
      <w:r w:rsidRPr="00245EC7">
        <w:rPr>
          <w:rFonts w:ascii="Calibri" w:eastAsia="Times New Roman" w:hAnsi="Calibri" w:cs="Times New Roman"/>
          <w:noProof/>
        </w:rPr>
        <w:t xml:space="preserve"> One Week of Bed Rest Leads to Substantial Muscle Atrophy and Induces Whole-Body Insulin Resistance in the Absence of Skeletal Muscle Lipid Accumulation. 2016;65(October):2862–2875.</w:t>
      </w:r>
    </w:p>
    <w:p w14:paraId="6B7EC2C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20. </w:t>
      </w:r>
      <w:r w:rsidRPr="00245EC7">
        <w:rPr>
          <w:rFonts w:ascii="Calibri" w:eastAsia="Times New Roman" w:hAnsi="Calibri" w:cs="Times New Roman"/>
          <w:noProof/>
        </w:rPr>
        <w:tab/>
      </w:r>
      <w:r w:rsidRPr="00245EC7">
        <w:rPr>
          <w:rFonts w:ascii="Calibri" w:eastAsia="Times New Roman" w:hAnsi="Calibri" w:cs="Times New Roman"/>
          <w:b/>
          <w:bCs/>
          <w:noProof/>
        </w:rPr>
        <w:t>Mueller KM, Hartmann K, Kaltenecker D, Vettorazzi S, Bauer M, Mauser L, Amann S, Jall S, Fischer K, Esterbauer H, Müller TD, Tschöp MH, Magnes C, Haybaeck J, Scherer T, Bordag N, Tuckermann JP.</w:t>
      </w:r>
      <w:r w:rsidRPr="00245EC7">
        <w:rPr>
          <w:rFonts w:ascii="Calibri" w:eastAsia="Times New Roman" w:hAnsi="Calibri" w:cs="Times New Roman"/>
          <w:noProof/>
        </w:rPr>
        <w:t xml:space="preserve"> Adipocyte Glucocorticoid Receptor De fi ciency Attenuates Aging- and HFD-Induced Obesity and Impairs the Feeding-Fasting Transition. 2017;66(February):272–286.</w:t>
      </w:r>
    </w:p>
    <w:p w14:paraId="79022F51"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21. </w:t>
      </w:r>
      <w:r w:rsidRPr="00245EC7">
        <w:rPr>
          <w:rFonts w:ascii="Calibri" w:eastAsia="Times New Roman" w:hAnsi="Calibri" w:cs="Times New Roman"/>
          <w:noProof/>
        </w:rPr>
        <w:tab/>
      </w:r>
      <w:r w:rsidRPr="00245EC7">
        <w:rPr>
          <w:rFonts w:ascii="Calibri" w:eastAsia="Times New Roman" w:hAnsi="Calibri" w:cs="Times New Roman"/>
          <w:b/>
          <w:bCs/>
          <w:noProof/>
        </w:rPr>
        <w:t>Shen Y, Roh HC, Kumari M, Rosen ED.</w:t>
      </w:r>
      <w:r w:rsidRPr="00245EC7">
        <w:rPr>
          <w:rFonts w:ascii="Calibri" w:eastAsia="Times New Roman" w:hAnsi="Calibri" w:cs="Times New Roman"/>
          <w:noProof/>
        </w:rPr>
        <w:t xml:space="preserve"> Adipocyte glucocorticoid receptor is important in lipolysis and insulin resistance due to exogenous steroids , but not insulin resistance caused by high fat feeding. </w:t>
      </w:r>
      <w:r w:rsidRPr="00245EC7">
        <w:rPr>
          <w:rFonts w:ascii="Calibri" w:eastAsia="Times New Roman" w:hAnsi="Calibri" w:cs="Times New Roman"/>
          <w:i/>
          <w:iCs/>
          <w:noProof/>
        </w:rPr>
        <w:t>Mol. Metab.</w:t>
      </w:r>
      <w:r w:rsidRPr="00245EC7">
        <w:rPr>
          <w:rFonts w:ascii="Calibri" w:eastAsia="Times New Roman" w:hAnsi="Calibri" w:cs="Times New Roman"/>
          <w:noProof/>
        </w:rPr>
        <w:t xml:space="preserve"> 2017. doi:10.1016/j.molmet.2017.06.013.</w:t>
      </w:r>
    </w:p>
    <w:p w14:paraId="63DE221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22. </w:t>
      </w:r>
      <w:r w:rsidRPr="00245EC7">
        <w:rPr>
          <w:rFonts w:ascii="Calibri" w:eastAsia="Times New Roman" w:hAnsi="Calibri" w:cs="Times New Roman"/>
          <w:noProof/>
        </w:rPr>
        <w:tab/>
      </w:r>
      <w:r w:rsidRPr="00245EC7">
        <w:rPr>
          <w:rFonts w:ascii="Calibri" w:eastAsia="Times New Roman" w:hAnsi="Calibri" w:cs="Times New Roman"/>
          <w:b/>
          <w:bCs/>
          <w:noProof/>
        </w:rPr>
        <w:t>Morgan SA, McCabe EL, Gathercole LL, Hassan-Smith ZK, Larner DP, Bujalska IJ, Stewart PM, Tomlinson JW, Lavery GG.</w:t>
      </w:r>
      <w:r w:rsidRPr="00245EC7">
        <w:rPr>
          <w:rFonts w:ascii="Calibri" w:eastAsia="Times New Roman" w:hAnsi="Calibri" w:cs="Times New Roman"/>
          <w:noProof/>
        </w:rPr>
        <w:t xml:space="preserve"> 11β-HSD1 is the major regulator of the tissue-specific </w:t>
      </w:r>
      <w:r w:rsidRPr="00245EC7">
        <w:rPr>
          <w:rFonts w:ascii="Calibri" w:eastAsia="Times New Roman" w:hAnsi="Calibri" w:cs="Times New Roman"/>
          <w:noProof/>
        </w:rPr>
        <w:lastRenderedPageBreak/>
        <w:t xml:space="preserve">effects of circulating glucocorticoid excess. </w:t>
      </w:r>
      <w:r w:rsidRPr="00245EC7">
        <w:rPr>
          <w:rFonts w:ascii="Calibri" w:eastAsia="Times New Roman" w:hAnsi="Calibri" w:cs="Times New Roman"/>
          <w:i/>
          <w:iCs/>
          <w:noProof/>
        </w:rPr>
        <w:t>Proc. Natl. Acad. Sci. U. S. A.</w:t>
      </w:r>
      <w:r w:rsidRPr="00245EC7">
        <w:rPr>
          <w:rFonts w:ascii="Calibri" w:eastAsia="Times New Roman" w:hAnsi="Calibri" w:cs="Times New Roman"/>
          <w:noProof/>
        </w:rPr>
        <w:t xml:space="preserve"> 2014. doi:10.1073/pnas.1323681111.</w:t>
      </w:r>
    </w:p>
    <w:p w14:paraId="5BCEF3AB"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23. </w:t>
      </w:r>
      <w:r w:rsidRPr="00245EC7">
        <w:rPr>
          <w:rFonts w:ascii="Calibri" w:eastAsia="Times New Roman" w:hAnsi="Calibri" w:cs="Times New Roman"/>
          <w:noProof/>
        </w:rPr>
        <w:tab/>
      </w:r>
      <w:r w:rsidRPr="00245EC7">
        <w:rPr>
          <w:rFonts w:ascii="Calibri" w:eastAsia="Times New Roman" w:hAnsi="Calibri" w:cs="Times New Roman"/>
          <w:b/>
          <w:bCs/>
          <w:noProof/>
        </w:rPr>
        <w:t>Wang Y, Yan C, Liu L, Wang W, Du H, Fan W, Lutfy K, Jiang M, Friedman TC, Liu Y.</w:t>
      </w:r>
      <w:r w:rsidRPr="00245EC7">
        <w:rPr>
          <w:rFonts w:ascii="Calibri" w:eastAsia="Times New Roman" w:hAnsi="Calibri" w:cs="Times New Roman"/>
          <w:noProof/>
        </w:rPr>
        <w:t xml:space="preserve"> 11 -Hydroxysteroid dehydrogenase type 1 shRNA ameliorates glucocorticoid-induced insulin resistance and lipolysis in mouse abdominal adipose tissue. </w:t>
      </w:r>
      <w:r w:rsidRPr="00245EC7">
        <w:rPr>
          <w:rFonts w:ascii="Calibri" w:eastAsia="Times New Roman" w:hAnsi="Calibri" w:cs="Times New Roman"/>
          <w:i/>
          <w:iCs/>
          <w:noProof/>
        </w:rPr>
        <w:t>AJP Endocrinol. Metab.</w:t>
      </w:r>
      <w:r w:rsidRPr="00245EC7">
        <w:rPr>
          <w:rFonts w:ascii="Calibri" w:eastAsia="Times New Roman" w:hAnsi="Calibri" w:cs="Times New Roman"/>
          <w:noProof/>
        </w:rPr>
        <w:t xml:space="preserve"> 2014;308(1):E84–E95.</w:t>
      </w:r>
    </w:p>
    <w:p w14:paraId="2D66D81D"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24. </w:t>
      </w:r>
      <w:r w:rsidRPr="00245EC7">
        <w:rPr>
          <w:rFonts w:ascii="Calibri" w:eastAsia="Times New Roman" w:hAnsi="Calibri" w:cs="Times New Roman"/>
          <w:noProof/>
        </w:rPr>
        <w:tab/>
      </w:r>
      <w:r w:rsidRPr="00245EC7">
        <w:rPr>
          <w:rFonts w:ascii="Calibri" w:eastAsia="Times New Roman" w:hAnsi="Calibri" w:cs="Times New Roman"/>
          <w:b/>
          <w:bCs/>
          <w:noProof/>
        </w:rPr>
        <w:t>McGuinness OP, Ayala JE, Laughlin MR, Wasserman DH.</w:t>
      </w:r>
      <w:r w:rsidRPr="00245EC7">
        <w:rPr>
          <w:rFonts w:ascii="Calibri" w:eastAsia="Times New Roman" w:hAnsi="Calibri" w:cs="Times New Roman"/>
          <w:noProof/>
        </w:rPr>
        <w:t xml:space="preserve"> NIH experiment in centralized mouse phenotyping: the Vanderbilt experience and recommendations for evaluating glucose homeostasis in the mouse. </w:t>
      </w:r>
      <w:r w:rsidRPr="00245EC7">
        <w:rPr>
          <w:rFonts w:ascii="Calibri" w:eastAsia="Times New Roman" w:hAnsi="Calibri" w:cs="Times New Roman"/>
          <w:i/>
          <w:iCs/>
          <w:noProof/>
        </w:rPr>
        <w:t>Am. J. Physiol. - Endocrinol. Metab.</w:t>
      </w:r>
      <w:r w:rsidRPr="00245EC7">
        <w:rPr>
          <w:rFonts w:ascii="Calibri" w:eastAsia="Times New Roman" w:hAnsi="Calibri" w:cs="Times New Roman"/>
          <w:noProof/>
        </w:rPr>
        <w:t xml:space="preserve"> 2009;297(4).</w:t>
      </w:r>
    </w:p>
    <w:p w14:paraId="5D7DA71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25. </w:t>
      </w:r>
      <w:r w:rsidRPr="00245EC7">
        <w:rPr>
          <w:rFonts w:ascii="Calibri" w:eastAsia="Times New Roman" w:hAnsi="Calibri" w:cs="Times New Roman"/>
          <w:noProof/>
        </w:rPr>
        <w:tab/>
      </w:r>
      <w:r w:rsidRPr="00245EC7">
        <w:rPr>
          <w:rFonts w:ascii="Calibri" w:eastAsia="Times New Roman" w:hAnsi="Calibri" w:cs="Times New Roman"/>
          <w:b/>
          <w:bCs/>
          <w:noProof/>
        </w:rPr>
        <w:t>Ayala JE, Bracy DP, Mcguinness OP, Wasserman DH.</w:t>
      </w:r>
      <w:r w:rsidRPr="00245EC7">
        <w:rPr>
          <w:rFonts w:ascii="Calibri" w:eastAsia="Times New Roman" w:hAnsi="Calibri" w:cs="Times New Roman"/>
          <w:noProof/>
        </w:rPr>
        <w:t xml:space="preserve"> Considerations in the Design of Hyperinsulinemic- Euglycemic Clamps in the Conscious Mouse. 2006;(October 2005).</w:t>
      </w:r>
    </w:p>
    <w:p w14:paraId="387F7C3D"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26. </w:t>
      </w:r>
      <w:r w:rsidRPr="00245EC7">
        <w:rPr>
          <w:rFonts w:ascii="Calibri" w:eastAsia="Times New Roman" w:hAnsi="Calibri" w:cs="Times New Roman"/>
          <w:noProof/>
        </w:rPr>
        <w:tab/>
      </w:r>
      <w:r w:rsidRPr="00245EC7">
        <w:rPr>
          <w:rFonts w:ascii="Calibri" w:eastAsia="Times New Roman" w:hAnsi="Calibri" w:cs="Times New Roman"/>
          <w:b/>
          <w:bCs/>
          <w:noProof/>
        </w:rPr>
        <w:t>Halseth AMYE, Bracy DP, Wasserman DH, Amy E, Bracy DP, David H.</w:t>
      </w:r>
      <w:r w:rsidRPr="00245EC7">
        <w:rPr>
          <w:rFonts w:ascii="Calibri" w:eastAsia="Times New Roman" w:hAnsi="Calibri" w:cs="Times New Roman"/>
          <w:noProof/>
        </w:rPr>
        <w:t xml:space="preserve"> Overexpression of hexokinase II increases insulin- and exercise-stimulated muscle glucose uptake in vivo. 1999.</w:t>
      </w:r>
    </w:p>
    <w:p w14:paraId="0DCDFF1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27. </w:t>
      </w:r>
      <w:r w:rsidRPr="00245EC7">
        <w:rPr>
          <w:rFonts w:ascii="Calibri" w:eastAsia="Times New Roman" w:hAnsi="Calibri" w:cs="Times New Roman"/>
          <w:noProof/>
        </w:rPr>
        <w:tab/>
      </w:r>
      <w:r w:rsidRPr="00245EC7">
        <w:rPr>
          <w:rFonts w:ascii="Calibri" w:eastAsia="Times New Roman" w:hAnsi="Calibri" w:cs="Times New Roman"/>
          <w:b/>
          <w:bCs/>
          <w:noProof/>
        </w:rPr>
        <w:t>Kraegen E, James D, Jenkins A, Chisholm D.</w:t>
      </w:r>
      <w:r w:rsidRPr="00245EC7">
        <w:rPr>
          <w:rFonts w:ascii="Calibri" w:eastAsia="Times New Roman" w:hAnsi="Calibri" w:cs="Times New Roman"/>
          <w:noProof/>
        </w:rPr>
        <w:t xml:space="preserve"> Dose-response curves for in vivo insulin sensitivity in individual tissues in rats. </w:t>
      </w:r>
      <w:r w:rsidRPr="00245EC7">
        <w:rPr>
          <w:rFonts w:ascii="Calibri" w:eastAsia="Times New Roman" w:hAnsi="Calibri" w:cs="Times New Roman"/>
          <w:i/>
          <w:iCs/>
          <w:noProof/>
        </w:rPr>
        <w:t>Am. Physiol. Soc.</w:t>
      </w:r>
      <w:r w:rsidRPr="00245EC7">
        <w:rPr>
          <w:rFonts w:ascii="Calibri" w:eastAsia="Times New Roman" w:hAnsi="Calibri" w:cs="Times New Roman"/>
          <w:noProof/>
        </w:rPr>
        <w:t xml:space="preserve"> 1985;(248):E353–E362.</w:t>
      </w:r>
    </w:p>
    <w:p w14:paraId="32BEC68E"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28. </w:t>
      </w:r>
      <w:r w:rsidRPr="00245EC7">
        <w:rPr>
          <w:rFonts w:ascii="Calibri" w:eastAsia="Times New Roman" w:hAnsi="Calibri" w:cs="Times New Roman"/>
          <w:noProof/>
        </w:rPr>
        <w:tab/>
      </w:r>
      <w:r w:rsidRPr="00245EC7">
        <w:rPr>
          <w:rFonts w:ascii="Calibri" w:eastAsia="Times New Roman" w:hAnsi="Calibri" w:cs="Times New Roman"/>
          <w:b/>
          <w:bCs/>
          <w:noProof/>
        </w:rPr>
        <w:t>Chiang S-H, Chang L SA.</w:t>
      </w:r>
      <w:r w:rsidRPr="00245EC7">
        <w:rPr>
          <w:rFonts w:ascii="Calibri" w:eastAsia="Times New Roman" w:hAnsi="Calibri" w:cs="Times New Roman"/>
          <w:noProof/>
        </w:rPr>
        <w:t xml:space="preserve"> TC10 and Insulin </w:t>
      </w:r>
      <w:r w:rsidRPr="00245EC7">
        <w:rPr>
          <w:rFonts w:ascii="Calibri" w:eastAsia="Calibri" w:hAnsi="Calibri" w:cs="Calibri"/>
          <w:noProof/>
        </w:rPr>
        <w:t>‐</w:t>
      </w:r>
      <w:r w:rsidRPr="00245EC7">
        <w:rPr>
          <w:rFonts w:ascii="Calibri" w:eastAsia="Times New Roman" w:hAnsi="Calibri" w:cs="Times New Roman"/>
          <w:noProof/>
        </w:rPr>
        <w:t xml:space="preserve"> Stimulated Glucose Transport. 2002;406(6):1257–1262.</w:t>
      </w:r>
    </w:p>
    <w:p w14:paraId="5BD402D6"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29. </w:t>
      </w:r>
      <w:r w:rsidRPr="00245EC7">
        <w:rPr>
          <w:rFonts w:ascii="Calibri" w:eastAsia="Times New Roman" w:hAnsi="Calibri" w:cs="Times New Roman"/>
          <w:noProof/>
        </w:rPr>
        <w:tab/>
      </w:r>
      <w:r w:rsidRPr="00245EC7">
        <w:rPr>
          <w:rFonts w:ascii="Calibri" w:eastAsia="Times New Roman" w:hAnsi="Calibri" w:cs="Times New Roman"/>
          <w:b/>
          <w:bCs/>
          <w:noProof/>
        </w:rPr>
        <w:t>Lu B, Bridges D, Yang Y, Fisher K, Cheng A, Chang L, Meng ZX, Lin JD, Downes M, Yu RT, Liddle C, Evans RM, Saltiel AR.</w:t>
      </w:r>
      <w:r w:rsidRPr="00245EC7">
        <w:rPr>
          <w:rFonts w:ascii="Calibri" w:eastAsia="Times New Roman" w:hAnsi="Calibri" w:cs="Times New Roman"/>
          <w:noProof/>
        </w:rPr>
        <w:t xml:space="preserve"> Metabolic crosstalk: Molecular links between glycogen and lipid metabolism in obesity. </w:t>
      </w:r>
      <w:r w:rsidRPr="00245EC7">
        <w:rPr>
          <w:rFonts w:ascii="Calibri" w:eastAsia="Times New Roman" w:hAnsi="Calibri" w:cs="Times New Roman"/>
          <w:i/>
          <w:iCs/>
          <w:noProof/>
        </w:rPr>
        <w:t>Diabetes</w:t>
      </w:r>
      <w:r w:rsidRPr="00245EC7">
        <w:rPr>
          <w:rFonts w:ascii="Calibri" w:eastAsia="Times New Roman" w:hAnsi="Calibri" w:cs="Times New Roman"/>
          <w:noProof/>
        </w:rPr>
        <w:t xml:space="preserve"> 2014;63(9):2935–2948.</w:t>
      </w:r>
    </w:p>
    <w:p w14:paraId="6F7DAFFE"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30. </w:t>
      </w:r>
      <w:r w:rsidRPr="00245EC7">
        <w:rPr>
          <w:rFonts w:ascii="Calibri" w:eastAsia="Times New Roman" w:hAnsi="Calibri" w:cs="Times New Roman"/>
          <w:noProof/>
        </w:rPr>
        <w:tab/>
      </w:r>
      <w:r w:rsidRPr="00245EC7">
        <w:rPr>
          <w:rFonts w:ascii="Calibri" w:eastAsia="Times New Roman" w:hAnsi="Calibri" w:cs="Times New Roman"/>
          <w:b/>
          <w:bCs/>
          <w:noProof/>
        </w:rPr>
        <w:t xml:space="preserve">Rockall A, Sohaib S, Evans D, Kaltsas G, Isidori A, Monson J, Besser G, Grossman A, </w:t>
      </w:r>
      <w:r w:rsidRPr="00245EC7">
        <w:rPr>
          <w:rFonts w:ascii="Calibri" w:eastAsia="Times New Roman" w:hAnsi="Calibri" w:cs="Times New Roman"/>
          <w:b/>
          <w:bCs/>
          <w:noProof/>
        </w:rPr>
        <w:lastRenderedPageBreak/>
        <w:t>Reznek R.</w:t>
      </w:r>
      <w:r w:rsidRPr="00245EC7">
        <w:rPr>
          <w:rFonts w:ascii="Calibri" w:eastAsia="Times New Roman" w:hAnsi="Calibri" w:cs="Times New Roman"/>
          <w:noProof/>
        </w:rPr>
        <w:t xml:space="preserve"> Hepatic steatosis in Cushing’s syndrome: a radiological assessment using computed tomography. </w:t>
      </w:r>
      <w:r w:rsidRPr="00245EC7">
        <w:rPr>
          <w:rFonts w:ascii="Calibri" w:eastAsia="Times New Roman" w:hAnsi="Calibri" w:cs="Times New Roman"/>
          <w:i/>
          <w:iCs/>
          <w:noProof/>
        </w:rPr>
        <w:t>Eur. J. Endocrinol.</w:t>
      </w:r>
      <w:r w:rsidRPr="00245EC7">
        <w:rPr>
          <w:rFonts w:ascii="Calibri" w:eastAsia="Times New Roman" w:hAnsi="Calibri" w:cs="Times New Roman"/>
          <w:noProof/>
        </w:rPr>
        <w:t xml:space="preserve"> 2003;149:543–548.</w:t>
      </w:r>
    </w:p>
    <w:p w14:paraId="43D5A4D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31. </w:t>
      </w:r>
      <w:r w:rsidRPr="00245EC7">
        <w:rPr>
          <w:rFonts w:ascii="Calibri" w:eastAsia="Times New Roman" w:hAnsi="Calibri" w:cs="Times New Roman"/>
          <w:noProof/>
        </w:rPr>
        <w:tab/>
      </w:r>
      <w:r w:rsidRPr="00245EC7">
        <w:rPr>
          <w:rFonts w:ascii="Calibri" w:eastAsia="Times New Roman" w:hAnsi="Calibri" w:cs="Times New Roman"/>
          <w:b/>
          <w:bCs/>
          <w:noProof/>
        </w:rPr>
        <w:t>Wanless I, Lentz J.</w:t>
      </w:r>
      <w:r w:rsidRPr="00245EC7">
        <w:rPr>
          <w:rFonts w:ascii="Calibri" w:eastAsia="Times New Roman" w:hAnsi="Calibri" w:cs="Times New Roman"/>
          <w:noProof/>
        </w:rPr>
        <w:t xml:space="preserve"> Fatty Liver Hepatitis ( Steatohepatitis ) and Obesity : An Autopsy Study with Analysis of Risk Factors. </w:t>
      </w:r>
      <w:r w:rsidRPr="00245EC7">
        <w:rPr>
          <w:rFonts w:ascii="Calibri" w:eastAsia="Times New Roman" w:hAnsi="Calibri" w:cs="Times New Roman"/>
          <w:i/>
          <w:iCs/>
          <w:noProof/>
        </w:rPr>
        <w:t>Hepatology</w:t>
      </w:r>
      <w:r w:rsidRPr="00245EC7">
        <w:rPr>
          <w:rFonts w:ascii="Calibri" w:eastAsia="Times New Roman" w:hAnsi="Calibri" w:cs="Times New Roman"/>
          <w:noProof/>
        </w:rPr>
        <w:t xml:space="preserve"> 1990;12(5):1106–1110.</w:t>
      </w:r>
    </w:p>
    <w:p w14:paraId="76210EBC"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32. </w:t>
      </w:r>
      <w:r w:rsidRPr="00245EC7">
        <w:rPr>
          <w:rFonts w:ascii="Calibri" w:eastAsia="Times New Roman" w:hAnsi="Calibri" w:cs="Times New Roman"/>
          <w:noProof/>
        </w:rPr>
        <w:tab/>
      </w:r>
      <w:r w:rsidRPr="00245EC7">
        <w:rPr>
          <w:rFonts w:ascii="Calibri" w:eastAsia="Times New Roman" w:hAnsi="Calibri" w:cs="Times New Roman"/>
          <w:b/>
          <w:bCs/>
          <w:noProof/>
        </w:rPr>
        <w:t>Haber RS, Weinstein SP.</w:t>
      </w:r>
      <w:r w:rsidRPr="00245EC7">
        <w:rPr>
          <w:rFonts w:ascii="Calibri" w:eastAsia="Times New Roman" w:hAnsi="Calibri" w:cs="Times New Roman"/>
          <w:noProof/>
        </w:rPr>
        <w:t xml:space="preserve"> Role of Glucose Transporters in Glucocorticoid-lnduced Insulin Resistance GLUT4 Isoform in Rat Skeletal Muscle is Not Decreased by Dexamethasone. 1992;41(June):728–735.</w:t>
      </w:r>
    </w:p>
    <w:p w14:paraId="6D3F4B9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33. </w:t>
      </w:r>
      <w:r w:rsidRPr="00245EC7">
        <w:rPr>
          <w:rFonts w:ascii="Calibri" w:eastAsia="Times New Roman" w:hAnsi="Calibri" w:cs="Times New Roman"/>
          <w:noProof/>
        </w:rPr>
        <w:tab/>
      </w:r>
      <w:r w:rsidRPr="00245EC7">
        <w:rPr>
          <w:rFonts w:ascii="Calibri" w:eastAsia="Times New Roman" w:hAnsi="Calibri" w:cs="Times New Roman"/>
          <w:b/>
          <w:bCs/>
          <w:noProof/>
        </w:rPr>
        <w:t>Roussel D, Dumas JF, Augeraud A, Douay O, Foussard F, Malthiéry Y, Simard G, Ritz P.</w:t>
      </w:r>
      <w:r w:rsidRPr="00245EC7">
        <w:rPr>
          <w:rFonts w:ascii="Calibri" w:eastAsia="Times New Roman" w:hAnsi="Calibri" w:cs="Times New Roman"/>
          <w:noProof/>
        </w:rPr>
        <w:t xml:space="preserve"> Dexamethasone treatment specifically increases the basal proton conductance of rat liver mitochondria. </w:t>
      </w:r>
      <w:r w:rsidRPr="00245EC7">
        <w:rPr>
          <w:rFonts w:ascii="Calibri" w:eastAsia="Times New Roman" w:hAnsi="Calibri" w:cs="Times New Roman"/>
          <w:i/>
          <w:iCs/>
          <w:noProof/>
        </w:rPr>
        <w:t>FEBS Lett.</w:t>
      </w:r>
      <w:r w:rsidRPr="00245EC7">
        <w:rPr>
          <w:rFonts w:ascii="Calibri" w:eastAsia="Times New Roman" w:hAnsi="Calibri" w:cs="Times New Roman"/>
          <w:noProof/>
        </w:rPr>
        <w:t xml:space="preserve"> 2003;541(1–3):75–79.</w:t>
      </w:r>
    </w:p>
    <w:p w14:paraId="3042CA86"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34. </w:t>
      </w:r>
      <w:r w:rsidRPr="00245EC7">
        <w:rPr>
          <w:rFonts w:ascii="Calibri" w:eastAsia="Times New Roman" w:hAnsi="Calibri" w:cs="Times New Roman"/>
          <w:noProof/>
        </w:rPr>
        <w:tab/>
      </w:r>
      <w:r w:rsidRPr="00245EC7">
        <w:rPr>
          <w:rFonts w:ascii="Calibri" w:eastAsia="Times New Roman" w:hAnsi="Calibri" w:cs="Times New Roman"/>
          <w:b/>
          <w:bCs/>
          <w:noProof/>
        </w:rPr>
        <w:t>Edgerton DS, Kraft G, Smith M, Farmer B, Williams PE, Coate KC, Printz RL, Brien RMO, Cherrington AD.</w:t>
      </w:r>
      <w:r w:rsidRPr="00245EC7">
        <w:rPr>
          <w:rFonts w:ascii="Calibri" w:eastAsia="Times New Roman" w:hAnsi="Calibri" w:cs="Times New Roman"/>
          <w:noProof/>
        </w:rPr>
        <w:t xml:space="preserve"> Insulin ’ s direct hepatic effect explains the inhibition of glucose production caused by insulin secretion. 2017;2(6):1–14.</w:t>
      </w:r>
    </w:p>
    <w:p w14:paraId="0D60503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35. </w:t>
      </w:r>
      <w:r w:rsidRPr="00245EC7">
        <w:rPr>
          <w:rFonts w:ascii="Calibri" w:eastAsia="Times New Roman" w:hAnsi="Calibri" w:cs="Times New Roman"/>
          <w:noProof/>
        </w:rPr>
        <w:tab/>
      </w:r>
      <w:r w:rsidRPr="00245EC7">
        <w:rPr>
          <w:rFonts w:ascii="Calibri" w:eastAsia="Times New Roman" w:hAnsi="Calibri" w:cs="Times New Roman"/>
          <w:b/>
          <w:bCs/>
          <w:noProof/>
        </w:rPr>
        <w:t>Gastaldelli A, Harrison SA, Belfort-aguilar R, Hardies LJ, Balas B, Schenker S, Cusi K.</w:t>
      </w:r>
      <w:r w:rsidRPr="00245EC7">
        <w:rPr>
          <w:rFonts w:ascii="Calibri" w:eastAsia="Times New Roman" w:hAnsi="Calibri" w:cs="Times New Roman"/>
          <w:noProof/>
        </w:rPr>
        <w:t xml:space="preserve"> Importance of Changes in Adipose Tissue Insulin Resistance to Histological Response During Thiazolidinedione Treatment of Patients with Nonalcoholic Steatohepatitis. 2009. doi:10.1002/hep.23116.</w:t>
      </w:r>
    </w:p>
    <w:p w14:paraId="42F25081"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36. </w:t>
      </w:r>
      <w:r w:rsidRPr="00245EC7">
        <w:rPr>
          <w:rFonts w:ascii="Calibri" w:eastAsia="Times New Roman" w:hAnsi="Calibri" w:cs="Times New Roman"/>
          <w:noProof/>
        </w:rPr>
        <w:tab/>
      </w:r>
      <w:r w:rsidRPr="00245EC7">
        <w:rPr>
          <w:rFonts w:ascii="Calibri" w:eastAsia="Times New Roman" w:hAnsi="Calibri" w:cs="Times New Roman"/>
          <w:b/>
          <w:bCs/>
          <w:noProof/>
        </w:rPr>
        <w:t>Burke SJ, Batdorf HM, Eder AE, Karlstad MD, Burk DH, Noland RC, Floyd ZE, Collier JJ.</w:t>
      </w:r>
      <w:r w:rsidRPr="00245EC7">
        <w:rPr>
          <w:rFonts w:ascii="Calibri" w:eastAsia="Times New Roman" w:hAnsi="Calibri" w:cs="Times New Roman"/>
          <w:noProof/>
        </w:rPr>
        <w:t xml:space="preserve"> Oral Corticosterone Administration Reduces Insulitis but Promotes Insulin Resistance and Hyperglycemia in Male Nonobese Diabetic Mice. </w:t>
      </w:r>
      <w:r w:rsidRPr="00245EC7">
        <w:rPr>
          <w:rFonts w:ascii="Calibri" w:eastAsia="Times New Roman" w:hAnsi="Calibri" w:cs="Times New Roman"/>
          <w:i/>
          <w:iCs/>
          <w:noProof/>
        </w:rPr>
        <w:t>Am. J. Pathol.</w:t>
      </w:r>
      <w:r w:rsidRPr="00245EC7">
        <w:rPr>
          <w:rFonts w:ascii="Calibri" w:eastAsia="Times New Roman" w:hAnsi="Calibri" w:cs="Times New Roman"/>
          <w:noProof/>
        </w:rPr>
        <w:t xml:space="preserve"> 2017;187(3):614–626.</w:t>
      </w:r>
    </w:p>
    <w:p w14:paraId="65074EBC"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37. </w:t>
      </w:r>
      <w:r w:rsidRPr="00245EC7">
        <w:rPr>
          <w:rFonts w:ascii="Calibri" w:eastAsia="Times New Roman" w:hAnsi="Calibri" w:cs="Times New Roman"/>
          <w:noProof/>
        </w:rPr>
        <w:tab/>
      </w:r>
      <w:r w:rsidRPr="00245EC7">
        <w:rPr>
          <w:rFonts w:ascii="Calibri" w:eastAsia="Times New Roman" w:hAnsi="Calibri" w:cs="Times New Roman"/>
          <w:b/>
          <w:bCs/>
          <w:noProof/>
        </w:rPr>
        <w:t>D’souza AM, Beaudry JL, Szigiato AA, Trumble SJ, Snook LA, Bonen A, Giacca A, Riddell MC.</w:t>
      </w:r>
      <w:r w:rsidRPr="00245EC7">
        <w:rPr>
          <w:rFonts w:ascii="Calibri" w:eastAsia="Times New Roman" w:hAnsi="Calibri" w:cs="Times New Roman"/>
          <w:noProof/>
        </w:rPr>
        <w:t xml:space="preserve"> Consumption of a high-fat diet rapidly exacerbates the development of fatty liver </w:t>
      </w:r>
      <w:r w:rsidRPr="00245EC7">
        <w:rPr>
          <w:rFonts w:ascii="Calibri" w:eastAsia="Times New Roman" w:hAnsi="Calibri" w:cs="Times New Roman"/>
          <w:noProof/>
        </w:rPr>
        <w:lastRenderedPageBreak/>
        <w:t xml:space="preserve">disease that occurs with chronically elevated glucocorticoids. </w:t>
      </w:r>
      <w:r w:rsidRPr="00245EC7">
        <w:rPr>
          <w:rFonts w:ascii="Calibri" w:eastAsia="Times New Roman" w:hAnsi="Calibri" w:cs="Times New Roman"/>
          <w:i/>
          <w:iCs/>
          <w:noProof/>
        </w:rPr>
        <w:t>Am. J. Physiol. Gastrointest. Liver Physiol.</w:t>
      </w:r>
      <w:r w:rsidRPr="00245EC7">
        <w:rPr>
          <w:rFonts w:ascii="Calibri" w:eastAsia="Times New Roman" w:hAnsi="Calibri" w:cs="Times New Roman"/>
          <w:noProof/>
        </w:rPr>
        <w:t xml:space="preserve"> 2012;302:850–863.</w:t>
      </w:r>
    </w:p>
    <w:p w14:paraId="6464756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38. </w:t>
      </w:r>
      <w:r w:rsidRPr="00245EC7">
        <w:rPr>
          <w:rFonts w:ascii="Calibri" w:eastAsia="Times New Roman" w:hAnsi="Calibri" w:cs="Times New Roman"/>
          <w:noProof/>
        </w:rPr>
        <w:tab/>
      </w:r>
      <w:r w:rsidRPr="00245EC7">
        <w:rPr>
          <w:rFonts w:ascii="Calibri" w:eastAsia="Times New Roman" w:hAnsi="Calibri" w:cs="Times New Roman"/>
          <w:b/>
          <w:bCs/>
          <w:noProof/>
        </w:rPr>
        <w:t>Nurjhan N, Consoli A, Gerich J.</w:t>
      </w:r>
      <w:r w:rsidRPr="00245EC7">
        <w:rPr>
          <w:rFonts w:ascii="Calibri" w:eastAsia="Times New Roman" w:hAnsi="Calibri" w:cs="Times New Roman"/>
          <w:noProof/>
        </w:rPr>
        <w:t xml:space="preserve"> Increased Lipolysis and Its Consequences on Gluconeogenesis in Non-insulin-dependent Diabetes Mellitus. 1992;89(January):169–175.</w:t>
      </w:r>
    </w:p>
    <w:p w14:paraId="7CF830CD"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39. </w:t>
      </w:r>
      <w:r w:rsidRPr="00245EC7">
        <w:rPr>
          <w:rFonts w:ascii="Calibri" w:eastAsia="Times New Roman" w:hAnsi="Calibri" w:cs="Times New Roman"/>
          <w:noProof/>
        </w:rPr>
        <w:tab/>
      </w:r>
      <w:r w:rsidRPr="00245EC7">
        <w:rPr>
          <w:rFonts w:ascii="Calibri" w:eastAsia="Times New Roman" w:hAnsi="Calibri" w:cs="Times New Roman"/>
          <w:b/>
          <w:bCs/>
          <w:noProof/>
        </w:rPr>
        <w:t>Nurjhan N, Campbell PJ, Kennedy FP, Miles JM, Gerich JE.</w:t>
      </w:r>
      <w:r w:rsidRPr="00245EC7">
        <w:rPr>
          <w:rFonts w:ascii="Calibri" w:eastAsia="Times New Roman" w:hAnsi="Calibri" w:cs="Times New Roman"/>
          <w:noProof/>
        </w:rPr>
        <w:t xml:space="preserve"> Insulin Dose-Response Characteristics for Suppression of Glycerol Release and Conversion to Glucose in Humans. 1986;35(December):1326–1331.</w:t>
      </w:r>
    </w:p>
    <w:p w14:paraId="58752082"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40. </w:t>
      </w:r>
      <w:r w:rsidRPr="00245EC7">
        <w:rPr>
          <w:rFonts w:ascii="Calibri" w:eastAsia="Times New Roman" w:hAnsi="Calibri" w:cs="Times New Roman"/>
          <w:noProof/>
        </w:rPr>
        <w:tab/>
      </w:r>
      <w:r w:rsidRPr="00245EC7">
        <w:rPr>
          <w:rFonts w:ascii="Calibri" w:eastAsia="Times New Roman" w:hAnsi="Calibri" w:cs="Times New Roman"/>
          <w:b/>
          <w:bCs/>
          <w:noProof/>
        </w:rPr>
        <w:t>Perry RJ, Peng L, Abulizi A, Kennedy L, Cline GW, Shulman GI.</w:t>
      </w:r>
      <w:r w:rsidRPr="00245EC7">
        <w:rPr>
          <w:rFonts w:ascii="Calibri" w:eastAsia="Times New Roman" w:hAnsi="Calibri" w:cs="Times New Roman"/>
          <w:noProof/>
        </w:rPr>
        <w:t xml:space="preserve"> Mechanism for leptin ’ s acute insulin-independent effect to reverse diabetic ketoacidosis. 2017;127(2):657–669.</w:t>
      </w:r>
    </w:p>
    <w:p w14:paraId="206CF4C5"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41. </w:t>
      </w:r>
      <w:r w:rsidRPr="00245EC7">
        <w:rPr>
          <w:rFonts w:ascii="Calibri" w:eastAsia="Times New Roman" w:hAnsi="Calibri" w:cs="Times New Roman"/>
          <w:noProof/>
        </w:rPr>
        <w:tab/>
      </w:r>
      <w:r w:rsidRPr="00245EC7">
        <w:rPr>
          <w:rFonts w:ascii="Calibri" w:eastAsia="Times New Roman" w:hAnsi="Calibri" w:cs="Times New Roman"/>
          <w:b/>
          <w:bCs/>
          <w:noProof/>
        </w:rPr>
        <w:t>Perry RJ, Camporez JG, Kursawe R, Titchenell PM, Zhang D, Perry CJ, Jurczak MJ, Abudukadier A, Han S, Zhang X, Ruan H, Yang X, Caprio S, Susan M, Sul HS, Birnbaum MJ, Davis RJ, Cline GW, Falk K, Shulman GI.</w:t>
      </w:r>
      <w:r w:rsidRPr="00245EC7">
        <w:rPr>
          <w:rFonts w:ascii="Calibri" w:eastAsia="Times New Roman" w:hAnsi="Calibri" w:cs="Times New Roman"/>
          <w:noProof/>
        </w:rPr>
        <w:t xml:space="preserve"> Hepatic Acetyl CoA Links Adipose Tissue Inflammation to Hepatic Insulin Resistance and Type 2 Diabetes. </w:t>
      </w:r>
      <w:r w:rsidRPr="00245EC7">
        <w:rPr>
          <w:rFonts w:ascii="Calibri" w:eastAsia="Times New Roman" w:hAnsi="Calibri" w:cs="Times New Roman"/>
          <w:i/>
          <w:iCs/>
          <w:noProof/>
        </w:rPr>
        <w:t>Cell</w:t>
      </w:r>
      <w:r w:rsidRPr="00245EC7">
        <w:rPr>
          <w:rFonts w:ascii="Calibri" w:eastAsia="Times New Roman" w:hAnsi="Calibri" w:cs="Times New Roman"/>
          <w:noProof/>
        </w:rPr>
        <w:t xml:space="preserve"> 2015;160(4):745–758.</w:t>
      </w:r>
    </w:p>
    <w:p w14:paraId="0EF6DF5E"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42. </w:t>
      </w:r>
      <w:r w:rsidRPr="00245EC7">
        <w:rPr>
          <w:rFonts w:ascii="Calibri" w:eastAsia="Times New Roman" w:hAnsi="Calibri" w:cs="Times New Roman"/>
          <w:noProof/>
        </w:rPr>
        <w:tab/>
      </w:r>
      <w:r w:rsidRPr="00245EC7">
        <w:rPr>
          <w:rFonts w:ascii="Calibri" w:eastAsia="Times New Roman" w:hAnsi="Calibri" w:cs="Times New Roman"/>
          <w:b/>
          <w:bCs/>
          <w:noProof/>
        </w:rPr>
        <w:t>Williamson JR, Kreisberg RA, Felts PW.</w:t>
      </w:r>
      <w:r w:rsidRPr="00245EC7">
        <w:rPr>
          <w:rFonts w:ascii="Calibri" w:eastAsia="Times New Roman" w:hAnsi="Calibri" w:cs="Times New Roman"/>
          <w:noProof/>
        </w:rPr>
        <w:t xml:space="preserve"> Mechanism for the stimulation of gluconeogenesis by fatty acids in perfused rat liver. </w:t>
      </w:r>
      <w:r w:rsidRPr="00245EC7">
        <w:rPr>
          <w:rFonts w:ascii="Calibri" w:eastAsia="Times New Roman" w:hAnsi="Calibri" w:cs="Times New Roman"/>
          <w:i/>
          <w:iCs/>
          <w:noProof/>
        </w:rPr>
        <w:t>Proc. Natl. Acad. Sci. U. S. A.</w:t>
      </w:r>
      <w:r w:rsidRPr="00245EC7">
        <w:rPr>
          <w:rFonts w:ascii="Calibri" w:eastAsia="Times New Roman" w:hAnsi="Calibri" w:cs="Times New Roman"/>
          <w:noProof/>
        </w:rPr>
        <w:t xml:space="preserve"> 1966;56(1):247–54.</w:t>
      </w:r>
    </w:p>
    <w:p w14:paraId="2FE3DCA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43. </w:t>
      </w:r>
      <w:r w:rsidRPr="00245EC7">
        <w:rPr>
          <w:rFonts w:ascii="Calibri" w:eastAsia="Times New Roman" w:hAnsi="Calibri" w:cs="Times New Roman"/>
          <w:noProof/>
        </w:rPr>
        <w:tab/>
      </w:r>
      <w:r w:rsidRPr="00245EC7">
        <w:rPr>
          <w:rFonts w:ascii="Calibri" w:eastAsia="Times New Roman" w:hAnsi="Calibri" w:cs="Times New Roman"/>
          <w:b/>
          <w:bCs/>
          <w:noProof/>
        </w:rPr>
        <w:t>Xu C, He J, Jiang H, Zu L, Zhai W, Pu S, Xu G.</w:t>
      </w:r>
      <w:r w:rsidRPr="00245EC7">
        <w:rPr>
          <w:rFonts w:ascii="Calibri" w:eastAsia="Times New Roman" w:hAnsi="Calibri" w:cs="Times New Roman"/>
          <w:noProof/>
        </w:rPr>
        <w:t xml:space="preserve"> Direct effect of glucocorticoids on lipolysis in adipocytes. </w:t>
      </w:r>
      <w:r w:rsidRPr="00245EC7">
        <w:rPr>
          <w:rFonts w:ascii="Calibri" w:eastAsia="Times New Roman" w:hAnsi="Calibri" w:cs="Times New Roman"/>
          <w:i/>
          <w:iCs/>
          <w:noProof/>
        </w:rPr>
        <w:t>Mol. Endocrinol.</w:t>
      </w:r>
      <w:r w:rsidRPr="00245EC7">
        <w:rPr>
          <w:rFonts w:ascii="Calibri" w:eastAsia="Times New Roman" w:hAnsi="Calibri" w:cs="Times New Roman"/>
          <w:noProof/>
        </w:rPr>
        <w:t xml:space="preserve"> 2009;23(8):1161–70.</w:t>
      </w:r>
    </w:p>
    <w:p w14:paraId="53950C1F"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44. </w:t>
      </w:r>
      <w:r w:rsidRPr="00245EC7">
        <w:rPr>
          <w:rFonts w:ascii="Calibri" w:eastAsia="Times New Roman" w:hAnsi="Calibri" w:cs="Times New Roman"/>
          <w:noProof/>
        </w:rPr>
        <w:tab/>
      </w:r>
      <w:r w:rsidRPr="00245EC7">
        <w:rPr>
          <w:rFonts w:ascii="Calibri" w:eastAsia="Times New Roman" w:hAnsi="Calibri" w:cs="Times New Roman"/>
          <w:b/>
          <w:bCs/>
          <w:noProof/>
        </w:rPr>
        <w:t>Lacasa D, Agli B, Giudicelli Y.</w:t>
      </w:r>
      <w:r w:rsidRPr="00245EC7">
        <w:rPr>
          <w:rFonts w:ascii="Calibri" w:eastAsia="Times New Roman" w:hAnsi="Calibri" w:cs="Times New Roman"/>
          <w:noProof/>
        </w:rPr>
        <w:t xml:space="preserve"> PERMISSIVE ACTION OF GLUCOCORTICOIDS ON CATECHOLAMINE-INDUCED LIPOLYSIS : DIRECT “IN VITRO” EFFECTS ON THE FAT CELL ~-</w:t>
      </w:r>
      <w:r w:rsidRPr="00245EC7">
        <w:rPr>
          <w:rFonts w:ascii="Calibri" w:eastAsia="Times New Roman" w:hAnsi="Calibri" w:cs="Times New Roman"/>
          <w:noProof/>
        </w:rPr>
        <w:lastRenderedPageBreak/>
        <w:t xml:space="preserve">ADRENORECEPTOR-COUPLED-ADENYLATE CYCLASE SYSTEM Dani~le. </w:t>
      </w:r>
      <w:r w:rsidRPr="00245EC7">
        <w:rPr>
          <w:rFonts w:ascii="Calibri" w:eastAsia="Times New Roman" w:hAnsi="Calibri" w:cs="Times New Roman"/>
          <w:i/>
          <w:iCs/>
          <w:noProof/>
        </w:rPr>
        <w:t>Biochem. Biophys. Res. Commun.</w:t>
      </w:r>
      <w:r w:rsidRPr="00245EC7">
        <w:rPr>
          <w:rFonts w:ascii="Calibri" w:eastAsia="Times New Roman" w:hAnsi="Calibri" w:cs="Times New Roman"/>
          <w:noProof/>
        </w:rPr>
        <w:t xml:space="preserve"> 1988;153(2):489–497.</w:t>
      </w:r>
    </w:p>
    <w:p w14:paraId="17FEDB1A"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45. </w:t>
      </w:r>
      <w:r w:rsidRPr="00245EC7">
        <w:rPr>
          <w:rFonts w:ascii="Calibri" w:eastAsia="Times New Roman" w:hAnsi="Calibri" w:cs="Times New Roman"/>
          <w:noProof/>
        </w:rPr>
        <w:tab/>
      </w:r>
      <w:r w:rsidRPr="00245EC7">
        <w:rPr>
          <w:rFonts w:ascii="Calibri" w:eastAsia="Times New Roman" w:hAnsi="Calibri" w:cs="Times New Roman"/>
          <w:b/>
          <w:bCs/>
          <w:noProof/>
        </w:rPr>
        <w:t>Campbell JE, Peckett AJ, D’souza AM, Hawke TJ, Riddell MC.</w:t>
      </w:r>
      <w:r w:rsidRPr="00245EC7">
        <w:rPr>
          <w:rFonts w:ascii="Calibri" w:eastAsia="Times New Roman" w:hAnsi="Calibri" w:cs="Times New Roman"/>
          <w:noProof/>
        </w:rPr>
        <w:t xml:space="preserve"> Adipogenic and lipolytic effects of chronic glucocorticoid exposure. </w:t>
      </w:r>
      <w:r w:rsidRPr="00245EC7">
        <w:rPr>
          <w:rFonts w:ascii="Calibri" w:eastAsia="Times New Roman" w:hAnsi="Calibri" w:cs="Times New Roman"/>
          <w:i/>
          <w:iCs/>
          <w:noProof/>
        </w:rPr>
        <w:t>Am. J. Physiol. Cell Physiol.</w:t>
      </w:r>
      <w:r w:rsidRPr="00245EC7">
        <w:rPr>
          <w:rFonts w:ascii="Calibri" w:eastAsia="Times New Roman" w:hAnsi="Calibri" w:cs="Times New Roman"/>
          <w:noProof/>
        </w:rPr>
        <w:t xml:space="preserve"> 2011;300(1):C198-209.</w:t>
      </w:r>
    </w:p>
    <w:p w14:paraId="2728461E" w14:textId="77777777" w:rsidR="00245EC7" w:rsidRPr="00245EC7" w:rsidRDefault="00245EC7" w:rsidP="00245EC7">
      <w:pPr>
        <w:widowControl w:val="0"/>
        <w:autoSpaceDE w:val="0"/>
        <w:autoSpaceDN w:val="0"/>
        <w:adjustRightInd w:val="0"/>
        <w:spacing w:line="480" w:lineRule="auto"/>
        <w:ind w:left="640" w:hanging="640"/>
        <w:rPr>
          <w:rFonts w:ascii="Calibri" w:hAnsi="Calibri"/>
          <w:noProof/>
        </w:rPr>
      </w:pPr>
      <w:r w:rsidRPr="00245EC7">
        <w:rPr>
          <w:rFonts w:ascii="Calibri" w:eastAsia="Times New Roman" w:hAnsi="Calibri" w:cs="Times New Roman"/>
          <w:noProof/>
        </w:rPr>
        <w:t xml:space="preserve">46. </w:t>
      </w:r>
      <w:r w:rsidRPr="00245EC7">
        <w:rPr>
          <w:rFonts w:ascii="Calibri" w:eastAsia="Times New Roman" w:hAnsi="Calibri" w:cs="Times New Roman"/>
          <w:noProof/>
        </w:rPr>
        <w:tab/>
      </w:r>
      <w:r w:rsidRPr="00245EC7">
        <w:rPr>
          <w:rFonts w:ascii="Calibri" w:eastAsia="Times New Roman" w:hAnsi="Calibri" w:cs="Times New Roman"/>
          <w:b/>
          <w:bCs/>
          <w:noProof/>
        </w:rPr>
        <w:t>Serr J, Suh Y, Lee K.</w:t>
      </w:r>
      <w:r w:rsidRPr="00245EC7">
        <w:rPr>
          <w:rFonts w:ascii="Calibri" w:eastAsia="Times New Roman" w:hAnsi="Calibri" w:cs="Times New Roman"/>
          <w:noProof/>
        </w:rPr>
        <w:t xml:space="preserve"> Acute Up-Regulation of Adipose Triglyceride Lipase and Release of Non-Esterified Fatty Acids by Dexamethasone in Chicken Adipose Tissue. 2011:813–820.</w:t>
      </w:r>
    </w:p>
    <w:p w14:paraId="00AC6C9B" w14:textId="69F394E6" w:rsidR="000A4359" w:rsidRDefault="00A43B68" w:rsidP="00245EC7">
      <w:pPr>
        <w:widowControl w:val="0"/>
        <w:autoSpaceDE w:val="0"/>
        <w:autoSpaceDN w:val="0"/>
        <w:adjustRightInd w:val="0"/>
        <w:spacing w:line="480" w:lineRule="auto"/>
        <w:ind w:left="480" w:hanging="480"/>
        <w:rPr>
          <w:color w:val="000000" w:themeColor="text1"/>
        </w:rPr>
      </w:pPr>
      <w:r>
        <w:rPr>
          <w:color w:val="000000" w:themeColor="text1"/>
        </w:rPr>
        <w:fldChar w:fldCharType="end"/>
      </w:r>
    </w:p>
    <w:p w14:paraId="0410644C" w14:textId="77777777" w:rsidR="00864B53" w:rsidRPr="00915340" w:rsidRDefault="00864B53" w:rsidP="0068384E">
      <w:pPr>
        <w:spacing w:line="480" w:lineRule="auto"/>
        <w:ind w:left="720"/>
        <w:rPr>
          <w:b/>
        </w:rPr>
      </w:pPr>
      <w:r w:rsidRPr="00915340">
        <w:rPr>
          <w:b/>
        </w:rPr>
        <w:t>Figure 1</w:t>
      </w:r>
      <w:r>
        <w:rPr>
          <w:b/>
        </w:rPr>
        <w:t>. Reductions in glucose handling are exacerbated when elevated glucocorticoids and obesity are combined</w:t>
      </w:r>
      <w:r w:rsidRPr="00915340">
        <w:rPr>
          <w:b/>
        </w:rPr>
        <w:t xml:space="preserve">. </w:t>
      </w:r>
    </w:p>
    <w:p w14:paraId="03E45AFB" w14:textId="77777777" w:rsidR="00864B53" w:rsidRDefault="00864B53" w:rsidP="0068384E">
      <w:pPr>
        <w:pStyle w:val="ListParagraph"/>
        <w:spacing w:line="480" w:lineRule="auto"/>
      </w:pPr>
      <w:r>
        <w:t>Mouse blood glucose levels during insulin tolerance test (C) and prior to insulin injection (basal; D). Insulin was given via i.p. injection at a concentration of 2.5 U/kg following five weeks of dexamethasone (NCD n=12; HFD n=12) or vehicle (NCD n=12; HFD n=12) treatment and 17 weeks of diet. Mouse glucose infusion rate (GIR; E) and endogenous glucose production (EGP; F) during euglycemic clamp following 3 weeks of dexamethasone (n=14) or vehicle (n=11) treatment and 11 weeks of HFD. For clamp experiments, insulin was infused at 8 mU/kg/min following a prime continuous infusion of 40mU/kg bolus. All mice were fasted for 5-6 hours prior to experiments. Crosses indicate a significant interaction between diet and treatment. Asterisks indicate a statistically significant treatment effect for the pairwise comparison.</w:t>
      </w:r>
    </w:p>
    <w:p w14:paraId="6A82F878" w14:textId="77777777" w:rsidR="00864B53" w:rsidRDefault="00864B53" w:rsidP="0068384E">
      <w:pPr>
        <w:pStyle w:val="ListParagraph"/>
        <w:spacing w:line="480" w:lineRule="auto"/>
      </w:pPr>
    </w:p>
    <w:p w14:paraId="3D82F0A8" w14:textId="77777777" w:rsidR="00864B53" w:rsidRPr="00834DB3" w:rsidRDefault="00864B53" w:rsidP="0068384E">
      <w:pPr>
        <w:spacing w:line="480" w:lineRule="auto"/>
        <w:ind w:left="720"/>
        <w:rPr>
          <w:b/>
        </w:rPr>
      </w:pPr>
      <w:r w:rsidRPr="00834DB3">
        <w:rPr>
          <w:b/>
        </w:rPr>
        <w:lastRenderedPageBreak/>
        <w:t xml:space="preserve">Figure 2. </w:t>
      </w:r>
      <w:r>
        <w:rPr>
          <w:b/>
        </w:rPr>
        <w:t>Increased glucocorticoids lead</w:t>
      </w:r>
      <w:r w:rsidRPr="00834DB3">
        <w:rPr>
          <w:b/>
        </w:rPr>
        <w:t xml:space="preserve"> to greater severity of hepatic steatosis in obese mice.</w:t>
      </w:r>
    </w:p>
    <w:p w14:paraId="6357276F" w14:textId="77777777" w:rsidR="00864B53" w:rsidRDefault="00864B53" w:rsidP="0068384E">
      <w:pPr>
        <w:pStyle w:val="ListParagraph"/>
        <w:spacing w:line="480" w:lineRule="auto"/>
      </w:pPr>
      <w:r>
        <w:t xml:space="preserve">Mouse hepatic triglyceride levels (B) and Hematoxylin and Eosin stained liver sections (C) and qPCR of hepatic </w:t>
      </w:r>
      <w:r w:rsidRPr="002806D2">
        <w:rPr>
          <w:i/>
        </w:rPr>
        <w:t>de novo</w:t>
      </w:r>
      <w:r>
        <w:t xml:space="preserve"> lipogenic transcripts</w:t>
      </w:r>
      <w:r w:rsidRPr="00C14584">
        <w:t xml:space="preserve"> </w:t>
      </w:r>
      <w:r>
        <w:t>(D, E). Mice were euthanized at 28 weeks of age following six weeks of dexamethasone (NCD n=7; HFD n=5) or vehicle (NCD n=6; HFD n=9) treatment and 18 weeks of diet.</w:t>
      </w:r>
      <w:r w:rsidRPr="00C93721">
        <w:t xml:space="preserve"> </w:t>
      </w:r>
      <w:r>
        <w:t xml:space="preserve">Liver stains are representative samples from each group. Crosses indicate a significant interaction between diet and treatment. </w:t>
      </w:r>
    </w:p>
    <w:p w14:paraId="2190B554" w14:textId="77777777" w:rsidR="00864B53" w:rsidRDefault="00864B53" w:rsidP="0068384E">
      <w:pPr>
        <w:spacing w:line="480" w:lineRule="auto"/>
        <w:ind w:left="720"/>
      </w:pPr>
    </w:p>
    <w:p w14:paraId="47890F7D" w14:textId="77777777" w:rsidR="00864B53" w:rsidRPr="001A1F15" w:rsidRDefault="00864B53" w:rsidP="0068384E">
      <w:pPr>
        <w:spacing w:line="480" w:lineRule="auto"/>
        <w:ind w:firstLine="720"/>
        <w:outlineLvl w:val="0"/>
        <w:rPr>
          <w:b/>
        </w:rPr>
      </w:pPr>
      <w:r w:rsidRPr="001A1F15">
        <w:rPr>
          <w:b/>
        </w:rPr>
        <w:t>Figure 3. Dexamethasone</w:t>
      </w:r>
      <w:r>
        <w:rPr>
          <w:b/>
        </w:rPr>
        <w:t xml:space="preserve"> treatment</w:t>
      </w:r>
      <w:r w:rsidRPr="001A1F15">
        <w:rPr>
          <w:b/>
        </w:rPr>
        <w:t xml:space="preserve"> reduces fat mass in obese mice</w:t>
      </w:r>
      <w:r>
        <w:rPr>
          <w:b/>
        </w:rPr>
        <w:t>.</w:t>
      </w:r>
      <w:r w:rsidRPr="001A1F15">
        <w:rPr>
          <w:b/>
        </w:rPr>
        <w:t xml:space="preserve">  </w:t>
      </w:r>
    </w:p>
    <w:p w14:paraId="7023FC2F" w14:textId="77777777" w:rsidR="00864B53" w:rsidRDefault="00864B53" w:rsidP="0068384E">
      <w:pPr>
        <w:pStyle w:val="ListParagraph"/>
        <w:spacing w:line="480" w:lineRule="auto"/>
      </w:pPr>
      <w:r>
        <w:t>Weekly total body mass (A) and fat mass (B) measures via EchoMRI in mice over the course of treatment (solid lines represent NCD mice and dashed lines represent HFD mice). Adipose tissue weights in 16 hour fasted mice following euthanasia (C). Mice were euthanized at 28 weeks of age following six weeks of dexamethasone (NCD n=8; HFD n=12) or vehicle (NCD n=8; HFD n=22) treatment and 18 weeks of diet. Food consumption measured weekly over the course of treatment (D). Asterisks indicate a statistically significant treatment effect for the pairwise comparison.</w:t>
      </w:r>
    </w:p>
    <w:p w14:paraId="2F8E85BF" w14:textId="77777777" w:rsidR="00864B53" w:rsidRDefault="00864B53" w:rsidP="0068384E">
      <w:pPr>
        <w:spacing w:line="480" w:lineRule="auto"/>
      </w:pPr>
    </w:p>
    <w:p w14:paraId="09ADAECE" w14:textId="77777777" w:rsidR="00864B53" w:rsidRDefault="00864B53" w:rsidP="0068384E">
      <w:pPr>
        <w:spacing w:line="480" w:lineRule="auto"/>
        <w:ind w:firstLine="720"/>
        <w:outlineLvl w:val="0"/>
        <w:rPr>
          <w:b/>
        </w:rPr>
      </w:pPr>
      <w:r w:rsidRPr="00C86443">
        <w:rPr>
          <w:b/>
        </w:rPr>
        <w:t xml:space="preserve">Figure 4. </w:t>
      </w:r>
      <w:r>
        <w:rPr>
          <w:b/>
        </w:rPr>
        <w:t>D</w:t>
      </w:r>
      <w:r w:rsidRPr="00C86443">
        <w:rPr>
          <w:b/>
        </w:rPr>
        <w:t>examethasone</w:t>
      </w:r>
      <w:r>
        <w:rPr>
          <w:b/>
        </w:rPr>
        <w:t xml:space="preserve"> treatment induces</w:t>
      </w:r>
      <w:r w:rsidRPr="00C86443">
        <w:rPr>
          <w:b/>
        </w:rPr>
        <w:t xml:space="preserve"> lipolysis</w:t>
      </w:r>
      <w:r>
        <w:rPr>
          <w:b/>
        </w:rPr>
        <w:t xml:space="preserve"> </w:t>
      </w:r>
      <w:r w:rsidRPr="009156CB">
        <w:rPr>
          <w:b/>
          <w:i/>
        </w:rPr>
        <w:t>in vivo</w:t>
      </w:r>
      <w:r>
        <w:rPr>
          <w:b/>
        </w:rPr>
        <w:t xml:space="preserve"> and </w:t>
      </w:r>
      <w:r w:rsidRPr="009156CB">
        <w:rPr>
          <w:b/>
          <w:i/>
        </w:rPr>
        <w:t>in vitro</w:t>
      </w:r>
      <w:r w:rsidRPr="00C86443">
        <w:rPr>
          <w:b/>
        </w:rPr>
        <w:t>.</w:t>
      </w:r>
    </w:p>
    <w:p w14:paraId="6717D413" w14:textId="77777777" w:rsidR="00864B53" w:rsidRDefault="00864B53" w:rsidP="0068384E">
      <w:pPr>
        <w:pStyle w:val="ListParagraph"/>
        <w:spacing w:line="480" w:lineRule="auto"/>
      </w:pPr>
      <w:r>
        <w:t xml:space="preserve">Triglyceride levels (A), glycerol released in media (B), qPCR of lipolytic transcripts (C), and western blot of ATGL (D) from non-differentiated (pre-adipocytes; n=2) or differentiated 3T3-L1 mouse adipocytes (mature adipocytes) following five days of dexamethasone (n=3) or vehicle treatment (n=3). Serum fatty acid and glycerol levels at </w:t>
      </w:r>
      <w:r>
        <w:lastRenderedPageBreak/>
        <w:t>basal (fed) and following stimulation (10mg/kg isoproterenol or 16hr fast; E) and qPCR of IWAT lipolytic transcripts (F) in 22-week-old, 12-week dexamethasone- (basal and isoproterenol n=7; fasted serum and qPCR n=4) or vehicle- (basal and isoproterenol n=12; fasted serum and qPCR n=11) treated, chow-fed mice with the exception of isoproterenol-stimulated glycerol, which was performed one week prior to euthanasia. Asterisks indicated statistically significant treatment effect for the pairwise comparison.</w:t>
      </w:r>
    </w:p>
    <w:p w14:paraId="182FC26F" w14:textId="77777777" w:rsidR="00864B53" w:rsidRDefault="00864B53" w:rsidP="0068384E">
      <w:pPr>
        <w:spacing w:line="480" w:lineRule="auto"/>
      </w:pPr>
    </w:p>
    <w:p w14:paraId="7B42D484" w14:textId="77777777" w:rsidR="00864B53" w:rsidRPr="003B419F" w:rsidRDefault="00864B53" w:rsidP="0068384E">
      <w:pPr>
        <w:spacing w:line="480" w:lineRule="auto"/>
        <w:ind w:firstLine="720"/>
        <w:outlineLvl w:val="0"/>
        <w:rPr>
          <w:b/>
        </w:rPr>
      </w:pPr>
      <w:r w:rsidRPr="003B419F">
        <w:rPr>
          <w:b/>
        </w:rPr>
        <w:t>Figure 5.</w:t>
      </w:r>
      <w:r>
        <w:rPr>
          <w:b/>
        </w:rPr>
        <w:t xml:space="preserve"> Obesity exacerbates dexamethasone-induced lipolysis.</w:t>
      </w:r>
      <w:r w:rsidRPr="003B419F">
        <w:rPr>
          <w:b/>
        </w:rPr>
        <w:t xml:space="preserve"> </w:t>
      </w:r>
    </w:p>
    <w:p w14:paraId="4E58B03A" w14:textId="1C762942" w:rsidR="00E1605F" w:rsidRDefault="00864B53" w:rsidP="00E1605F">
      <w:pPr>
        <w:pStyle w:val="ListParagraph"/>
        <w:spacing w:line="480" w:lineRule="auto"/>
      </w:pPr>
      <w:r>
        <w:t xml:space="preserve">Serum glycerol (A) following 16 hour fast, serum NEFA in obese dexamethasone treated (n=14) or control (n=11) mice following a 5 hour fast, before and after insulin during hyperinsulinemic euglycemic clamp (B), qPCR of </w:t>
      </w:r>
      <w:r w:rsidRPr="003A5006">
        <w:rPr>
          <w:i/>
        </w:rPr>
        <w:t>Pnpla2</w:t>
      </w:r>
      <w:r>
        <w:t xml:space="preserve"> transcripts from iWAT (C), and western blot image (D) and quantification (E) of ATGL protein from iWAT. Mice from A, C, D and E were euthanized at 28 weeks of age following six weeks of dexamethasone (NCD n=8; HFD n=10) or vehicle (NCD n=8; HFD n=10) treatment. Crosses indicate a significant interaction between diet and treatment. Asterisks indicate a statistically significant treatment effect for the pairwise comparison.</w:t>
      </w:r>
    </w:p>
    <w:p w14:paraId="380BDA78" w14:textId="77777777" w:rsidR="00E1605F" w:rsidRDefault="00E1605F" w:rsidP="00E1605F">
      <w:pPr>
        <w:pStyle w:val="ListParagraph"/>
        <w:spacing w:line="480" w:lineRule="auto"/>
      </w:pPr>
    </w:p>
    <w:p w14:paraId="04768FDF" w14:textId="097CBF8C" w:rsidR="00E1605F" w:rsidRDefault="00E1605F" w:rsidP="00F9736C">
      <w:pPr>
        <w:pStyle w:val="ListParagraph"/>
        <w:spacing w:line="480" w:lineRule="auto"/>
      </w:pPr>
      <w:r w:rsidRPr="00E1605F">
        <w:rPr>
          <w:b/>
        </w:rPr>
        <w:t>Table 1:</w:t>
      </w:r>
      <w:r>
        <w:t xml:space="preserve"> Primers used for RT-qPCR</w:t>
      </w:r>
    </w:p>
    <w:tbl>
      <w:tblPr>
        <w:tblStyle w:val="TableGrid"/>
        <w:tblW w:w="0" w:type="auto"/>
        <w:tblInd w:w="720" w:type="dxa"/>
        <w:tblLook w:val="04A0" w:firstRow="1" w:lastRow="0" w:firstColumn="1" w:lastColumn="0" w:noHBand="0" w:noVBand="1"/>
      </w:tblPr>
      <w:tblGrid>
        <w:gridCol w:w="2404"/>
        <w:gridCol w:w="3127"/>
        <w:gridCol w:w="3099"/>
      </w:tblGrid>
      <w:tr w:rsidR="00E1605F" w14:paraId="2CD0D494" w14:textId="77777777" w:rsidTr="00E1605F">
        <w:tc>
          <w:tcPr>
            <w:tcW w:w="2404" w:type="dxa"/>
          </w:tcPr>
          <w:p w14:paraId="57287334" w14:textId="19A82F46" w:rsidR="00E1605F" w:rsidRPr="00E1605F" w:rsidRDefault="00E1605F" w:rsidP="00F9736C">
            <w:pPr>
              <w:pStyle w:val="ListParagraph"/>
              <w:spacing w:line="480" w:lineRule="auto"/>
              <w:ind w:left="0"/>
              <w:rPr>
                <w:b/>
              </w:rPr>
            </w:pPr>
            <w:r w:rsidRPr="00E1605F">
              <w:rPr>
                <w:b/>
              </w:rPr>
              <w:t>Gene</w:t>
            </w:r>
          </w:p>
        </w:tc>
        <w:tc>
          <w:tcPr>
            <w:tcW w:w="3127" w:type="dxa"/>
          </w:tcPr>
          <w:p w14:paraId="45D874B9" w14:textId="77302C8E" w:rsidR="00E1605F" w:rsidRPr="00E1605F" w:rsidRDefault="00E1605F" w:rsidP="00F9736C">
            <w:pPr>
              <w:pStyle w:val="ListParagraph"/>
              <w:spacing w:line="480" w:lineRule="auto"/>
              <w:ind w:left="0"/>
              <w:rPr>
                <w:b/>
              </w:rPr>
            </w:pPr>
            <w:r w:rsidRPr="00E1605F">
              <w:rPr>
                <w:b/>
              </w:rPr>
              <w:t>Forward Sequence</w:t>
            </w:r>
          </w:p>
        </w:tc>
        <w:tc>
          <w:tcPr>
            <w:tcW w:w="3099" w:type="dxa"/>
          </w:tcPr>
          <w:p w14:paraId="1C02A717" w14:textId="03B3DE09" w:rsidR="00E1605F" w:rsidRPr="00E1605F" w:rsidRDefault="00E1605F" w:rsidP="00F9736C">
            <w:pPr>
              <w:pStyle w:val="ListParagraph"/>
              <w:spacing w:line="480" w:lineRule="auto"/>
              <w:ind w:left="0"/>
              <w:rPr>
                <w:b/>
              </w:rPr>
            </w:pPr>
            <w:r w:rsidRPr="00E1605F">
              <w:rPr>
                <w:b/>
              </w:rPr>
              <w:t>Reverse Sequence</w:t>
            </w:r>
          </w:p>
        </w:tc>
      </w:tr>
      <w:tr w:rsidR="00E1605F" w14:paraId="035E900C" w14:textId="77777777" w:rsidTr="00E1605F">
        <w:tc>
          <w:tcPr>
            <w:tcW w:w="2404" w:type="dxa"/>
          </w:tcPr>
          <w:p w14:paraId="62780695" w14:textId="1EF32B99" w:rsidR="00E1605F" w:rsidRDefault="00E1605F" w:rsidP="00E1605F">
            <w:pPr>
              <w:pStyle w:val="ListParagraph"/>
              <w:spacing w:line="480" w:lineRule="auto"/>
              <w:ind w:left="0"/>
            </w:pPr>
            <w:r w:rsidRPr="00C636C1">
              <w:rPr>
                <w:i/>
              </w:rPr>
              <w:t>Actb</w:t>
            </w:r>
          </w:p>
        </w:tc>
        <w:tc>
          <w:tcPr>
            <w:tcW w:w="3127" w:type="dxa"/>
          </w:tcPr>
          <w:p w14:paraId="31A173A5" w14:textId="208E5747" w:rsidR="00E1605F" w:rsidRDefault="00E1605F" w:rsidP="00E1605F">
            <w:pPr>
              <w:pStyle w:val="ListParagraph"/>
              <w:spacing w:line="480" w:lineRule="auto"/>
              <w:ind w:left="0"/>
            </w:pPr>
            <w:r>
              <w:t>ATGTGGATCAGCAAGCAGGA</w:t>
            </w:r>
          </w:p>
        </w:tc>
        <w:tc>
          <w:tcPr>
            <w:tcW w:w="3099" w:type="dxa"/>
          </w:tcPr>
          <w:p w14:paraId="19DE61E7" w14:textId="1BD8A5F4" w:rsidR="00E1605F" w:rsidRDefault="00E1605F" w:rsidP="00E1605F">
            <w:pPr>
              <w:pStyle w:val="ListParagraph"/>
              <w:spacing w:line="480" w:lineRule="auto"/>
              <w:ind w:left="0"/>
            </w:pPr>
            <w:r>
              <w:t>AAGGGTGTAAAACGCAGCTCA</w:t>
            </w:r>
          </w:p>
        </w:tc>
      </w:tr>
      <w:tr w:rsidR="00E1605F" w14:paraId="74C3B46B" w14:textId="77777777" w:rsidTr="00E1605F">
        <w:tc>
          <w:tcPr>
            <w:tcW w:w="2404" w:type="dxa"/>
          </w:tcPr>
          <w:p w14:paraId="5DC8C784" w14:textId="42C7C088" w:rsidR="00E1605F" w:rsidRDefault="00E1605F" w:rsidP="00E1605F">
            <w:pPr>
              <w:pStyle w:val="ListParagraph"/>
              <w:spacing w:line="480" w:lineRule="auto"/>
              <w:ind w:left="0"/>
            </w:pPr>
            <w:r>
              <w:rPr>
                <w:i/>
              </w:rPr>
              <w:t>Fasn</w:t>
            </w:r>
          </w:p>
        </w:tc>
        <w:tc>
          <w:tcPr>
            <w:tcW w:w="3127" w:type="dxa"/>
          </w:tcPr>
          <w:p w14:paraId="7A9B04C4" w14:textId="750C9FEE" w:rsidR="00E1605F" w:rsidRDefault="00E1605F" w:rsidP="00E1605F">
            <w:pPr>
              <w:pStyle w:val="ListParagraph"/>
              <w:spacing w:line="480" w:lineRule="auto"/>
              <w:ind w:left="0"/>
            </w:pPr>
            <w:r>
              <w:t>GGAGGTGGTGATAGCCGGTAT</w:t>
            </w:r>
          </w:p>
        </w:tc>
        <w:tc>
          <w:tcPr>
            <w:tcW w:w="3099" w:type="dxa"/>
          </w:tcPr>
          <w:p w14:paraId="2812D009" w14:textId="1E33E8A4" w:rsidR="00E1605F" w:rsidRDefault="00E1605F" w:rsidP="00E1605F">
            <w:pPr>
              <w:pStyle w:val="ListParagraph"/>
              <w:spacing w:line="480" w:lineRule="auto"/>
              <w:ind w:left="0"/>
            </w:pPr>
            <w:r>
              <w:t>TGGGTAATCCATAGAGCCCAG</w:t>
            </w:r>
          </w:p>
        </w:tc>
      </w:tr>
      <w:tr w:rsidR="00E1605F" w14:paraId="128ECC05" w14:textId="77777777" w:rsidTr="00E1605F">
        <w:tc>
          <w:tcPr>
            <w:tcW w:w="2404" w:type="dxa"/>
          </w:tcPr>
          <w:p w14:paraId="12ED7432" w14:textId="039AF17D" w:rsidR="00E1605F" w:rsidRDefault="00E1605F" w:rsidP="00E1605F">
            <w:pPr>
              <w:pStyle w:val="ListParagraph"/>
              <w:spacing w:line="480" w:lineRule="auto"/>
              <w:ind w:left="0"/>
            </w:pPr>
            <w:r w:rsidRPr="00C636C1">
              <w:rPr>
                <w:i/>
              </w:rPr>
              <w:t>Pnpla2</w:t>
            </w:r>
          </w:p>
        </w:tc>
        <w:tc>
          <w:tcPr>
            <w:tcW w:w="3127" w:type="dxa"/>
          </w:tcPr>
          <w:p w14:paraId="3A8F5770" w14:textId="729314FA" w:rsidR="00E1605F" w:rsidRDefault="00E1605F" w:rsidP="00E1605F">
            <w:pPr>
              <w:pStyle w:val="ListParagraph"/>
              <w:spacing w:line="480" w:lineRule="auto"/>
              <w:ind w:left="0"/>
            </w:pPr>
            <w:r>
              <w:t>CCACTCACATCTACGGAGCC</w:t>
            </w:r>
          </w:p>
        </w:tc>
        <w:tc>
          <w:tcPr>
            <w:tcW w:w="3099" w:type="dxa"/>
          </w:tcPr>
          <w:p w14:paraId="281A4326" w14:textId="7DF7CD82" w:rsidR="00E1605F" w:rsidRDefault="00E1605F" w:rsidP="00E1605F">
            <w:pPr>
              <w:pStyle w:val="ListParagraph"/>
              <w:spacing w:line="480" w:lineRule="auto"/>
              <w:ind w:left="0"/>
            </w:pPr>
            <w:r>
              <w:t>GATGCAGAGGACCCAGGAAC</w:t>
            </w:r>
          </w:p>
        </w:tc>
      </w:tr>
      <w:tr w:rsidR="00E1605F" w14:paraId="118DA8F9" w14:textId="77777777" w:rsidTr="00E1605F">
        <w:trPr>
          <w:trHeight w:val="530"/>
        </w:trPr>
        <w:tc>
          <w:tcPr>
            <w:tcW w:w="2404" w:type="dxa"/>
          </w:tcPr>
          <w:p w14:paraId="0B358CAC" w14:textId="03E7E426" w:rsidR="00E1605F" w:rsidRDefault="00E1605F" w:rsidP="00E1605F">
            <w:pPr>
              <w:pStyle w:val="ListParagraph"/>
              <w:spacing w:line="480" w:lineRule="auto"/>
              <w:ind w:left="0"/>
            </w:pPr>
            <w:r>
              <w:rPr>
                <w:i/>
              </w:rPr>
              <w:lastRenderedPageBreak/>
              <w:t>Srebf1</w:t>
            </w:r>
          </w:p>
        </w:tc>
        <w:tc>
          <w:tcPr>
            <w:tcW w:w="3127" w:type="dxa"/>
          </w:tcPr>
          <w:p w14:paraId="20626672" w14:textId="5D00DA4F" w:rsidR="00E1605F" w:rsidRDefault="00E1605F" w:rsidP="00E1605F">
            <w:pPr>
              <w:pStyle w:val="ListParagraph"/>
              <w:spacing w:line="480" w:lineRule="auto"/>
              <w:ind w:left="0"/>
            </w:pPr>
            <w:r>
              <w:t>AGGCCATCGACTACATCCG</w:t>
            </w:r>
          </w:p>
        </w:tc>
        <w:tc>
          <w:tcPr>
            <w:tcW w:w="3099" w:type="dxa"/>
          </w:tcPr>
          <w:p w14:paraId="7A00F396" w14:textId="2A7322DA" w:rsidR="00E1605F" w:rsidRDefault="00E1605F" w:rsidP="00E1605F">
            <w:pPr>
              <w:pStyle w:val="ListParagraph"/>
              <w:spacing w:line="480" w:lineRule="auto"/>
              <w:ind w:left="0"/>
            </w:pPr>
            <w:r>
              <w:t>TCCATAGACACATCTGTGCCTC</w:t>
            </w:r>
          </w:p>
        </w:tc>
      </w:tr>
    </w:tbl>
    <w:p w14:paraId="3C90E564" w14:textId="77777777" w:rsidR="00D11F0E" w:rsidRDefault="00D11F0E" w:rsidP="00F9736C">
      <w:pPr>
        <w:pStyle w:val="ListParagraph"/>
        <w:spacing w:line="480" w:lineRule="auto"/>
      </w:pPr>
    </w:p>
    <w:p w14:paraId="7F4B9D8F" w14:textId="23F72093" w:rsidR="003217E6" w:rsidRPr="003217E6" w:rsidRDefault="003217E6" w:rsidP="00F9736C">
      <w:pPr>
        <w:pStyle w:val="ListParagraph"/>
        <w:spacing w:line="480" w:lineRule="auto"/>
        <w:rPr>
          <w:b/>
        </w:rPr>
      </w:pPr>
      <w:r w:rsidRPr="003217E6">
        <w:rPr>
          <w:b/>
        </w:rPr>
        <w:t>Figure 1:</w:t>
      </w:r>
      <w:r>
        <w:rPr>
          <w:b/>
        </w:rPr>
        <w:t xml:space="preserve"> </w:t>
      </w:r>
    </w:p>
    <w:p w14:paraId="139DCD42" w14:textId="2F38D61A" w:rsidR="00C252A7" w:rsidRDefault="003217E6" w:rsidP="00F9736C">
      <w:pPr>
        <w:pStyle w:val="ListParagraph"/>
        <w:spacing w:line="480" w:lineRule="auto"/>
      </w:pPr>
      <w:r>
        <w:rPr>
          <w:noProof/>
        </w:rPr>
        <w:drawing>
          <wp:inline distT="0" distB="0" distL="0" distR="0" wp14:anchorId="583BC8F8" wp14:editId="1960BCD4">
            <wp:extent cx="5936615" cy="6049010"/>
            <wp:effectExtent l="0" t="0" r="6985" b="0"/>
            <wp:docPr id="3" name="Picture 3"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ushingAcromegalyStudy/manuscript/Obesity-Glucocorticoids/Figures_Fi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6049010"/>
                    </a:xfrm>
                    <a:prstGeom prst="rect">
                      <a:avLst/>
                    </a:prstGeom>
                    <a:noFill/>
                    <a:ln>
                      <a:noFill/>
                    </a:ln>
                  </pic:spPr>
                </pic:pic>
              </a:graphicData>
            </a:graphic>
          </wp:inline>
        </w:drawing>
      </w:r>
    </w:p>
    <w:p w14:paraId="33C2B166" w14:textId="62B19919" w:rsidR="003217E6" w:rsidRDefault="003217E6" w:rsidP="00F9736C">
      <w:pPr>
        <w:pStyle w:val="ListParagraph"/>
        <w:spacing w:line="480" w:lineRule="auto"/>
        <w:rPr>
          <w:b/>
        </w:rPr>
      </w:pPr>
      <w:r w:rsidRPr="003217E6">
        <w:rPr>
          <w:b/>
        </w:rPr>
        <w:t>Figure 2:</w:t>
      </w:r>
    </w:p>
    <w:p w14:paraId="4DBEEEA0" w14:textId="72A69D6D" w:rsidR="007142DD" w:rsidRPr="003217E6" w:rsidRDefault="007142DD" w:rsidP="00F9736C">
      <w:pPr>
        <w:pStyle w:val="ListParagraph"/>
        <w:spacing w:line="480" w:lineRule="auto"/>
        <w:rPr>
          <w:b/>
        </w:rPr>
      </w:pPr>
      <w:r>
        <w:rPr>
          <w:b/>
          <w:noProof/>
        </w:rPr>
        <w:lastRenderedPageBreak/>
        <w:drawing>
          <wp:inline distT="0" distB="0" distL="0" distR="0" wp14:anchorId="36B5E17C" wp14:editId="3B7AD769">
            <wp:extent cx="5936615" cy="5458460"/>
            <wp:effectExtent l="0" t="0" r="6985" b="2540"/>
            <wp:docPr id="4" name="Picture 4"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ushingAcromegalyStudy/manuscript/Obesity-Glucocorticoids/Figures_Fi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5458460"/>
                    </a:xfrm>
                    <a:prstGeom prst="rect">
                      <a:avLst/>
                    </a:prstGeom>
                    <a:noFill/>
                    <a:ln>
                      <a:noFill/>
                    </a:ln>
                  </pic:spPr>
                </pic:pic>
              </a:graphicData>
            </a:graphic>
          </wp:inline>
        </w:drawing>
      </w:r>
    </w:p>
    <w:p w14:paraId="7842BE27" w14:textId="31DE3187" w:rsidR="003217E6" w:rsidRPr="00BA1420" w:rsidRDefault="007142DD" w:rsidP="00F9736C">
      <w:pPr>
        <w:pStyle w:val="ListParagraph"/>
        <w:spacing w:line="480" w:lineRule="auto"/>
        <w:rPr>
          <w:b/>
        </w:rPr>
      </w:pPr>
      <w:r w:rsidRPr="00BA1420">
        <w:rPr>
          <w:b/>
        </w:rPr>
        <w:t>Figure 3:</w:t>
      </w:r>
    </w:p>
    <w:p w14:paraId="7E5B05AA" w14:textId="24F5FCA1" w:rsidR="007142DD" w:rsidRDefault="007142DD" w:rsidP="00F9736C">
      <w:pPr>
        <w:pStyle w:val="ListParagraph"/>
        <w:spacing w:line="480" w:lineRule="auto"/>
      </w:pPr>
      <w:r>
        <w:rPr>
          <w:noProof/>
        </w:rPr>
        <w:lastRenderedPageBreak/>
        <w:drawing>
          <wp:inline distT="0" distB="0" distL="0" distR="0" wp14:anchorId="427D9FC1" wp14:editId="143734EC">
            <wp:extent cx="3207385" cy="7962265"/>
            <wp:effectExtent l="0" t="0" r="0" b="0"/>
            <wp:docPr id="5" name="Picture 5"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ushingAcromegalyStudy/manuscript/Obesity-Glucocorticoids/Figures_Fi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7385" cy="7962265"/>
                    </a:xfrm>
                    <a:prstGeom prst="rect">
                      <a:avLst/>
                    </a:prstGeom>
                    <a:noFill/>
                    <a:ln>
                      <a:noFill/>
                    </a:ln>
                  </pic:spPr>
                </pic:pic>
              </a:graphicData>
            </a:graphic>
          </wp:inline>
        </w:drawing>
      </w:r>
    </w:p>
    <w:p w14:paraId="0361ECA6" w14:textId="5B63E00C" w:rsidR="003217E6" w:rsidRPr="00BA1420" w:rsidRDefault="007142DD" w:rsidP="00F9736C">
      <w:pPr>
        <w:pStyle w:val="ListParagraph"/>
        <w:spacing w:line="480" w:lineRule="auto"/>
        <w:rPr>
          <w:b/>
        </w:rPr>
      </w:pPr>
      <w:r w:rsidRPr="00BA1420">
        <w:rPr>
          <w:b/>
        </w:rPr>
        <w:lastRenderedPageBreak/>
        <w:t>Figure 4:</w:t>
      </w:r>
    </w:p>
    <w:p w14:paraId="411F1E12" w14:textId="244DAABE" w:rsidR="007142DD" w:rsidRDefault="007142DD" w:rsidP="00F9736C">
      <w:pPr>
        <w:pStyle w:val="ListParagraph"/>
        <w:spacing w:line="480" w:lineRule="auto"/>
      </w:pPr>
      <w:r>
        <w:rPr>
          <w:noProof/>
        </w:rPr>
        <w:drawing>
          <wp:inline distT="0" distB="0" distL="0" distR="0" wp14:anchorId="09D004A9" wp14:editId="7163FF7F">
            <wp:extent cx="5936615" cy="5866130"/>
            <wp:effectExtent l="0" t="0" r="6985" b="1270"/>
            <wp:docPr id="6" name="Picture 6"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ushingAcromegalyStudy/manuscript/Obesity-Glucocorticoids/Figures_Fi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866130"/>
                    </a:xfrm>
                    <a:prstGeom prst="rect">
                      <a:avLst/>
                    </a:prstGeom>
                    <a:noFill/>
                    <a:ln>
                      <a:noFill/>
                    </a:ln>
                  </pic:spPr>
                </pic:pic>
              </a:graphicData>
            </a:graphic>
          </wp:inline>
        </w:drawing>
      </w:r>
    </w:p>
    <w:p w14:paraId="15637FBD" w14:textId="6A8666B5" w:rsidR="007142DD" w:rsidRPr="00BA1420" w:rsidRDefault="007142DD" w:rsidP="00F9736C">
      <w:pPr>
        <w:pStyle w:val="ListParagraph"/>
        <w:spacing w:line="480" w:lineRule="auto"/>
        <w:rPr>
          <w:b/>
        </w:rPr>
      </w:pPr>
      <w:r w:rsidRPr="00BA1420">
        <w:rPr>
          <w:b/>
        </w:rPr>
        <w:t>Figure 5:</w:t>
      </w:r>
    </w:p>
    <w:p w14:paraId="633E4712" w14:textId="75DAC5DA" w:rsidR="007142DD" w:rsidRPr="00F9736C" w:rsidRDefault="007142DD" w:rsidP="00F9736C">
      <w:pPr>
        <w:pStyle w:val="ListParagraph"/>
        <w:spacing w:line="480" w:lineRule="auto"/>
      </w:pPr>
      <w:r>
        <w:rPr>
          <w:noProof/>
        </w:rPr>
        <w:lastRenderedPageBreak/>
        <w:drawing>
          <wp:inline distT="0" distB="0" distL="0" distR="0" wp14:anchorId="0E57604D" wp14:editId="19DE07B7">
            <wp:extent cx="2616835" cy="8229600"/>
            <wp:effectExtent l="0" t="0" r="0" b="0"/>
            <wp:docPr id="7" name="Picture 7"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ushingAcromegalyStudy/manuscript/Obesity-Glucocorticoids/Figures_Fi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6835" cy="8229600"/>
                    </a:xfrm>
                    <a:prstGeom prst="rect">
                      <a:avLst/>
                    </a:prstGeom>
                    <a:noFill/>
                    <a:ln>
                      <a:noFill/>
                    </a:ln>
                  </pic:spPr>
                </pic:pic>
              </a:graphicData>
            </a:graphic>
          </wp:inline>
        </w:drawing>
      </w:r>
    </w:p>
    <w:sectPr w:rsidR="007142DD" w:rsidRPr="00F9736C" w:rsidSect="0068384E">
      <w:footerReference w:type="default" r:id="rId14"/>
      <w:pgSz w:w="12240" w:h="15840"/>
      <w:pgMar w:top="1440" w:right="1440" w:bottom="1440" w:left="1440" w:header="720" w:footer="720" w:gutter="0"/>
      <w:lnNumType w:countBy="1" w:restart="continuous"/>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BF42F6" w14:textId="77777777" w:rsidR="008E0DC9" w:rsidRDefault="008E0DC9" w:rsidP="001975C6">
      <w:r>
        <w:separator/>
      </w:r>
    </w:p>
  </w:endnote>
  <w:endnote w:type="continuationSeparator" w:id="0">
    <w:p w14:paraId="5CC097A1" w14:textId="77777777" w:rsidR="008E0DC9" w:rsidRDefault="008E0DC9" w:rsidP="001975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4D"/>
    <w:family w:val="swiss"/>
    <w:notTrueType/>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Oriya Sangam MN">
    <w:panose1 w:val="02000000000000000000"/>
    <w:charset w:val="00"/>
    <w:family w:val="auto"/>
    <w:pitch w:val="variable"/>
    <w:sig w:usb0="80088003" w:usb1="0000204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602C" w14:textId="77777777" w:rsidR="00A10506" w:rsidRDefault="00A10506">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1E10D3">
      <w:rPr>
        <w:caps/>
        <w:noProof/>
        <w:color w:val="5B9BD5" w:themeColor="accent1"/>
      </w:rPr>
      <w:t>3</w:t>
    </w:r>
    <w:r>
      <w:rPr>
        <w:caps/>
        <w:noProof/>
        <w:color w:val="5B9BD5" w:themeColor="accent1"/>
      </w:rPr>
      <w:fldChar w:fldCharType="end"/>
    </w:r>
  </w:p>
  <w:p w14:paraId="35E016A9" w14:textId="77777777" w:rsidR="00A10506" w:rsidRDefault="00A1050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1B62C0" w14:textId="77777777" w:rsidR="008E0DC9" w:rsidRDefault="008E0DC9" w:rsidP="001975C6">
      <w:r>
        <w:separator/>
      </w:r>
    </w:p>
  </w:footnote>
  <w:footnote w:type="continuationSeparator" w:id="0">
    <w:p w14:paraId="50EC5A32" w14:textId="77777777" w:rsidR="008E0DC9" w:rsidRDefault="008E0DC9" w:rsidP="001975C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D5539"/>
    <w:multiLevelType w:val="hybridMultilevel"/>
    <w:tmpl w:val="662AC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BB06C2"/>
    <w:multiLevelType w:val="hybridMultilevel"/>
    <w:tmpl w:val="CAA4A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F60453"/>
    <w:multiLevelType w:val="hybridMultilevel"/>
    <w:tmpl w:val="D45C75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274130"/>
    <w:multiLevelType w:val="hybridMultilevel"/>
    <w:tmpl w:val="363E5E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73C7D4A"/>
    <w:multiLevelType w:val="hybridMultilevel"/>
    <w:tmpl w:val="A8789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64DD33AC"/>
    <w:multiLevelType w:val="hybridMultilevel"/>
    <w:tmpl w:val="07CEE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2"/>
  </w:num>
  <w:num w:numId="5">
    <w:abstractNumId w:val="4"/>
  </w:num>
  <w:num w:numId="6">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495"/>
    <w:rsid w:val="00001E0D"/>
    <w:rsid w:val="00003E72"/>
    <w:rsid w:val="00010990"/>
    <w:rsid w:val="00010E41"/>
    <w:rsid w:val="000112F1"/>
    <w:rsid w:val="00011801"/>
    <w:rsid w:val="00011A92"/>
    <w:rsid w:val="000121EF"/>
    <w:rsid w:val="00012271"/>
    <w:rsid w:val="0001238E"/>
    <w:rsid w:val="000128D5"/>
    <w:rsid w:val="00012C5E"/>
    <w:rsid w:val="00013F84"/>
    <w:rsid w:val="000142AE"/>
    <w:rsid w:val="00015EDD"/>
    <w:rsid w:val="00022845"/>
    <w:rsid w:val="00023C6A"/>
    <w:rsid w:val="000243F3"/>
    <w:rsid w:val="0002626B"/>
    <w:rsid w:val="00026A0B"/>
    <w:rsid w:val="00026D10"/>
    <w:rsid w:val="000271B6"/>
    <w:rsid w:val="00027D24"/>
    <w:rsid w:val="0003045A"/>
    <w:rsid w:val="0003155D"/>
    <w:rsid w:val="000324EB"/>
    <w:rsid w:val="00032D6E"/>
    <w:rsid w:val="000340DF"/>
    <w:rsid w:val="00034EA3"/>
    <w:rsid w:val="0003545C"/>
    <w:rsid w:val="00035700"/>
    <w:rsid w:val="000357EF"/>
    <w:rsid w:val="00035871"/>
    <w:rsid w:val="00036A86"/>
    <w:rsid w:val="00036DE6"/>
    <w:rsid w:val="0004242F"/>
    <w:rsid w:val="000437E3"/>
    <w:rsid w:val="00043F44"/>
    <w:rsid w:val="000452F4"/>
    <w:rsid w:val="00045801"/>
    <w:rsid w:val="00045C8F"/>
    <w:rsid w:val="000511C5"/>
    <w:rsid w:val="00051469"/>
    <w:rsid w:val="00051E91"/>
    <w:rsid w:val="00053E04"/>
    <w:rsid w:val="00054F8A"/>
    <w:rsid w:val="00055153"/>
    <w:rsid w:val="000553E0"/>
    <w:rsid w:val="000568A8"/>
    <w:rsid w:val="000569DF"/>
    <w:rsid w:val="00056B9A"/>
    <w:rsid w:val="00062BF3"/>
    <w:rsid w:val="000630DD"/>
    <w:rsid w:val="00064776"/>
    <w:rsid w:val="00064B62"/>
    <w:rsid w:val="00065033"/>
    <w:rsid w:val="00065189"/>
    <w:rsid w:val="000652EC"/>
    <w:rsid w:val="00065C60"/>
    <w:rsid w:val="00067455"/>
    <w:rsid w:val="00067ABF"/>
    <w:rsid w:val="000704C3"/>
    <w:rsid w:val="000706DA"/>
    <w:rsid w:val="00070CE7"/>
    <w:rsid w:val="00072D3A"/>
    <w:rsid w:val="00073282"/>
    <w:rsid w:val="000738BA"/>
    <w:rsid w:val="000749FD"/>
    <w:rsid w:val="0007526E"/>
    <w:rsid w:val="0007658D"/>
    <w:rsid w:val="00076888"/>
    <w:rsid w:val="00077CDC"/>
    <w:rsid w:val="000800C9"/>
    <w:rsid w:val="00080457"/>
    <w:rsid w:val="00080AF9"/>
    <w:rsid w:val="00080C82"/>
    <w:rsid w:val="00084BCC"/>
    <w:rsid w:val="0008709D"/>
    <w:rsid w:val="000900B9"/>
    <w:rsid w:val="000927D9"/>
    <w:rsid w:val="00092845"/>
    <w:rsid w:val="000930A7"/>
    <w:rsid w:val="000931CB"/>
    <w:rsid w:val="000935FF"/>
    <w:rsid w:val="000A0353"/>
    <w:rsid w:val="000A4359"/>
    <w:rsid w:val="000A74B0"/>
    <w:rsid w:val="000A7B19"/>
    <w:rsid w:val="000A7B51"/>
    <w:rsid w:val="000B0A44"/>
    <w:rsid w:val="000B1E71"/>
    <w:rsid w:val="000B34C8"/>
    <w:rsid w:val="000B4036"/>
    <w:rsid w:val="000B433F"/>
    <w:rsid w:val="000B4772"/>
    <w:rsid w:val="000B4C29"/>
    <w:rsid w:val="000B4D2E"/>
    <w:rsid w:val="000C0722"/>
    <w:rsid w:val="000C0C46"/>
    <w:rsid w:val="000C20C5"/>
    <w:rsid w:val="000C2650"/>
    <w:rsid w:val="000C2D45"/>
    <w:rsid w:val="000C36A0"/>
    <w:rsid w:val="000C3B57"/>
    <w:rsid w:val="000C560C"/>
    <w:rsid w:val="000C6027"/>
    <w:rsid w:val="000C6E46"/>
    <w:rsid w:val="000C77FD"/>
    <w:rsid w:val="000D02A2"/>
    <w:rsid w:val="000D0E93"/>
    <w:rsid w:val="000D47AD"/>
    <w:rsid w:val="000D5336"/>
    <w:rsid w:val="000D578C"/>
    <w:rsid w:val="000D7464"/>
    <w:rsid w:val="000D7AA7"/>
    <w:rsid w:val="000E1E09"/>
    <w:rsid w:val="000E34CD"/>
    <w:rsid w:val="000E383C"/>
    <w:rsid w:val="000E4118"/>
    <w:rsid w:val="000E42FD"/>
    <w:rsid w:val="000E44CB"/>
    <w:rsid w:val="000E5562"/>
    <w:rsid w:val="000E64CC"/>
    <w:rsid w:val="000E6685"/>
    <w:rsid w:val="000E6763"/>
    <w:rsid w:val="000E75DF"/>
    <w:rsid w:val="000E763C"/>
    <w:rsid w:val="000E77D8"/>
    <w:rsid w:val="000E7F56"/>
    <w:rsid w:val="000F1903"/>
    <w:rsid w:val="000F254A"/>
    <w:rsid w:val="000F30D3"/>
    <w:rsid w:val="000F4220"/>
    <w:rsid w:val="000F5238"/>
    <w:rsid w:val="000F63EF"/>
    <w:rsid w:val="000F7863"/>
    <w:rsid w:val="001007DD"/>
    <w:rsid w:val="0010143F"/>
    <w:rsid w:val="00101A0C"/>
    <w:rsid w:val="00102275"/>
    <w:rsid w:val="00102AE6"/>
    <w:rsid w:val="00102DFF"/>
    <w:rsid w:val="00103552"/>
    <w:rsid w:val="00103BCF"/>
    <w:rsid w:val="001052AC"/>
    <w:rsid w:val="001057DF"/>
    <w:rsid w:val="00105966"/>
    <w:rsid w:val="00105F63"/>
    <w:rsid w:val="00107912"/>
    <w:rsid w:val="00107E28"/>
    <w:rsid w:val="00110139"/>
    <w:rsid w:val="0011098A"/>
    <w:rsid w:val="00110C67"/>
    <w:rsid w:val="0011365C"/>
    <w:rsid w:val="001143CB"/>
    <w:rsid w:val="001145DE"/>
    <w:rsid w:val="00114910"/>
    <w:rsid w:val="001157A4"/>
    <w:rsid w:val="00115F5C"/>
    <w:rsid w:val="00116140"/>
    <w:rsid w:val="0011694F"/>
    <w:rsid w:val="00123D9D"/>
    <w:rsid w:val="001240E0"/>
    <w:rsid w:val="001262A3"/>
    <w:rsid w:val="00127384"/>
    <w:rsid w:val="00131055"/>
    <w:rsid w:val="00131C99"/>
    <w:rsid w:val="00133317"/>
    <w:rsid w:val="00134768"/>
    <w:rsid w:val="00135ABC"/>
    <w:rsid w:val="00135DAB"/>
    <w:rsid w:val="00136710"/>
    <w:rsid w:val="00136CB1"/>
    <w:rsid w:val="0013727A"/>
    <w:rsid w:val="00137675"/>
    <w:rsid w:val="00137E5D"/>
    <w:rsid w:val="00140CE6"/>
    <w:rsid w:val="00142908"/>
    <w:rsid w:val="00142E5E"/>
    <w:rsid w:val="00143F83"/>
    <w:rsid w:val="0014428B"/>
    <w:rsid w:val="001452FB"/>
    <w:rsid w:val="00145584"/>
    <w:rsid w:val="00146EBC"/>
    <w:rsid w:val="00146FAE"/>
    <w:rsid w:val="00150226"/>
    <w:rsid w:val="0015025A"/>
    <w:rsid w:val="00152294"/>
    <w:rsid w:val="0015242A"/>
    <w:rsid w:val="00153023"/>
    <w:rsid w:val="00155148"/>
    <w:rsid w:val="00160087"/>
    <w:rsid w:val="00161082"/>
    <w:rsid w:val="00163414"/>
    <w:rsid w:val="00163A9C"/>
    <w:rsid w:val="00166860"/>
    <w:rsid w:val="001669B6"/>
    <w:rsid w:val="0016700D"/>
    <w:rsid w:val="00171C95"/>
    <w:rsid w:val="00171F73"/>
    <w:rsid w:val="00172908"/>
    <w:rsid w:val="00172AAB"/>
    <w:rsid w:val="001730AE"/>
    <w:rsid w:val="00173BF2"/>
    <w:rsid w:val="0017598A"/>
    <w:rsid w:val="00175DBA"/>
    <w:rsid w:val="00176541"/>
    <w:rsid w:val="001825A7"/>
    <w:rsid w:val="0018286A"/>
    <w:rsid w:val="00182A3A"/>
    <w:rsid w:val="00182E66"/>
    <w:rsid w:val="00183312"/>
    <w:rsid w:val="001859F1"/>
    <w:rsid w:val="00186CB5"/>
    <w:rsid w:val="00190BDE"/>
    <w:rsid w:val="00191472"/>
    <w:rsid w:val="00191D12"/>
    <w:rsid w:val="0019248C"/>
    <w:rsid w:val="001944F8"/>
    <w:rsid w:val="0019453D"/>
    <w:rsid w:val="00196E54"/>
    <w:rsid w:val="001975C6"/>
    <w:rsid w:val="001A055D"/>
    <w:rsid w:val="001A079A"/>
    <w:rsid w:val="001A0BD5"/>
    <w:rsid w:val="001A15CD"/>
    <w:rsid w:val="001A3544"/>
    <w:rsid w:val="001A4D05"/>
    <w:rsid w:val="001B175D"/>
    <w:rsid w:val="001B47E2"/>
    <w:rsid w:val="001B708C"/>
    <w:rsid w:val="001B7499"/>
    <w:rsid w:val="001C0F4D"/>
    <w:rsid w:val="001C22CC"/>
    <w:rsid w:val="001C3F28"/>
    <w:rsid w:val="001C4119"/>
    <w:rsid w:val="001C4C9B"/>
    <w:rsid w:val="001C4E38"/>
    <w:rsid w:val="001C4F76"/>
    <w:rsid w:val="001C526C"/>
    <w:rsid w:val="001C7036"/>
    <w:rsid w:val="001D0B4F"/>
    <w:rsid w:val="001D16EF"/>
    <w:rsid w:val="001D224D"/>
    <w:rsid w:val="001D4232"/>
    <w:rsid w:val="001D522A"/>
    <w:rsid w:val="001D5F06"/>
    <w:rsid w:val="001E10D3"/>
    <w:rsid w:val="001E3373"/>
    <w:rsid w:val="001E37D2"/>
    <w:rsid w:val="001E38F5"/>
    <w:rsid w:val="001E4F13"/>
    <w:rsid w:val="001E535C"/>
    <w:rsid w:val="001E582E"/>
    <w:rsid w:val="001E5D86"/>
    <w:rsid w:val="001E667A"/>
    <w:rsid w:val="001E66B0"/>
    <w:rsid w:val="001E66C4"/>
    <w:rsid w:val="001F0B65"/>
    <w:rsid w:val="001F20E1"/>
    <w:rsid w:val="001F2A82"/>
    <w:rsid w:val="001F42E8"/>
    <w:rsid w:val="001F60E9"/>
    <w:rsid w:val="001F75D4"/>
    <w:rsid w:val="001F7771"/>
    <w:rsid w:val="00200AAF"/>
    <w:rsid w:val="00204913"/>
    <w:rsid w:val="00204D48"/>
    <w:rsid w:val="0020558A"/>
    <w:rsid w:val="002057B8"/>
    <w:rsid w:val="002061D0"/>
    <w:rsid w:val="002063A6"/>
    <w:rsid w:val="00210C84"/>
    <w:rsid w:val="00213463"/>
    <w:rsid w:val="00213883"/>
    <w:rsid w:val="00215849"/>
    <w:rsid w:val="00222D60"/>
    <w:rsid w:val="00222FF7"/>
    <w:rsid w:val="00223195"/>
    <w:rsid w:val="00223EE4"/>
    <w:rsid w:val="00224DA7"/>
    <w:rsid w:val="00226332"/>
    <w:rsid w:val="002267D0"/>
    <w:rsid w:val="002314FC"/>
    <w:rsid w:val="00231FD5"/>
    <w:rsid w:val="002328AF"/>
    <w:rsid w:val="00233448"/>
    <w:rsid w:val="002350C4"/>
    <w:rsid w:val="00235D4F"/>
    <w:rsid w:val="00240C1C"/>
    <w:rsid w:val="00241BFC"/>
    <w:rsid w:val="002425CA"/>
    <w:rsid w:val="002447BC"/>
    <w:rsid w:val="0024487D"/>
    <w:rsid w:val="00245EC7"/>
    <w:rsid w:val="002479B0"/>
    <w:rsid w:val="00247CA3"/>
    <w:rsid w:val="00250376"/>
    <w:rsid w:val="0025088D"/>
    <w:rsid w:val="00252294"/>
    <w:rsid w:val="002533DD"/>
    <w:rsid w:val="00255615"/>
    <w:rsid w:val="00255829"/>
    <w:rsid w:val="00260B55"/>
    <w:rsid w:val="002611CB"/>
    <w:rsid w:val="00262479"/>
    <w:rsid w:val="00262B51"/>
    <w:rsid w:val="002633D8"/>
    <w:rsid w:val="00267A5B"/>
    <w:rsid w:val="00271BB3"/>
    <w:rsid w:val="00272418"/>
    <w:rsid w:val="00276CDA"/>
    <w:rsid w:val="00277EDC"/>
    <w:rsid w:val="00281590"/>
    <w:rsid w:val="00281A98"/>
    <w:rsid w:val="00282D07"/>
    <w:rsid w:val="00284B8B"/>
    <w:rsid w:val="002854C2"/>
    <w:rsid w:val="0028607E"/>
    <w:rsid w:val="002874F0"/>
    <w:rsid w:val="0029021E"/>
    <w:rsid w:val="0029402D"/>
    <w:rsid w:val="002975CC"/>
    <w:rsid w:val="002A167A"/>
    <w:rsid w:val="002A3DF4"/>
    <w:rsid w:val="002A443E"/>
    <w:rsid w:val="002A5073"/>
    <w:rsid w:val="002A569F"/>
    <w:rsid w:val="002A5871"/>
    <w:rsid w:val="002A5FBA"/>
    <w:rsid w:val="002A652D"/>
    <w:rsid w:val="002B0844"/>
    <w:rsid w:val="002B1274"/>
    <w:rsid w:val="002B41A8"/>
    <w:rsid w:val="002B5DCB"/>
    <w:rsid w:val="002B657C"/>
    <w:rsid w:val="002B6EF5"/>
    <w:rsid w:val="002B7E05"/>
    <w:rsid w:val="002C48CB"/>
    <w:rsid w:val="002C609A"/>
    <w:rsid w:val="002C7060"/>
    <w:rsid w:val="002C7B71"/>
    <w:rsid w:val="002D1BC1"/>
    <w:rsid w:val="002D66EC"/>
    <w:rsid w:val="002D68F8"/>
    <w:rsid w:val="002D71E2"/>
    <w:rsid w:val="002E2D48"/>
    <w:rsid w:val="002E3AD9"/>
    <w:rsid w:val="002E544F"/>
    <w:rsid w:val="002E6E28"/>
    <w:rsid w:val="002E7680"/>
    <w:rsid w:val="002F3DD8"/>
    <w:rsid w:val="002F744B"/>
    <w:rsid w:val="00300963"/>
    <w:rsid w:val="00300A81"/>
    <w:rsid w:val="00300AB8"/>
    <w:rsid w:val="00301771"/>
    <w:rsid w:val="00302276"/>
    <w:rsid w:val="003037A7"/>
    <w:rsid w:val="00305AF5"/>
    <w:rsid w:val="00305E69"/>
    <w:rsid w:val="00306B3E"/>
    <w:rsid w:val="00310383"/>
    <w:rsid w:val="00310724"/>
    <w:rsid w:val="00310CA2"/>
    <w:rsid w:val="00311654"/>
    <w:rsid w:val="00311E63"/>
    <w:rsid w:val="003120C9"/>
    <w:rsid w:val="00313C04"/>
    <w:rsid w:val="003141D4"/>
    <w:rsid w:val="003145E7"/>
    <w:rsid w:val="00314D54"/>
    <w:rsid w:val="00316763"/>
    <w:rsid w:val="00316F02"/>
    <w:rsid w:val="00320BFC"/>
    <w:rsid w:val="003217E6"/>
    <w:rsid w:val="00321802"/>
    <w:rsid w:val="00321F82"/>
    <w:rsid w:val="00322670"/>
    <w:rsid w:val="00324C25"/>
    <w:rsid w:val="00326112"/>
    <w:rsid w:val="003307A1"/>
    <w:rsid w:val="003316A2"/>
    <w:rsid w:val="003323CB"/>
    <w:rsid w:val="00334FF6"/>
    <w:rsid w:val="0033529C"/>
    <w:rsid w:val="003367C6"/>
    <w:rsid w:val="00337C3E"/>
    <w:rsid w:val="003413F3"/>
    <w:rsid w:val="00343149"/>
    <w:rsid w:val="0034365F"/>
    <w:rsid w:val="003440AC"/>
    <w:rsid w:val="00347E35"/>
    <w:rsid w:val="00350610"/>
    <w:rsid w:val="00351E0C"/>
    <w:rsid w:val="003534BC"/>
    <w:rsid w:val="00354461"/>
    <w:rsid w:val="00354C68"/>
    <w:rsid w:val="00354D4B"/>
    <w:rsid w:val="003563CC"/>
    <w:rsid w:val="00360BF1"/>
    <w:rsid w:val="00362D96"/>
    <w:rsid w:val="00363097"/>
    <w:rsid w:val="003639E6"/>
    <w:rsid w:val="00363DED"/>
    <w:rsid w:val="003640E3"/>
    <w:rsid w:val="003647E4"/>
    <w:rsid w:val="00366FA3"/>
    <w:rsid w:val="00372755"/>
    <w:rsid w:val="00372758"/>
    <w:rsid w:val="00372F30"/>
    <w:rsid w:val="00374C1A"/>
    <w:rsid w:val="003804D5"/>
    <w:rsid w:val="00383057"/>
    <w:rsid w:val="00383325"/>
    <w:rsid w:val="00386AF8"/>
    <w:rsid w:val="00386EB6"/>
    <w:rsid w:val="00387B82"/>
    <w:rsid w:val="00390741"/>
    <w:rsid w:val="0039092F"/>
    <w:rsid w:val="00390987"/>
    <w:rsid w:val="00391F53"/>
    <w:rsid w:val="003939CA"/>
    <w:rsid w:val="00393DEB"/>
    <w:rsid w:val="00396C95"/>
    <w:rsid w:val="003974C0"/>
    <w:rsid w:val="00397C20"/>
    <w:rsid w:val="003A151A"/>
    <w:rsid w:val="003A1715"/>
    <w:rsid w:val="003A18A8"/>
    <w:rsid w:val="003A1DC0"/>
    <w:rsid w:val="003A23D7"/>
    <w:rsid w:val="003A266B"/>
    <w:rsid w:val="003A2FE4"/>
    <w:rsid w:val="003A3404"/>
    <w:rsid w:val="003A36B4"/>
    <w:rsid w:val="003A3818"/>
    <w:rsid w:val="003A3822"/>
    <w:rsid w:val="003A4693"/>
    <w:rsid w:val="003A47AD"/>
    <w:rsid w:val="003A5D40"/>
    <w:rsid w:val="003A5F27"/>
    <w:rsid w:val="003A61E9"/>
    <w:rsid w:val="003A6439"/>
    <w:rsid w:val="003A6B88"/>
    <w:rsid w:val="003B0BCD"/>
    <w:rsid w:val="003B2D7B"/>
    <w:rsid w:val="003B435C"/>
    <w:rsid w:val="003B5032"/>
    <w:rsid w:val="003B590B"/>
    <w:rsid w:val="003B61C1"/>
    <w:rsid w:val="003B79B9"/>
    <w:rsid w:val="003C0288"/>
    <w:rsid w:val="003C0BA2"/>
    <w:rsid w:val="003C1125"/>
    <w:rsid w:val="003C185A"/>
    <w:rsid w:val="003C1FD2"/>
    <w:rsid w:val="003C41CC"/>
    <w:rsid w:val="003C5F1C"/>
    <w:rsid w:val="003C69E7"/>
    <w:rsid w:val="003C6D82"/>
    <w:rsid w:val="003D002F"/>
    <w:rsid w:val="003D0B7E"/>
    <w:rsid w:val="003D114B"/>
    <w:rsid w:val="003D1D28"/>
    <w:rsid w:val="003D2350"/>
    <w:rsid w:val="003D47F4"/>
    <w:rsid w:val="003D58A9"/>
    <w:rsid w:val="003D62C9"/>
    <w:rsid w:val="003D71E0"/>
    <w:rsid w:val="003E081E"/>
    <w:rsid w:val="003E11B5"/>
    <w:rsid w:val="003E16E6"/>
    <w:rsid w:val="003E1CCE"/>
    <w:rsid w:val="003E3DBF"/>
    <w:rsid w:val="003E4227"/>
    <w:rsid w:val="003E5315"/>
    <w:rsid w:val="003E5CBE"/>
    <w:rsid w:val="003E5E79"/>
    <w:rsid w:val="003E77E6"/>
    <w:rsid w:val="003E7C21"/>
    <w:rsid w:val="003F066D"/>
    <w:rsid w:val="003F0676"/>
    <w:rsid w:val="003F068E"/>
    <w:rsid w:val="003F0E68"/>
    <w:rsid w:val="003F1545"/>
    <w:rsid w:val="003F1693"/>
    <w:rsid w:val="003F3E2F"/>
    <w:rsid w:val="003F47B7"/>
    <w:rsid w:val="003F5155"/>
    <w:rsid w:val="003F5BA7"/>
    <w:rsid w:val="00401814"/>
    <w:rsid w:val="00403442"/>
    <w:rsid w:val="00404C1E"/>
    <w:rsid w:val="00404C83"/>
    <w:rsid w:val="00405122"/>
    <w:rsid w:val="00406063"/>
    <w:rsid w:val="00411AF4"/>
    <w:rsid w:val="004124D5"/>
    <w:rsid w:val="00415832"/>
    <w:rsid w:val="00416AD8"/>
    <w:rsid w:val="004205E6"/>
    <w:rsid w:val="00420BAA"/>
    <w:rsid w:val="0042409F"/>
    <w:rsid w:val="004255D4"/>
    <w:rsid w:val="00426333"/>
    <w:rsid w:val="004321B5"/>
    <w:rsid w:val="004329A2"/>
    <w:rsid w:val="00432F8B"/>
    <w:rsid w:val="00435AFD"/>
    <w:rsid w:val="00436127"/>
    <w:rsid w:val="004365F5"/>
    <w:rsid w:val="004405D4"/>
    <w:rsid w:val="00442B74"/>
    <w:rsid w:val="00442BC1"/>
    <w:rsid w:val="0045045C"/>
    <w:rsid w:val="00450B3C"/>
    <w:rsid w:val="004512A8"/>
    <w:rsid w:val="00452B83"/>
    <w:rsid w:val="00453B86"/>
    <w:rsid w:val="00454CA3"/>
    <w:rsid w:val="004556C9"/>
    <w:rsid w:val="00456F44"/>
    <w:rsid w:val="004574B3"/>
    <w:rsid w:val="00461855"/>
    <w:rsid w:val="00461C26"/>
    <w:rsid w:val="00462F0F"/>
    <w:rsid w:val="0046570A"/>
    <w:rsid w:val="00467863"/>
    <w:rsid w:val="00467A1F"/>
    <w:rsid w:val="00471634"/>
    <w:rsid w:val="00472259"/>
    <w:rsid w:val="00472706"/>
    <w:rsid w:val="00472CEF"/>
    <w:rsid w:val="004734A2"/>
    <w:rsid w:val="004763F1"/>
    <w:rsid w:val="004800B9"/>
    <w:rsid w:val="00480A0E"/>
    <w:rsid w:val="00480B27"/>
    <w:rsid w:val="004810EC"/>
    <w:rsid w:val="00481223"/>
    <w:rsid w:val="004817F3"/>
    <w:rsid w:val="00481EB2"/>
    <w:rsid w:val="00485915"/>
    <w:rsid w:val="0048623D"/>
    <w:rsid w:val="0048656A"/>
    <w:rsid w:val="00486FEB"/>
    <w:rsid w:val="00487B74"/>
    <w:rsid w:val="00490A23"/>
    <w:rsid w:val="00490E90"/>
    <w:rsid w:val="00491EA8"/>
    <w:rsid w:val="004924C0"/>
    <w:rsid w:val="004953F6"/>
    <w:rsid w:val="00497500"/>
    <w:rsid w:val="00497CD5"/>
    <w:rsid w:val="004A084D"/>
    <w:rsid w:val="004A0C3E"/>
    <w:rsid w:val="004A1153"/>
    <w:rsid w:val="004A26F2"/>
    <w:rsid w:val="004A441D"/>
    <w:rsid w:val="004A5331"/>
    <w:rsid w:val="004A5E48"/>
    <w:rsid w:val="004A6485"/>
    <w:rsid w:val="004B01D6"/>
    <w:rsid w:val="004B1467"/>
    <w:rsid w:val="004B1634"/>
    <w:rsid w:val="004B16AF"/>
    <w:rsid w:val="004B1BBF"/>
    <w:rsid w:val="004B21DD"/>
    <w:rsid w:val="004B2AC6"/>
    <w:rsid w:val="004B3A2E"/>
    <w:rsid w:val="004B46F2"/>
    <w:rsid w:val="004B4E2F"/>
    <w:rsid w:val="004B528F"/>
    <w:rsid w:val="004B61DC"/>
    <w:rsid w:val="004B6EA3"/>
    <w:rsid w:val="004B77E5"/>
    <w:rsid w:val="004B7FA0"/>
    <w:rsid w:val="004C0899"/>
    <w:rsid w:val="004C0A2B"/>
    <w:rsid w:val="004C1A5F"/>
    <w:rsid w:val="004C1D0E"/>
    <w:rsid w:val="004C2B87"/>
    <w:rsid w:val="004D0270"/>
    <w:rsid w:val="004D4631"/>
    <w:rsid w:val="004D4B03"/>
    <w:rsid w:val="004D6061"/>
    <w:rsid w:val="004D6412"/>
    <w:rsid w:val="004D7C6F"/>
    <w:rsid w:val="004E0CEB"/>
    <w:rsid w:val="004E4E85"/>
    <w:rsid w:val="004E5A90"/>
    <w:rsid w:val="004E699B"/>
    <w:rsid w:val="004E70A0"/>
    <w:rsid w:val="004E79A2"/>
    <w:rsid w:val="004F0663"/>
    <w:rsid w:val="004F0A5A"/>
    <w:rsid w:val="004F2825"/>
    <w:rsid w:val="004F4F38"/>
    <w:rsid w:val="004F5259"/>
    <w:rsid w:val="004F5A51"/>
    <w:rsid w:val="004F6386"/>
    <w:rsid w:val="004F7267"/>
    <w:rsid w:val="004F76E8"/>
    <w:rsid w:val="00501D0B"/>
    <w:rsid w:val="0050284B"/>
    <w:rsid w:val="005037E7"/>
    <w:rsid w:val="0050399D"/>
    <w:rsid w:val="005051DF"/>
    <w:rsid w:val="005074CE"/>
    <w:rsid w:val="00507B4E"/>
    <w:rsid w:val="00510496"/>
    <w:rsid w:val="005104B1"/>
    <w:rsid w:val="005127CC"/>
    <w:rsid w:val="00514207"/>
    <w:rsid w:val="0051754A"/>
    <w:rsid w:val="00517A7B"/>
    <w:rsid w:val="005208F0"/>
    <w:rsid w:val="00521ABA"/>
    <w:rsid w:val="00522C09"/>
    <w:rsid w:val="00523A8C"/>
    <w:rsid w:val="00527BDE"/>
    <w:rsid w:val="005301E9"/>
    <w:rsid w:val="005354F7"/>
    <w:rsid w:val="0053656B"/>
    <w:rsid w:val="005370ED"/>
    <w:rsid w:val="00537182"/>
    <w:rsid w:val="00541DF0"/>
    <w:rsid w:val="00542988"/>
    <w:rsid w:val="00542DA7"/>
    <w:rsid w:val="00543688"/>
    <w:rsid w:val="00544878"/>
    <w:rsid w:val="00545D50"/>
    <w:rsid w:val="00546DA6"/>
    <w:rsid w:val="005479F4"/>
    <w:rsid w:val="005503C3"/>
    <w:rsid w:val="005514AD"/>
    <w:rsid w:val="005521FD"/>
    <w:rsid w:val="00553155"/>
    <w:rsid w:val="00560BDD"/>
    <w:rsid w:val="00561126"/>
    <w:rsid w:val="00562E5E"/>
    <w:rsid w:val="005647A8"/>
    <w:rsid w:val="00565B94"/>
    <w:rsid w:val="00566E30"/>
    <w:rsid w:val="00567380"/>
    <w:rsid w:val="00567887"/>
    <w:rsid w:val="0057116C"/>
    <w:rsid w:val="005727CB"/>
    <w:rsid w:val="00575375"/>
    <w:rsid w:val="00575977"/>
    <w:rsid w:val="005801D2"/>
    <w:rsid w:val="0058035C"/>
    <w:rsid w:val="005806D6"/>
    <w:rsid w:val="005821CD"/>
    <w:rsid w:val="005825E1"/>
    <w:rsid w:val="00590287"/>
    <w:rsid w:val="00590707"/>
    <w:rsid w:val="00591D9C"/>
    <w:rsid w:val="005920A2"/>
    <w:rsid w:val="005934B8"/>
    <w:rsid w:val="0059420F"/>
    <w:rsid w:val="00594709"/>
    <w:rsid w:val="005956EB"/>
    <w:rsid w:val="005A1A61"/>
    <w:rsid w:val="005A20F7"/>
    <w:rsid w:val="005A4E16"/>
    <w:rsid w:val="005A56DF"/>
    <w:rsid w:val="005A6A0D"/>
    <w:rsid w:val="005A7212"/>
    <w:rsid w:val="005B193E"/>
    <w:rsid w:val="005B27C0"/>
    <w:rsid w:val="005B3B55"/>
    <w:rsid w:val="005B3CB7"/>
    <w:rsid w:val="005B407C"/>
    <w:rsid w:val="005B4155"/>
    <w:rsid w:val="005B74E1"/>
    <w:rsid w:val="005C0A20"/>
    <w:rsid w:val="005C5910"/>
    <w:rsid w:val="005C5A21"/>
    <w:rsid w:val="005C5DE1"/>
    <w:rsid w:val="005C636B"/>
    <w:rsid w:val="005C652C"/>
    <w:rsid w:val="005C7784"/>
    <w:rsid w:val="005C79C2"/>
    <w:rsid w:val="005D02F1"/>
    <w:rsid w:val="005D4ED9"/>
    <w:rsid w:val="005D752F"/>
    <w:rsid w:val="005E120F"/>
    <w:rsid w:val="005E203C"/>
    <w:rsid w:val="005E564D"/>
    <w:rsid w:val="005E61F3"/>
    <w:rsid w:val="005F037C"/>
    <w:rsid w:val="005F31FC"/>
    <w:rsid w:val="005F63CC"/>
    <w:rsid w:val="005F70A5"/>
    <w:rsid w:val="005F7122"/>
    <w:rsid w:val="00600D9E"/>
    <w:rsid w:val="0060130F"/>
    <w:rsid w:val="0060314C"/>
    <w:rsid w:val="006032E6"/>
    <w:rsid w:val="00603402"/>
    <w:rsid w:val="00605595"/>
    <w:rsid w:val="006055B4"/>
    <w:rsid w:val="00605C01"/>
    <w:rsid w:val="006066A2"/>
    <w:rsid w:val="0060766B"/>
    <w:rsid w:val="0060769C"/>
    <w:rsid w:val="00612CE6"/>
    <w:rsid w:val="006139F2"/>
    <w:rsid w:val="00614256"/>
    <w:rsid w:val="00615871"/>
    <w:rsid w:val="006179AE"/>
    <w:rsid w:val="0062058E"/>
    <w:rsid w:val="00620647"/>
    <w:rsid w:val="00621EDB"/>
    <w:rsid w:val="006223BB"/>
    <w:rsid w:val="0062315D"/>
    <w:rsid w:val="0062355C"/>
    <w:rsid w:val="00624A74"/>
    <w:rsid w:val="00627CF3"/>
    <w:rsid w:val="0063077D"/>
    <w:rsid w:val="0063145C"/>
    <w:rsid w:val="006322C2"/>
    <w:rsid w:val="0063292F"/>
    <w:rsid w:val="00632E3F"/>
    <w:rsid w:val="00633BB2"/>
    <w:rsid w:val="006347AE"/>
    <w:rsid w:val="00637B3B"/>
    <w:rsid w:val="00637F63"/>
    <w:rsid w:val="0064019A"/>
    <w:rsid w:val="0064248A"/>
    <w:rsid w:val="00642BDD"/>
    <w:rsid w:val="0064405D"/>
    <w:rsid w:val="0064737D"/>
    <w:rsid w:val="0064784B"/>
    <w:rsid w:val="006526D2"/>
    <w:rsid w:val="00652B84"/>
    <w:rsid w:val="006531C6"/>
    <w:rsid w:val="006560A2"/>
    <w:rsid w:val="00656284"/>
    <w:rsid w:val="00656421"/>
    <w:rsid w:val="0065666C"/>
    <w:rsid w:val="00663180"/>
    <w:rsid w:val="0066427F"/>
    <w:rsid w:val="00671F00"/>
    <w:rsid w:val="00672D5C"/>
    <w:rsid w:val="00673DD9"/>
    <w:rsid w:val="0067415E"/>
    <w:rsid w:val="00676F9B"/>
    <w:rsid w:val="00680562"/>
    <w:rsid w:val="006823E6"/>
    <w:rsid w:val="00682BC4"/>
    <w:rsid w:val="0068334D"/>
    <w:rsid w:val="0068384E"/>
    <w:rsid w:val="00683BA7"/>
    <w:rsid w:val="00684C81"/>
    <w:rsid w:val="00685010"/>
    <w:rsid w:val="00685ED5"/>
    <w:rsid w:val="006860F0"/>
    <w:rsid w:val="006876BF"/>
    <w:rsid w:val="00687875"/>
    <w:rsid w:val="006902F6"/>
    <w:rsid w:val="00692412"/>
    <w:rsid w:val="00695B7E"/>
    <w:rsid w:val="00697E30"/>
    <w:rsid w:val="006A09C3"/>
    <w:rsid w:val="006A1504"/>
    <w:rsid w:val="006A22A1"/>
    <w:rsid w:val="006A25B6"/>
    <w:rsid w:val="006A32B7"/>
    <w:rsid w:val="006A475E"/>
    <w:rsid w:val="006A60BA"/>
    <w:rsid w:val="006B18E4"/>
    <w:rsid w:val="006B18EB"/>
    <w:rsid w:val="006B237B"/>
    <w:rsid w:val="006B351B"/>
    <w:rsid w:val="006B4227"/>
    <w:rsid w:val="006C0BFE"/>
    <w:rsid w:val="006C62DC"/>
    <w:rsid w:val="006C65B9"/>
    <w:rsid w:val="006D0678"/>
    <w:rsid w:val="006D0CBA"/>
    <w:rsid w:val="006D3C53"/>
    <w:rsid w:val="006D6C47"/>
    <w:rsid w:val="006E12A6"/>
    <w:rsid w:val="006E2EF1"/>
    <w:rsid w:val="006E32B3"/>
    <w:rsid w:val="006E32EE"/>
    <w:rsid w:val="006E35D3"/>
    <w:rsid w:val="006E4062"/>
    <w:rsid w:val="006E4F40"/>
    <w:rsid w:val="006E5872"/>
    <w:rsid w:val="006E71BA"/>
    <w:rsid w:val="006F1F4C"/>
    <w:rsid w:val="006F2C91"/>
    <w:rsid w:val="006F5ADF"/>
    <w:rsid w:val="006F6BBD"/>
    <w:rsid w:val="0070011C"/>
    <w:rsid w:val="00701AA5"/>
    <w:rsid w:val="00702390"/>
    <w:rsid w:val="0070286A"/>
    <w:rsid w:val="00702B59"/>
    <w:rsid w:val="00703169"/>
    <w:rsid w:val="0070396E"/>
    <w:rsid w:val="00706144"/>
    <w:rsid w:val="00706726"/>
    <w:rsid w:val="007069CE"/>
    <w:rsid w:val="00711CDF"/>
    <w:rsid w:val="007126DC"/>
    <w:rsid w:val="00712861"/>
    <w:rsid w:val="00712BC9"/>
    <w:rsid w:val="007142DD"/>
    <w:rsid w:val="00716B06"/>
    <w:rsid w:val="007176B8"/>
    <w:rsid w:val="00724905"/>
    <w:rsid w:val="00724E04"/>
    <w:rsid w:val="0072578B"/>
    <w:rsid w:val="00725B7F"/>
    <w:rsid w:val="00725F4C"/>
    <w:rsid w:val="007309A3"/>
    <w:rsid w:val="00730EFF"/>
    <w:rsid w:val="00733364"/>
    <w:rsid w:val="00736FD4"/>
    <w:rsid w:val="00737415"/>
    <w:rsid w:val="007374F3"/>
    <w:rsid w:val="0074199E"/>
    <w:rsid w:val="00741E67"/>
    <w:rsid w:val="007464C0"/>
    <w:rsid w:val="00747024"/>
    <w:rsid w:val="00750B73"/>
    <w:rsid w:val="00750F89"/>
    <w:rsid w:val="007515B1"/>
    <w:rsid w:val="00751CFD"/>
    <w:rsid w:val="0075740D"/>
    <w:rsid w:val="007575E6"/>
    <w:rsid w:val="00760D9B"/>
    <w:rsid w:val="007637C8"/>
    <w:rsid w:val="00764F12"/>
    <w:rsid w:val="0077103B"/>
    <w:rsid w:val="007724A7"/>
    <w:rsid w:val="0077356E"/>
    <w:rsid w:val="00776554"/>
    <w:rsid w:val="00776581"/>
    <w:rsid w:val="0078016F"/>
    <w:rsid w:val="00781EAF"/>
    <w:rsid w:val="0078214E"/>
    <w:rsid w:val="00782CCB"/>
    <w:rsid w:val="007838C8"/>
    <w:rsid w:val="007849A7"/>
    <w:rsid w:val="0078545C"/>
    <w:rsid w:val="00786101"/>
    <w:rsid w:val="00787132"/>
    <w:rsid w:val="007925ED"/>
    <w:rsid w:val="0079356A"/>
    <w:rsid w:val="007937AB"/>
    <w:rsid w:val="00793930"/>
    <w:rsid w:val="00793D2F"/>
    <w:rsid w:val="00793FB9"/>
    <w:rsid w:val="00794B8D"/>
    <w:rsid w:val="007978A8"/>
    <w:rsid w:val="00797D9A"/>
    <w:rsid w:val="007A03AD"/>
    <w:rsid w:val="007A1731"/>
    <w:rsid w:val="007A1966"/>
    <w:rsid w:val="007A1B7E"/>
    <w:rsid w:val="007A2749"/>
    <w:rsid w:val="007A487B"/>
    <w:rsid w:val="007A58EB"/>
    <w:rsid w:val="007A6CC9"/>
    <w:rsid w:val="007A6CF1"/>
    <w:rsid w:val="007A789E"/>
    <w:rsid w:val="007A78D7"/>
    <w:rsid w:val="007A7A0C"/>
    <w:rsid w:val="007B09BB"/>
    <w:rsid w:val="007B0FD8"/>
    <w:rsid w:val="007B133D"/>
    <w:rsid w:val="007B1901"/>
    <w:rsid w:val="007B3667"/>
    <w:rsid w:val="007B4792"/>
    <w:rsid w:val="007B4DC9"/>
    <w:rsid w:val="007B55F7"/>
    <w:rsid w:val="007B58B3"/>
    <w:rsid w:val="007B62CF"/>
    <w:rsid w:val="007B76B7"/>
    <w:rsid w:val="007C0C14"/>
    <w:rsid w:val="007C16F2"/>
    <w:rsid w:val="007C32FE"/>
    <w:rsid w:val="007C3AAE"/>
    <w:rsid w:val="007C42F4"/>
    <w:rsid w:val="007C485A"/>
    <w:rsid w:val="007C50E7"/>
    <w:rsid w:val="007C5B21"/>
    <w:rsid w:val="007C6BD9"/>
    <w:rsid w:val="007C75AD"/>
    <w:rsid w:val="007D05BD"/>
    <w:rsid w:val="007D159C"/>
    <w:rsid w:val="007D1AA3"/>
    <w:rsid w:val="007D1B1B"/>
    <w:rsid w:val="007D1F53"/>
    <w:rsid w:val="007D2A5B"/>
    <w:rsid w:val="007D32A7"/>
    <w:rsid w:val="007D4828"/>
    <w:rsid w:val="007D5D9F"/>
    <w:rsid w:val="007E0200"/>
    <w:rsid w:val="007E3AB1"/>
    <w:rsid w:val="007E3F98"/>
    <w:rsid w:val="007E4B44"/>
    <w:rsid w:val="007E5C4E"/>
    <w:rsid w:val="007F057A"/>
    <w:rsid w:val="007F3B2E"/>
    <w:rsid w:val="007F5482"/>
    <w:rsid w:val="007F7779"/>
    <w:rsid w:val="0080042C"/>
    <w:rsid w:val="00801511"/>
    <w:rsid w:val="0080566A"/>
    <w:rsid w:val="00805A59"/>
    <w:rsid w:val="008070E2"/>
    <w:rsid w:val="00807CEF"/>
    <w:rsid w:val="00811966"/>
    <w:rsid w:val="00813742"/>
    <w:rsid w:val="008143F2"/>
    <w:rsid w:val="00820BEC"/>
    <w:rsid w:val="008215BB"/>
    <w:rsid w:val="00822ACC"/>
    <w:rsid w:val="0082442E"/>
    <w:rsid w:val="00824C9D"/>
    <w:rsid w:val="00824F44"/>
    <w:rsid w:val="008254B0"/>
    <w:rsid w:val="00827CC4"/>
    <w:rsid w:val="00830364"/>
    <w:rsid w:val="00830B0C"/>
    <w:rsid w:val="00831691"/>
    <w:rsid w:val="00831CC3"/>
    <w:rsid w:val="00831EE6"/>
    <w:rsid w:val="00832CF5"/>
    <w:rsid w:val="00833589"/>
    <w:rsid w:val="00833B9D"/>
    <w:rsid w:val="00834FC4"/>
    <w:rsid w:val="00836173"/>
    <w:rsid w:val="00836B52"/>
    <w:rsid w:val="00837AFD"/>
    <w:rsid w:val="00837C98"/>
    <w:rsid w:val="00840872"/>
    <w:rsid w:val="00842C7A"/>
    <w:rsid w:val="008436A6"/>
    <w:rsid w:val="008448EF"/>
    <w:rsid w:val="00845F52"/>
    <w:rsid w:val="00850A4C"/>
    <w:rsid w:val="008516FB"/>
    <w:rsid w:val="008521E9"/>
    <w:rsid w:val="00852E02"/>
    <w:rsid w:val="00853FDE"/>
    <w:rsid w:val="0085441A"/>
    <w:rsid w:val="008565B3"/>
    <w:rsid w:val="00857CCB"/>
    <w:rsid w:val="008607FC"/>
    <w:rsid w:val="00860FD1"/>
    <w:rsid w:val="0086228C"/>
    <w:rsid w:val="008631C2"/>
    <w:rsid w:val="00864B53"/>
    <w:rsid w:val="00864EA2"/>
    <w:rsid w:val="008655DB"/>
    <w:rsid w:val="00867D65"/>
    <w:rsid w:val="00870EBE"/>
    <w:rsid w:val="00870FC0"/>
    <w:rsid w:val="008720CF"/>
    <w:rsid w:val="00873530"/>
    <w:rsid w:val="00873DCF"/>
    <w:rsid w:val="008743C7"/>
    <w:rsid w:val="0087544B"/>
    <w:rsid w:val="00875A27"/>
    <w:rsid w:val="00875BAE"/>
    <w:rsid w:val="00877762"/>
    <w:rsid w:val="0088114F"/>
    <w:rsid w:val="00881ECD"/>
    <w:rsid w:val="00883597"/>
    <w:rsid w:val="00883A07"/>
    <w:rsid w:val="00883B29"/>
    <w:rsid w:val="00883CC4"/>
    <w:rsid w:val="0088611F"/>
    <w:rsid w:val="00887944"/>
    <w:rsid w:val="00891630"/>
    <w:rsid w:val="00891932"/>
    <w:rsid w:val="0089314D"/>
    <w:rsid w:val="008933D9"/>
    <w:rsid w:val="008943A7"/>
    <w:rsid w:val="00895D92"/>
    <w:rsid w:val="008A2638"/>
    <w:rsid w:val="008A2DC1"/>
    <w:rsid w:val="008A4288"/>
    <w:rsid w:val="008A5431"/>
    <w:rsid w:val="008B2BE4"/>
    <w:rsid w:val="008B59D4"/>
    <w:rsid w:val="008B6CAB"/>
    <w:rsid w:val="008B71EA"/>
    <w:rsid w:val="008B7F23"/>
    <w:rsid w:val="008C2EBF"/>
    <w:rsid w:val="008C3E9A"/>
    <w:rsid w:val="008C41F3"/>
    <w:rsid w:val="008C43D4"/>
    <w:rsid w:val="008C70EE"/>
    <w:rsid w:val="008D3DC3"/>
    <w:rsid w:val="008D4D8A"/>
    <w:rsid w:val="008D6B15"/>
    <w:rsid w:val="008E0DC9"/>
    <w:rsid w:val="008E1567"/>
    <w:rsid w:val="008E232E"/>
    <w:rsid w:val="008E2917"/>
    <w:rsid w:val="008E3983"/>
    <w:rsid w:val="008E5B13"/>
    <w:rsid w:val="008F1032"/>
    <w:rsid w:val="008F2896"/>
    <w:rsid w:val="008F39C5"/>
    <w:rsid w:val="008F4175"/>
    <w:rsid w:val="008F6355"/>
    <w:rsid w:val="00900242"/>
    <w:rsid w:val="00900B8C"/>
    <w:rsid w:val="00902E88"/>
    <w:rsid w:val="00903291"/>
    <w:rsid w:val="009055D7"/>
    <w:rsid w:val="0090644F"/>
    <w:rsid w:val="009115EE"/>
    <w:rsid w:val="00914AF8"/>
    <w:rsid w:val="00914D17"/>
    <w:rsid w:val="00915C5C"/>
    <w:rsid w:val="00916395"/>
    <w:rsid w:val="00916A30"/>
    <w:rsid w:val="009221C4"/>
    <w:rsid w:val="00922267"/>
    <w:rsid w:val="00922899"/>
    <w:rsid w:val="009240AB"/>
    <w:rsid w:val="00924AB8"/>
    <w:rsid w:val="0092524A"/>
    <w:rsid w:val="00925F4F"/>
    <w:rsid w:val="00930055"/>
    <w:rsid w:val="0093161D"/>
    <w:rsid w:val="009324FB"/>
    <w:rsid w:val="009328A5"/>
    <w:rsid w:val="00935654"/>
    <w:rsid w:val="0094028A"/>
    <w:rsid w:val="009402FD"/>
    <w:rsid w:val="00944696"/>
    <w:rsid w:val="00945214"/>
    <w:rsid w:val="00946384"/>
    <w:rsid w:val="0095015B"/>
    <w:rsid w:val="0095154D"/>
    <w:rsid w:val="00952BDA"/>
    <w:rsid w:val="00954EF7"/>
    <w:rsid w:val="00956EEA"/>
    <w:rsid w:val="00957EC8"/>
    <w:rsid w:val="00960C8D"/>
    <w:rsid w:val="00960D10"/>
    <w:rsid w:val="00963BC7"/>
    <w:rsid w:val="0096431C"/>
    <w:rsid w:val="00964FE1"/>
    <w:rsid w:val="00966BFA"/>
    <w:rsid w:val="009672A8"/>
    <w:rsid w:val="009706A0"/>
    <w:rsid w:val="00970F9D"/>
    <w:rsid w:val="009714AF"/>
    <w:rsid w:val="00973579"/>
    <w:rsid w:val="00973CF3"/>
    <w:rsid w:val="0097462F"/>
    <w:rsid w:val="0097543D"/>
    <w:rsid w:val="00976FAB"/>
    <w:rsid w:val="0097704B"/>
    <w:rsid w:val="0097721A"/>
    <w:rsid w:val="009774BB"/>
    <w:rsid w:val="00980A1E"/>
    <w:rsid w:val="009824F7"/>
    <w:rsid w:val="00982B9A"/>
    <w:rsid w:val="0098301F"/>
    <w:rsid w:val="009846E2"/>
    <w:rsid w:val="00990237"/>
    <w:rsid w:val="00990402"/>
    <w:rsid w:val="00990F5E"/>
    <w:rsid w:val="00993BF0"/>
    <w:rsid w:val="009945E1"/>
    <w:rsid w:val="00995D4C"/>
    <w:rsid w:val="009975FB"/>
    <w:rsid w:val="009A2D69"/>
    <w:rsid w:val="009B1258"/>
    <w:rsid w:val="009B18AB"/>
    <w:rsid w:val="009B558D"/>
    <w:rsid w:val="009B5F06"/>
    <w:rsid w:val="009B68DF"/>
    <w:rsid w:val="009B6BCE"/>
    <w:rsid w:val="009C06B4"/>
    <w:rsid w:val="009C0FE5"/>
    <w:rsid w:val="009C11B6"/>
    <w:rsid w:val="009C2508"/>
    <w:rsid w:val="009C426D"/>
    <w:rsid w:val="009C4477"/>
    <w:rsid w:val="009C4CFA"/>
    <w:rsid w:val="009C512E"/>
    <w:rsid w:val="009C5643"/>
    <w:rsid w:val="009C5B00"/>
    <w:rsid w:val="009D0623"/>
    <w:rsid w:val="009D142B"/>
    <w:rsid w:val="009D1C59"/>
    <w:rsid w:val="009D230D"/>
    <w:rsid w:val="009D3CB8"/>
    <w:rsid w:val="009D44D5"/>
    <w:rsid w:val="009D4848"/>
    <w:rsid w:val="009D491B"/>
    <w:rsid w:val="009D4F4B"/>
    <w:rsid w:val="009D6090"/>
    <w:rsid w:val="009E06A7"/>
    <w:rsid w:val="009E1130"/>
    <w:rsid w:val="009E166C"/>
    <w:rsid w:val="009E2596"/>
    <w:rsid w:val="009E3F42"/>
    <w:rsid w:val="009E542F"/>
    <w:rsid w:val="009E5B00"/>
    <w:rsid w:val="009F020A"/>
    <w:rsid w:val="009F043D"/>
    <w:rsid w:val="009F155F"/>
    <w:rsid w:val="009F238C"/>
    <w:rsid w:val="009F2BCD"/>
    <w:rsid w:val="009F4B82"/>
    <w:rsid w:val="009F6410"/>
    <w:rsid w:val="009F7868"/>
    <w:rsid w:val="009F7DBE"/>
    <w:rsid w:val="00A01DA0"/>
    <w:rsid w:val="00A01E7A"/>
    <w:rsid w:val="00A04798"/>
    <w:rsid w:val="00A052C7"/>
    <w:rsid w:val="00A05922"/>
    <w:rsid w:val="00A06883"/>
    <w:rsid w:val="00A06D11"/>
    <w:rsid w:val="00A10506"/>
    <w:rsid w:val="00A110DA"/>
    <w:rsid w:val="00A112BE"/>
    <w:rsid w:val="00A11703"/>
    <w:rsid w:val="00A139E3"/>
    <w:rsid w:val="00A141FF"/>
    <w:rsid w:val="00A1488D"/>
    <w:rsid w:val="00A14D1A"/>
    <w:rsid w:val="00A1503D"/>
    <w:rsid w:val="00A16297"/>
    <w:rsid w:val="00A175FD"/>
    <w:rsid w:val="00A178E1"/>
    <w:rsid w:val="00A202D0"/>
    <w:rsid w:val="00A21B12"/>
    <w:rsid w:val="00A23F57"/>
    <w:rsid w:val="00A23FC6"/>
    <w:rsid w:val="00A25600"/>
    <w:rsid w:val="00A2566C"/>
    <w:rsid w:val="00A26C3C"/>
    <w:rsid w:val="00A30887"/>
    <w:rsid w:val="00A309CE"/>
    <w:rsid w:val="00A30B06"/>
    <w:rsid w:val="00A30D19"/>
    <w:rsid w:val="00A31A46"/>
    <w:rsid w:val="00A32378"/>
    <w:rsid w:val="00A328CA"/>
    <w:rsid w:val="00A32C48"/>
    <w:rsid w:val="00A3343F"/>
    <w:rsid w:val="00A33901"/>
    <w:rsid w:val="00A346DE"/>
    <w:rsid w:val="00A41E22"/>
    <w:rsid w:val="00A42C45"/>
    <w:rsid w:val="00A43963"/>
    <w:rsid w:val="00A43B68"/>
    <w:rsid w:val="00A46CBC"/>
    <w:rsid w:val="00A472C7"/>
    <w:rsid w:val="00A4746A"/>
    <w:rsid w:val="00A512EC"/>
    <w:rsid w:val="00A51C76"/>
    <w:rsid w:val="00A558BF"/>
    <w:rsid w:val="00A61718"/>
    <w:rsid w:val="00A61850"/>
    <w:rsid w:val="00A621EB"/>
    <w:rsid w:val="00A6431D"/>
    <w:rsid w:val="00A6575B"/>
    <w:rsid w:val="00A6710F"/>
    <w:rsid w:val="00A70C8F"/>
    <w:rsid w:val="00A72041"/>
    <w:rsid w:val="00A7248A"/>
    <w:rsid w:val="00A7294B"/>
    <w:rsid w:val="00A73F99"/>
    <w:rsid w:val="00A7582B"/>
    <w:rsid w:val="00A7651B"/>
    <w:rsid w:val="00A7765F"/>
    <w:rsid w:val="00A776B5"/>
    <w:rsid w:val="00A778B2"/>
    <w:rsid w:val="00A804DB"/>
    <w:rsid w:val="00A80864"/>
    <w:rsid w:val="00A810A9"/>
    <w:rsid w:val="00A81B12"/>
    <w:rsid w:val="00A81DE1"/>
    <w:rsid w:val="00A82500"/>
    <w:rsid w:val="00A8479A"/>
    <w:rsid w:val="00A852E8"/>
    <w:rsid w:val="00A85F60"/>
    <w:rsid w:val="00A86FD2"/>
    <w:rsid w:val="00A87023"/>
    <w:rsid w:val="00A8754F"/>
    <w:rsid w:val="00A87DC1"/>
    <w:rsid w:val="00A90B16"/>
    <w:rsid w:val="00A943FA"/>
    <w:rsid w:val="00A9523A"/>
    <w:rsid w:val="00A95AC7"/>
    <w:rsid w:val="00A979ED"/>
    <w:rsid w:val="00AA065C"/>
    <w:rsid w:val="00AA0FBC"/>
    <w:rsid w:val="00AA389B"/>
    <w:rsid w:val="00AA4014"/>
    <w:rsid w:val="00AA731B"/>
    <w:rsid w:val="00AB0CC0"/>
    <w:rsid w:val="00AB22DC"/>
    <w:rsid w:val="00AB3A2E"/>
    <w:rsid w:val="00AB44A0"/>
    <w:rsid w:val="00AB66EF"/>
    <w:rsid w:val="00AB7FD5"/>
    <w:rsid w:val="00AC0BBB"/>
    <w:rsid w:val="00AC17D9"/>
    <w:rsid w:val="00AC19E1"/>
    <w:rsid w:val="00AC1A84"/>
    <w:rsid w:val="00AC2751"/>
    <w:rsid w:val="00AC50CF"/>
    <w:rsid w:val="00AD2886"/>
    <w:rsid w:val="00AD52D6"/>
    <w:rsid w:val="00AD5ECE"/>
    <w:rsid w:val="00AE0BD5"/>
    <w:rsid w:val="00AE15B3"/>
    <w:rsid w:val="00AE1A18"/>
    <w:rsid w:val="00AE2E84"/>
    <w:rsid w:val="00AE40D4"/>
    <w:rsid w:val="00AE5032"/>
    <w:rsid w:val="00AE79F4"/>
    <w:rsid w:val="00AF03AD"/>
    <w:rsid w:val="00AF26D9"/>
    <w:rsid w:val="00AF38A7"/>
    <w:rsid w:val="00AF45C9"/>
    <w:rsid w:val="00AF499F"/>
    <w:rsid w:val="00AF49F3"/>
    <w:rsid w:val="00B01610"/>
    <w:rsid w:val="00B022C2"/>
    <w:rsid w:val="00B02A62"/>
    <w:rsid w:val="00B04166"/>
    <w:rsid w:val="00B05BA1"/>
    <w:rsid w:val="00B06214"/>
    <w:rsid w:val="00B06A76"/>
    <w:rsid w:val="00B0745B"/>
    <w:rsid w:val="00B106A3"/>
    <w:rsid w:val="00B10CEC"/>
    <w:rsid w:val="00B12159"/>
    <w:rsid w:val="00B15F4F"/>
    <w:rsid w:val="00B170D5"/>
    <w:rsid w:val="00B211F2"/>
    <w:rsid w:val="00B21E33"/>
    <w:rsid w:val="00B2448B"/>
    <w:rsid w:val="00B2460D"/>
    <w:rsid w:val="00B24C2D"/>
    <w:rsid w:val="00B25EE1"/>
    <w:rsid w:val="00B25F58"/>
    <w:rsid w:val="00B3095B"/>
    <w:rsid w:val="00B32428"/>
    <w:rsid w:val="00B32E07"/>
    <w:rsid w:val="00B3329D"/>
    <w:rsid w:val="00B333CF"/>
    <w:rsid w:val="00B3347B"/>
    <w:rsid w:val="00B34443"/>
    <w:rsid w:val="00B34566"/>
    <w:rsid w:val="00B3562D"/>
    <w:rsid w:val="00B3692D"/>
    <w:rsid w:val="00B36EF4"/>
    <w:rsid w:val="00B400F3"/>
    <w:rsid w:val="00B40FA2"/>
    <w:rsid w:val="00B42814"/>
    <w:rsid w:val="00B45EAD"/>
    <w:rsid w:val="00B4678F"/>
    <w:rsid w:val="00B47990"/>
    <w:rsid w:val="00B53A40"/>
    <w:rsid w:val="00B53E5B"/>
    <w:rsid w:val="00B54317"/>
    <w:rsid w:val="00B543BC"/>
    <w:rsid w:val="00B55664"/>
    <w:rsid w:val="00B55F6F"/>
    <w:rsid w:val="00B5710C"/>
    <w:rsid w:val="00B60FDA"/>
    <w:rsid w:val="00B61AAB"/>
    <w:rsid w:val="00B63BAF"/>
    <w:rsid w:val="00B63F75"/>
    <w:rsid w:val="00B64CA4"/>
    <w:rsid w:val="00B65538"/>
    <w:rsid w:val="00B65C0D"/>
    <w:rsid w:val="00B70BD0"/>
    <w:rsid w:val="00B72719"/>
    <w:rsid w:val="00B73B45"/>
    <w:rsid w:val="00B7414F"/>
    <w:rsid w:val="00B77F49"/>
    <w:rsid w:val="00B8006A"/>
    <w:rsid w:val="00B8030F"/>
    <w:rsid w:val="00B80ED3"/>
    <w:rsid w:val="00B82C78"/>
    <w:rsid w:val="00B83305"/>
    <w:rsid w:val="00B835BC"/>
    <w:rsid w:val="00B841BD"/>
    <w:rsid w:val="00B84CE7"/>
    <w:rsid w:val="00B8773B"/>
    <w:rsid w:val="00B87A01"/>
    <w:rsid w:val="00B87B8B"/>
    <w:rsid w:val="00B87EDC"/>
    <w:rsid w:val="00B90019"/>
    <w:rsid w:val="00B900CB"/>
    <w:rsid w:val="00B90861"/>
    <w:rsid w:val="00B90F75"/>
    <w:rsid w:val="00B91B48"/>
    <w:rsid w:val="00B928EF"/>
    <w:rsid w:val="00B92BA0"/>
    <w:rsid w:val="00B92FF3"/>
    <w:rsid w:val="00B93695"/>
    <w:rsid w:val="00B93D95"/>
    <w:rsid w:val="00B93FB7"/>
    <w:rsid w:val="00B95085"/>
    <w:rsid w:val="00B950B0"/>
    <w:rsid w:val="00B96AB4"/>
    <w:rsid w:val="00B96BDB"/>
    <w:rsid w:val="00B97DA4"/>
    <w:rsid w:val="00B97F07"/>
    <w:rsid w:val="00B97F49"/>
    <w:rsid w:val="00BA0F2F"/>
    <w:rsid w:val="00BA1028"/>
    <w:rsid w:val="00BA1420"/>
    <w:rsid w:val="00BA16F5"/>
    <w:rsid w:val="00BA2136"/>
    <w:rsid w:val="00BA5577"/>
    <w:rsid w:val="00BA670F"/>
    <w:rsid w:val="00BA711D"/>
    <w:rsid w:val="00BA7708"/>
    <w:rsid w:val="00BB1F57"/>
    <w:rsid w:val="00BB237E"/>
    <w:rsid w:val="00BB3D94"/>
    <w:rsid w:val="00BB3E98"/>
    <w:rsid w:val="00BB49E1"/>
    <w:rsid w:val="00BB4EFB"/>
    <w:rsid w:val="00BC0504"/>
    <w:rsid w:val="00BC08E9"/>
    <w:rsid w:val="00BC1E1F"/>
    <w:rsid w:val="00BC1E8F"/>
    <w:rsid w:val="00BC4B36"/>
    <w:rsid w:val="00BC77B6"/>
    <w:rsid w:val="00BD2B9E"/>
    <w:rsid w:val="00BD3767"/>
    <w:rsid w:val="00BD529C"/>
    <w:rsid w:val="00BD550C"/>
    <w:rsid w:val="00BD56C3"/>
    <w:rsid w:val="00BD6ED7"/>
    <w:rsid w:val="00BD7B93"/>
    <w:rsid w:val="00BE1045"/>
    <w:rsid w:val="00BE2B3F"/>
    <w:rsid w:val="00BE407E"/>
    <w:rsid w:val="00BE5239"/>
    <w:rsid w:val="00BF0EAB"/>
    <w:rsid w:val="00BF3286"/>
    <w:rsid w:val="00BF4435"/>
    <w:rsid w:val="00BF554F"/>
    <w:rsid w:val="00C01656"/>
    <w:rsid w:val="00C05811"/>
    <w:rsid w:val="00C06867"/>
    <w:rsid w:val="00C06BC3"/>
    <w:rsid w:val="00C073C8"/>
    <w:rsid w:val="00C10BCE"/>
    <w:rsid w:val="00C11FC9"/>
    <w:rsid w:val="00C14008"/>
    <w:rsid w:val="00C1438E"/>
    <w:rsid w:val="00C15F0C"/>
    <w:rsid w:val="00C224FC"/>
    <w:rsid w:val="00C2516C"/>
    <w:rsid w:val="00C252A7"/>
    <w:rsid w:val="00C26456"/>
    <w:rsid w:val="00C27D4C"/>
    <w:rsid w:val="00C27FD4"/>
    <w:rsid w:val="00C30018"/>
    <w:rsid w:val="00C3153F"/>
    <w:rsid w:val="00C34EC4"/>
    <w:rsid w:val="00C35ED8"/>
    <w:rsid w:val="00C37F4D"/>
    <w:rsid w:val="00C428B7"/>
    <w:rsid w:val="00C438E1"/>
    <w:rsid w:val="00C43B6B"/>
    <w:rsid w:val="00C440FD"/>
    <w:rsid w:val="00C47964"/>
    <w:rsid w:val="00C518B3"/>
    <w:rsid w:val="00C52356"/>
    <w:rsid w:val="00C5263D"/>
    <w:rsid w:val="00C543E4"/>
    <w:rsid w:val="00C54850"/>
    <w:rsid w:val="00C5509A"/>
    <w:rsid w:val="00C6048B"/>
    <w:rsid w:val="00C62EE3"/>
    <w:rsid w:val="00C66C31"/>
    <w:rsid w:val="00C6726E"/>
    <w:rsid w:val="00C67C4D"/>
    <w:rsid w:val="00C70427"/>
    <w:rsid w:val="00C7096B"/>
    <w:rsid w:val="00C70A9A"/>
    <w:rsid w:val="00C722ED"/>
    <w:rsid w:val="00C72565"/>
    <w:rsid w:val="00C72591"/>
    <w:rsid w:val="00C7563E"/>
    <w:rsid w:val="00C8304F"/>
    <w:rsid w:val="00C83D0B"/>
    <w:rsid w:val="00C86E77"/>
    <w:rsid w:val="00C902E7"/>
    <w:rsid w:val="00C916B8"/>
    <w:rsid w:val="00C919D6"/>
    <w:rsid w:val="00C922C0"/>
    <w:rsid w:val="00C927B2"/>
    <w:rsid w:val="00C92899"/>
    <w:rsid w:val="00C94253"/>
    <w:rsid w:val="00C973B8"/>
    <w:rsid w:val="00C9789E"/>
    <w:rsid w:val="00CA1176"/>
    <w:rsid w:val="00CA2F8F"/>
    <w:rsid w:val="00CA35CE"/>
    <w:rsid w:val="00CA3800"/>
    <w:rsid w:val="00CA4094"/>
    <w:rsid w:val="00CA5ACB"/>
    <w:rsid w:val="00CA7BB7"/>
    <w:rsid w:val="00CA7E6C"/>
    <w:rsid w:val="00CB44C6"/>
    <w:rsid w:val="00CB50C0"/>
    <w:rsid w:val="00CB723C"/>
    <w:rsid w:val="00CB7386"/>
    <w:rsid w:val="00CC09E6"/>
    <w:rsid w:val="00CC12EF"/>
    <w:rsid w:val="00CC23ED"/>
    <w:rsid w:val="00CC2D07"/>
    <w:rsid w:val="00CC3821"/>
    <w:rsid w:val="00CC3DFC"/>
    <w:rsid w:val="00CC65E7"/>
    <w:rsid w:val="00CC6EEA"/>
    <w:rsid w:val="00CC778F"/>
    <w:rsid w:val="00CD0602"/>
    <w:rsid w:val="00CD11DF"/>
    <w:rsid w:val="00CD1457"/>
    <w:rsid w:val="00CD3448"/>
    <w:rsid w:val="00CD3990"/>
    <w:rsid w:val="00CD3FE5"/>
    <w:rsid w:val="00CD611F"/>
    <w:rsid w:val="00CD6313"/>
    <w:rsid w:val="00CD6325"/>
    <w:rsid w:val="00CD6CE7"/>
    <w:rsid w:val="00CE06B5"/>
    <w:rsid w:val="00CE2539"/>
    <w:rsid w:val="00CE26FC"/>
    <w:rsid w:val="00CE3660"/>
    <w:rsid w:val="00CE75F3"/>
    <w:rsid w:val="00CE7C8E"/>
    <w:rsid w:val="00CF053C"/>
    <w:rsid w:val="00CF17E0"/>
    <w:rsid w:val="00CF1D25"/>
    <w:rsid w:val="00CF4143"/>
    <w:rsid w:val="00CF4595"/>
    <w:rsid w:val="00CF4D79"/>
    <w:rsid w:val="00CF5691"/>
    <w:rsid w:val="00CF5A89"/>
    <w:rsid w:val="00CF62D7"/>
    <w:rsid w:val="00CF7C3D"/>
    <w:rsid w:val="00D00E7A"/>
    <w:rsid w:val="00D0110F"/>
    <w:rsid w:val="00D017B8"/>
    <w:rsid w:val="00D01CE5"/>
    <w:rsid w:val="00D02AAC"/>
    <w:rsid w:val="00D02E18"/>
    <w:rsid w:val="00D03BDE"/>
    <w:rsid w:val="00D0401E"/>
    <w:rsid w:val="00D041BF"/>
    <w:rsid w:val="00D045BC"/>
    <w:rsid w:val="00D04C6D"/>
    <w:rsid w:val="00D1071D"/>
    <w:rsid w:val="00D107EC"/>
    <w:rsid w:val="00D10E7F"/>
    <w:rsid w:val="00D11585"/>
    <w:rsid w:val="00D11F0E"/>
    <w:rsid w:val="00D1207D"/>
    <w:rsid w:val="00D149BB"/>
    <w:rsid w:val="00D165AB"/>
    <w:rsid w:val="00D20207"/>
    <w:rsid w:val="00D20CE2"/>
    <w:rsid w:val="00D23330"/>
    <w:rsid w:val="00D23A97"/>
    <w:rsid w:val="00D23BC2"/>
    <w:rsid w:val="00D24DAD"/>
    <w:rsid w:val="00D25531"/>
    <w:rsid w:val="00D25F05"/>
    <w:rsid w:val="00D26519"/>
    <w:rsid w:val="00D26D23"/>
    <w:rsid w:val="00D26E2F"/>
    <w:rsid w:val="00D30A23"/>
    <w:rsid w:val="00D3156D"/>
    <w:rsid w:val="00D3224A"/>
    <w:rsid w:val="00D32519"/>
    <w:rsid w:val="00D35CB0"/>
    <w:rsid w:val="00D36700"/>
    <w:rsid w:val="00D400A2"/>
    <w:rsid w:val="00D40377"/>
    <w:rsid w:val="00D4046E"/>
    <w:rsid w:val="00D422D1"/>
    <w:rsid w:val="00D43057"/>
    <w:rsid w:val="00D4375C"/>
    <w:rsid w:val="00D43DD5"/>
    <w:rsid w:val="00D44965"/>
    <w:rsid w:val="00D473FD"/>
    <w:rsid w:val="00D479A4"/>
    <w:rsid w:val="00D504E9"/>
    <w:rsid w:val="00D50937"/>
    <w:rsid w:val="00D52F09"/>
    <w:rsid w:val="00D53236"/>
    <w:rsid w:val="00D5482B"/>
    <w:rsid w:val="00D555D6"/>
    <w:rsid w:val="00D57938"/>
    <w:rsid w:val="00D6022E"/>
    <w:rsid w:val="00D60242"/>
    <w:rsid w:val="00D6051A"/>
    <w:rsid w:val="00D62698"/>
    <w:rsid w:val="00D6308A"/>
    <w:rsid w:val="00D64434"/>
    <w:rsid w:val="00D646A3"/>
    <w:rsid w:val="00D646E1"/>
    <w:rsid w:val="00D64F02"/>
    <w:rsid w:val="00D65036"/>
    <w:rsid w:val="00D655C1"/>
    <w:rsid w:val="00D66432"/>
    <w:rsid w:val="00D6661E"/>
    <w:rsid w:val="00D66D30"/>
    <w:rsid w:val="00D66F6A"/>
    <w:rsid w:val="00D674AB"/>
    <w:rsid w:val="00D67881"/>
    <w:rsid w:val="00D71DBB"/>
    <w:rsid w:val="00D72050"/>
    <w:rsid w:val="00D72260"/>
    <w:rsid w:val="00D728DE"/>
    <w:rsid w:val="00D72995"/>
    <w:rsid w:val="00D736A1"/>
    <w:rsid w:val="00D75C3F"/>
    <w:rsid w:val="00D75EF8"/>
    <w:rsid w:val="00D76442"/>
    <w:rsid w:val="00D770B9"/>
    <w:rsid w:val="00D77990"/>
    <w:rsid w:val="00D77C59"/>
    <w:rsid w:val="00D80B09"/>
    <w:rsid w:val="00D817C6"/>
    <w:rsid w:val="00D843E3"/>
    <w:rsid w:val="00D84886"/>
    <w:rsid w:val="00D85F1D"/>
    <w:rsid w:val="00D870E5"/>
    <w:rsid w:val="00D877A3"/>
    <w:rsid w:val="00D90E29"/>
    <w:rsid w:val="00D9267D"/>
    <w:rsid w:val="00D93561"/>
    <w:rsid w:val="00D936C4"/>
    <w:rsid w:val="00D949CB"/>
    <w:rsid w:val="00D9650D"/>
    <w:rsid w:val="00D97041"/>
    <w:rsid w:val="00DA1136"/>
    <w:rsid w:val="00DA1B5A"/>
    <w:rsid w:val="00DA2A9C"/>
    <w:rsid w:val="00DA3579"/>
    <w:rsid w:val="00DA3E40"/>
    <w:rsid w:val="00DA4887"/>
    <w:rsid w:val="00DB12BD"/>
    <w:rsid w:val="00DB1E5A"/>
    <w:rsid w:val="00DB26D1"/>
    <w:rsid w:val="00DB2824"/>
    <w:rsid w:val="00DB430E"/>
    <w:rsid w:val="00DB5159"/>
    <w:rsid w:val="00DB62D5"/>
    <w:rsid w:val="00DC1AE5"/>
    <w:rsid w:val="00DC4AF1"/>
    <w:rsid w:val="00DC614B"/>
    <w:rsid w:val="00DD0073"/>
    <w:rsid w:val="00DD07F2"/>
    <w:rsid w:val="00DD31CE"/>
    <w:rsid w:val="00DD385B"/>
    <w:rsid w:val="00DD413F"/>
    <w:rsid w:val="00DD4CD8"/>
    <w:rsid w:val="00DD65F8"/>
    <w:rsid w:val="00DD6FC3"/>
    <w:rsid w:val="00DD7567"/>
    <w:rsid w:val="00DD765C"/>
    <w:rsid w:val="00DE6446"/>
    <w:rsid w:val="00DE6D0B"/>
    <w:rsid w:val="00DE6E98"/>
    <w:rsid w:val="00DE6FEE"/>
    <w:rsid w:val="00DF0102"/>
    <w:rsid w:val="00DF2698"/>
    <w:rsid w:val="00DF2F08"/>
    <w:rsid w:val="00DF4988"/>
    <w:rsid w:val="00DF74CC"/>
    <w:rsid w:val="00DF7C56"/>
    <w:rsid w:val="00E00031"/>
    <w:rsid w:val="00E00C8F"/>
    <w:rsid w:val="00E025DE"/>
    <w:rsid w:val="00E02C2F"/>
    <w:rsid w:val="00E04266"/>
    <w:rsid w:val="00E046CC"/>
    <w:rsid w:val="00E04A5F"/>
    <w:rsid w:val="00E04DCA"/>
    <w:rsid w:val="00E04DDB"/>
    <w:rsid w:val="00E0604D"/>
    <w:rsid w:val="00E078F3"/>
    <w:rsid w:val="00E0792E"/>
    <w:rsid w:val="00E07B80"/>
    <w:rsid w:val="00E108C4"/>
    <w:rsid w:val="00E12123"/>
    <w:rsid w:val="00E13216"/>
    <w:rsid w:val="00E14659"/>
    <w:rsid w:val="00E156DD"/>
    <w:rsid w:val="00E1605F"/>
    <w:rsid w:val="00E2033A"/>
    <w:rsid w:val="00E21658"/>
    <w:rsid w:val="00E21DF5"/>
    <w:rsid w:val="00E2294B"/>
    <w:rsid w:val="00E23493"/>
    <w:rsid w:val="00E23996"/>
    <w:rsid w:val="00E23AC2"/>
    <w:rsid w:val="00E23DF0"/>
    <w:rsid w:val="00E25306"/>
    <w:rsid w:val="00E26147"/>
    <w:rsid w:val="00E26151"/>
    <w:rsid w:val="00E27582"/>
    <w:rsid w:val="00E3204E"/>
    <w:rsid w:val="00E32961"/>
    <w:rsid w:val="00E345FE"/>
    <w:rsid w:val="00E356AD"/>
    <w:rsid w:val="00E36D9E"/>
    <w:rsid w:val="00E3741C"/>
    <w:rsid w:val="00E37B70"/>
    <w:rsid w:val="00E37C2F"/>
    <w:rsid w:val="00E4166F"/>
    <w:rsid w:val="00E50061"/>
    <w:rsid w:val="00E52212"/>
    <w:rsid w:val="00E52878"/>
    <w:rsid w:val="00E5334D"/>
    <w:rsid w:val="00E546F4"/>
    <w:rsid w:val="00E54E29"/>
    <w:rsid w:val="00E5562C"/>
    <w:rsid w:val="00E56A69"/>
    <w:rsid w:val="00E5781E"/>
    <w:rsid w:val="00E57A0F"/>
    <w:rsid w:val="00E603E5"/>
    <w:rsid w:val="00E60B6B"/>
    <w:rsid w:val="00E60E2D"/>
    <w:rsid w:val="00E63BD3"/>
    <w:rsid w:val="00E654D9"/>
    <w:rsid w:val="00E66FF0"/>
    <w:rsid w:val="00E67369"/>
    <w:rsid w:val="00E67878"/>
    <w:rsid w:val="00E7085A"/>
    <w:rsid w:val="00E71594"/>
    <w:rsid w:val="00E72723"/>
    <w:rsid w:val="00E72C80"/>
    <w:rsid w:val="00E72D78"/>
    <w:rsid w:val="00E73495"/>
    <w:rsid w:val="00E74102"/>
    <w:rsid w:val="00E74A85"/>
    <w:rsid w:val="00E759C3"/>
    <w:rsid w:val="00E7606B"/>
    <w:rsid w:val="00E7688F"/>
    <w:rsid w:val="00E90938"/>
    <w:rsid w:val="00E933DE"/>
    <w:rsid w:val="00E93B4D"/>
    <w:rsid w:val="00E94E82"/>
    <w:rsid w:val="00EA22A1"/>
    <w:rsid w:val="00EA5196"/>
    <w:rsid w:val="00EA579B"/>
    <w:rsid w:val="00EB0067"/>
    <w:rsid w:val="00EB0A54"/>
    <w:rsid w:val="00EB0E20"/>
    <w:rsid w:val="00EB571F"/>
    <w:rsid w:val="00EB7489"/>
    <w:rsid w:val="00EC13EE"/>
    <w:rsid w:val="00EC1D88"/>
    <w:rsid w:val="00EC2A3E"/>
    <w:rsid w:val="00EC4177"/>
    <w:rsid w:val="00EC55B9"/>
    <w:rsid w:val="00EC5E9F"/>
    <w:rsid w:val="00EC71DC"/>
    <w:rsid w:val="00ED0721"/>
    <w:rsid w:val="00ED0E79"/>
    <w:rsid w:val="00ED107C"/>
    <w:rsid w:val="00ED3AC5"/>
    <w:rsid w:val="00ED441B"/>
    <w:rsid w:val="00ED5214"/>
    <w:rsid w:val="00ED573D"/>
    <w:rsid w:val="00ED5C81"/>
    <w:rsid w:val="00ED6F6A"/>
    <w:rsid w:val="00EE1127"/>
    <w:rsid w:val="00EE1777"/>
    <w:rsid w:val="00EE35DD"/>
    <w:rsid w:val="00EE3BB3"/>
    <w:rsid w:val="00EE4830"/>
    <w:rsid w:val="00EE515D"/>
    <w:rsid w:val="00EE73D6"/>
    <w:rsid w:val="00EF071B"/>
    <w:rsid w:val="00EF0E90"/>
    <w:rsid w:val="00EF271E"/>
    <w:rsid w:val="00EF447C"/>
    <w:rsid w:val="00EF4EEC"/>
    <w:rsid w:val="00EF55F2"/>
    <w:rsid w:val="00EF6140"/>
    <w:rsid w:val="00EF787C"/>
    <w:rsid w:val="00F0055B"/>
    <w:rsid w:val="00F01E1C"/>
    <w:rsid w:val="00F01E9C"/>
    <w:rsid w:val="00F020DB"/>
    <w:rsid w:val="00F0261F"/>
    <w:rsid w:val="00F03073"/>
    <w:rsid w:val="00F039AD"/>
    <w:rsid w:val="00F04050"/>
    <w:rsid w:val="00F064C8"/>
    <w:rsid w:val="00F07368"/>
    <w:rsid w:val="00F07449"/>
    <w:rsid w:val="00F07A8B"/>
    <w:rsid w:val="00F10918"/>
    <w:rsid w:val="00F1140F"/>
    <w:rsid w:val="00F13248"/>
    <w:rsid w:val="00F148D0"/>
    <w:rsid w:val="00F164E7"/>
    <w:rsid w:val="00F16CB5"/>
    <w:rsid w:val="00F17302"/>
    <w:rsid w:val="00F22D04"/>
    <w:rsid w:val="00F24388"/>
    <w:rsid w:val="00F25095"/>
    <w:rsid w:val="00F254F7"/>
    <w:rsid w:val="00F25E9E"/>
    <w:rsid w:val="00F27853"/>
    <w:rsid w:val="00F31BBD"/>
    <w:rsid w:val="00F33A59"/>
    <w:rsid w:val="00F33C5C"/>
    <w:rsid w:val="00F34CD1"/>
    <w:rsid w:val="00F442D5"/>
    <w:rsid w:val="00F45451"/>
    <w:rsid w:val="00F46BC5"/>
    <w:rsid w:val="00F55B85"/>
    <w:rsid w:val="00F55C38"/>
    <w:rsid w:val="00F573AE"/>
    <w:rsid w:val="00F60248"/>
    <w:rsid w:val="00F60553"/>
    <w:rsid w:val="00F642A7"/>
    <w:rsid w:val="00F66910"/>
    <w:rsid w:val="00F675DF"/>
    <w:rsid w:val="00F71785"/>
    <w:rsid w:val="00F71865"/>
    <w:rsid w:val="00F7444B"/>
    <w:rsid w:val="00F74AC2"/>
    <w:rsid w:val="00F75415"/>
    <w:rsid w:val="00F759B9"/>
    <w:rsid w:val="00F76B4F"/>
    <w:rsid w:val="00F778A6"/>
    <w:rsid w:val="00F803F4"/>
    <w:rsid w:val="00F80521"/>
    <w:rsid w:val="00F80BE0"/>
    <w:rsid w:val="00F81B7E"/>
    <w:rsid w:val="00F829F8"/>
    <w:rsid w:val="00F83C7A"/>
    <w:rsid w:val="00F83E6F"/>
    <w:rsid w:val="00F845D0"/>
    <w:rsid w:val="00F87BB3"/>
    <w:rsid w:val="00F90038"/>
    <w:rsid w:val="00F9140D"/>
    <w:rsid w:val="00F93630"/>
    <w:rsid w:val="00F939EC"/>
    <w:rsid w:val="00F93FCC"/>
    <w:rsid w:val="00F95FB7"/>
    <w:rsid w:val="00F972F3"/>
    <w:rsid w:val="00F9736C"/>
    <w:rsid w:val="00F97B10"/>
    <w:rsid w:val="00FA2417"/>
    <w:rsid w:val="00FA4286"/>
    <w:rsid w:val="00FA5640"/>
    <w:rsid w:val="00FB125E"/>
    <w:rsid w:val="00FB13F5"/>
    <w:rsid w:val="00FB1A87"/>
    <w:rsid w:val="00FB4C31"/>
    <w:rsid w:val="00FB508F"/>
    <w:rsid w:val="00FB521F"/>
    <w:rsid w:val="00FB5751"/>
    <w:rsid w:val="00FB7AC3"/>
    <w:rsid w:val="00FC00B0"/>
    <w:rsid w:val="00FC0A4A"/>
    <w:rsid w:val="00FC0DED"/>
    <w:rsid w:val="00FC0FC5"/>
    <w:rsid w:val="00FC121E"/>
    <w:rsid w:val="00FC133C"/>
    <w:rsid w:val="00FC52B8"/>
    <w:rsid w:val="00FC6092"/>
    <w:rsid w:val="00FC60C5"/>
    <w:rsid w:val="00FC7B8F"/>
    <w:rsid w:val="00FD20DD"/>
    <w:rsid w:val="00FD2469"/>
    <w:rsid w:val="00FD26E1"/>
    <w:rsid w:val="00FD36B7"/>
    <w:rsid w:val="00FD4A44"/>
    <w:rsid w:val="00FD562C"/>
    <w:rsid w:val="00FD7752"/>
    <w:rsid w:val="00FE028B"/>
    <w:rsid w:val="00FE0DD0"/>
    <w:rsid w:val="00FE0E01"/>
    <w:rsid w:val="00FE1207"/>
    <w:rsid w:val="00FE1D33"/>
    <w:rsid w:val="00FE35A0"/>
    <w:rsid w:val="00FE40FF"/>
    <w:rsid w:val="00FE4D5F"/>
    <w:rsid w:val="00FE61D7"/>
    <w:rsid w:val="00FF1518"/>
    <w:rsid w:val="00FF21CB"/>
    <w:rsid w:val="00FF3A4A"/>
    <w:rsid w:val="00FF4BE1"/>
  </w:rsids>
  <m:mathPr>
    <m:mathFont m:val="Cambria Math"/>
    <m:brkBin m:val="before"/>
    <m:brkBinSub m:val="--"/>
    <m:smallFrac m:val="0"/>
    <m:dispDef/>
    <m:lMargin m:val="0"/>
    <m:rMargin m:val="0"/>
    <m:defJc m:val="centerGroup"/>
    <m:wrapIndent m:val="1440"/>
    <m:intLim m:val="subSup"/>
    <m:naryLim m:val="undOvr"/>
  </m:mathPr>
  <w:themeFontLang w:val="en-US" w:eastAsia="x-none"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9AAA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495"/>
    <w:pPr>
      <w:keepNext/>
      <w:keepLines/>
      <w:spacing w:before="48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495"/>
    <w:rPr>
      <w:rFonts w:asciiTheme="majorHAnsi" w:eastAsiaTheme="majorEastAsia" w:hAnsiTheme="majorHAnsi" w:cstheme="majorBidi"/>
      <w:b/>
      <w:bCs/>
      <w:color w:val="2C6EAB" w:themeColor="accent1" w:themeShade="B5"/>
      <w:sz w:val="32"/>
      <w:szCs w:val="32"/>
    </w:rPr>
  </w:style>
  <w:style w:type="character" w:styleId="CommentReference">
    <w:name w:val="annotation reference"/>
    <w:basedOn w:val="DefaultParagraphFont"/>
    <w:uiPriority w:val="99"/>
    <w:semiHidden/>
    <w:unhideWhenUsed/>
    <w:rsid w:val="002061D0"/>
    <w:rPr>
      <w:sz w:val="18"/>
      <w:szCs w:val="18"/>
    </w:rPr>
  </w:style>
  <w:style w:type="paragraph" w:styleId="CommentText">
    <w:name w:val="annotation text"/>
    <w:basedOn w:val="Normal"/>
    <w:link w:val="CommentTextChar"/>
    <w:uiPriority w:val="99"/>
    <w:semiHidden/>
    <w:unhideWhenUsed/>
    <w:rsid w:val="002061D0"/>
  </w:style>
  <w:style w:type="character" w:customStyle="1" w:styleId="CommentTextChar">
    <w:name w:val="Comment Text Char"/>
    <w:basedOn w:val="DefaultParagraphFont"/>
    <w:link w:val="CommentText"/>
    <w:uiPriority w:val="99"/>
    <w:semiHidden/>
    <w:rsid w:val="002061D0"/>
  </w:style>
  <w:style w:type="paragraph" w:styleId="CommentSubject">
    <w:name w:val="annotation subject"/>
    <w:basedOn w:val="CommentText"/>
    <w:next w:val="CommentText"/>
    <w:link w:val="CommentSubjectChar"/>
    <w:uiPriority w:val="99"/>
    <w:semiHidden/>
    <w:unhideWhenUsed/>
    <w:rsid w:val="002061D0"/>
    <w:rPr>
      <w:b/>
      <w:bCs/>
      <w:sz w:val="20"/>
      <w:szCs w:val="20"/>
    </w:rPr>
  </w:style>
  <w:style w:type="character" w:customStyle="1" w:styleId="CommentSubjectChar">
    <w:name w:val="Comment Subject Char"/>
    <w:basedOn w:val="CommentTextChar"/>
    <w:link w:val="CommentSubject"/>
    <w:uiPriority w:val="99"/>
    <w:semiHidden/>
    <w:rsid w:val="002061D0"/>
    <w:rPr>
      <w:b/>
      <w:bCs/>
      <w:sz w:val="20"/>
      <w:szCs w:val="20"/>
    </w:rPr>
  </w:style>
  <w:style w:type="paragraph" w:styleId="BalloonText">
    <w:name w:val="Balloon Text"/>
    <w:basedOn w:val="Normal"/>
    <w:link w:val="BalloonTextChar"/>
    <w:uiPriority w:val="99"/>
    <w:semiHidden/>
    <w:unhideWhenUsed/>
    <w:rsid w:val="002061D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061D0"/>
    <w:rPr>
      <w:rFonts w:ascii="Times New Roman" w:hAnsi="Times New Roman" w:cs="Times New Roman"/>
      <w:sz w:val="18"/>
      <w:szCs w:val="18"/>
    </w:rPr>
  </w:style>
  <w:style w:type="paragraph" w:styleId="ListParagraph">
    <w:name w:val="List Paragraph"/>
    <w:basedOn w:val="Normal"/>
    <w:uiPriority w:val="34"/>
    <w:qFormat/>
    <w:rsid w:val="00A73F99"/>
    <w:pPr>
      <w:ind w:left="720"/>
      <w:contextualSpacing/>
    </w:pPr>
  </w:style>
  <w:style w:type="character" w:styleId="Emphasis">
    <w:name w:val="Emphasis"/>
    <w:basedOn w:val="DefaultParagraphFont"/>
    <w:uiPriority w:val="20"/>
    <w:qFormat/>
    <w:rsid w:val="00EB0A54"/>
    <w:rPr>
      <w:i/>
      <w:iCs/>
    </w:rPr>
  </w:style>
  <w:style w:type="character" w:customStyle="1" w:styleId="apple-converted-space">
    <w:name w:val="apple-converted-space"/>
    <w:basedOn w:val="DefaultParagraphFont"/>
    <w:rsid w:val="00EB0A54"/>
  </w:style>
  <w:style w:type="paragraph" w:styleId="NormalWeb">
    <w:name w:val="Normal (Web)"/>
    <w:basedOn w:val="Normal"/>
    <w:uiPriority w:val="99"/>
    <w:semiHidden/>
    <w:unhideWhenUsed/>
    <w:rsid w:val="00233448"/>
    <w:pPr>
      <w:spacing w:before="100" w:beforeAutospacing="1" w:after="100" w:afterAutospacing="1"/>
    </w:pPr>
    <w:rPr>
      <w:rFonts w:ascii="Times New Roman" w:hAnsi="Times New Roman" w:cs="Times New Roman"/>
    </w:rPr>
  </w:style>
  <w:style w:type="paragraph" w:styleId="Revision">
    <w:name w:val="Revision"/>
    <w:hidden/>
    <w:uiPriority w:val="99"/>
    <w:semiHidden/>
    <w:rsid w:val="0060769C"/>
  </w:style>
  <w:style w:type="character" w:customStyle="1" w:styleId="authorname">
    <w:name w:val="authorname"/>
    <w:basedOn w:val="DefaultParagraphFont"/>
    <w:rsid w:val="00281A98"/>
  </w:style>
  <w:style w:type="character" w:styleId="Hyperlink">
    <w:name w:val="Hyperlink"/>
    <w:basedOn w:val="DefaultParagraphFont"/>
    <w:uiPriority w:val="99"/>
    <w:unhideWhenUsed/>
    <w:rsid w:val="00011A92"/>
    <w:rPr>
      <w:color w:val="0000FF"/>
      <w:u w:val="single"/>
    </w:rPr>
  </w:style>
  <w:style w:type="character" w:styleId="FollowedHyperlink">
    <w:name w:val="FollowedHyperlink"/>
    <w:basedOn w:val="DefaultParagraphFont"/>
    <w:uiPriority w:val="99"/>
    <w:semiHidden/>
    <w:unhideWhenUsed/>
    <w:rsid w:val="00404C1E"/>
    <w:rPr>
      <w:color w:val="954F72" w:themeColor="followedHyperlink"/>
      <w:u w:val="single"/>
    </w:rPr>
  </w:style>
  <w:style w:type="paragraph" w:styleId="Header">
    <w:name w:val="header"/>
    <w:basedOn w:val="Normal"/>
    <w:link w:val="HeaderChar"/>
    <w:uiPriority w:val="99"/>
    <w:unhideWhenUsed/>
    <w:rsid w:val="001975C6"/>
    <w:pPr>
      <w:tabs>
        <w:tab w:val="center" w:pos="4680"/>
        <w:tab w:val="right" w:pos="9360"/>
      </w:tabs>
    </w:pPr>
  </w:style>
  <w:style w:type="character" w:customStyle="1" w:styleId="HeaderChar">
    <w:name w:val="Header Char"/>
    <w:basedOn w:val="DefaultParagraphFont"/>
    <w:link w:val="Header"/>
    <w:uiPriority w:val="99"/>
    <w:rsid w:val="001975C6"/>
  </w:style>
  <w:style w:type="paragraph" w:styleId="Footer">
    <w:name w:val="footer"/>
    <w:basedOn w:val="Normal"/>
    <w:link w:val="FooterChar"/>
    <w:uiPriority w:val="99"/>
    <w:unhideWhenUsed/>
    <w:rsid w:val="001975C6"/>
    <w:pPr>
      <w:tabs>
        <w:tab w:val="center" w:pos="4680"/>
        <w:tab w:val="right" w:pos="9360"/>
      </w:tabs>
    </w:pPr>
  </w:style>
  <w:style w:type="character" w:customStyle="1" w:styleId="FooterChar">
    <w:name w:val="Footer Char"/>
    <w:basedOn w:val="DefaultParagraphFont"/>
    <w:link w:val="Footer"/>
    <w:uiPriority w:val="99"/>
    <w:rsid w:val="001975C6"/>
  </w:style>
  <w:style w:type="character" w:styleId="LineNumber">
    <w:name w:val="line number"/>
    <w:basedOn w:val="DefaultParagraphFont"/>
    <w:uiPriority w:val="99"/>
    <w:semiHidden/>
    <w:unhideWhenUsed/>
    <w:rsid w:val="004D6412"/>
  </w:style>
  <w:style w:type="table" w:styleId="TableGrid">
    <w:name w:val="Table Grid"/>
    <w:basedOn w:val="TableNormal"/>
    <w:uiPriority w:val="39"/>
    <w:rsid w:val="008C43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57766">
      <w:bodyDiv w:val="1"/>
      <w:marLeft w:val="0"/>
      <w:marRight w:val="0"/>
      <w:marTop w:val="0"/>
      <w:marBottom w:val="0"/>
      <w:divBdr>
        <w:top w:val="none" w:sz="0" w:space="0" w:color="auto"/>
        <w:left w:val="none" w:sz="0" w:space="0" w:color="auto"/>
        <w:bottom w:val="none" w:sz="0" w:space="0" w:color="auto"/>
        <w:right w:val="none" w:sz="0" w:space="0" w:color="auto"/>
      </w:divBdr>
    </w:div>
    <w:div w:id="24841213">
      <w:bodyDiv w:val="1"/>
      <w:marLeft w:val="0"/>
      <w:marRight w:val="0"/>
      <w:marTop w:val="0"/>
      <w:marBottom w:val="0"/>
      <w:divBdr>
        <w:top w:val="none" w:sz="0" w:space="0" w:color="auto"/>
        <w:left w:val="none" w:sz="0" w:space="0" w:color="auto"/>
        <w:bottom w:val="none" w:sz="0" w:space="0" w:color="auto"/>
        <w:right w:val="none" w:sz="0" w:space="0" w:color="auto"/>
      </w:divBdr>
    </w:div>
    <w:div w:id="82534133">
      <w:bodyDiv w:val="1"/>
      <w:marLeft w:val="0"/>
      <w:marRight w:val="0"/>
      <w:marTop w:val="0"/>
      <w:marBottom w:val="0"/>
      <w:divBdr>
        <w:top w:val="none" w:sz="0" w:space="0" w:color="auto"/>
        <w:left w:val="none" w:sz="0" w:space="0" w:color="auto"/>
        <w:bottom w:val="none" w:sz="0" w:space="0" w:color="auto"/>
        <w:right w:val="none" w:sz="0" w:space="0" w:color="auto"/>
      </w:divBdr>
    </w:div>
    <w:div w:id="154152629">
      <w:bodyDiv w:val="1"/>
      <w:marLeft w:val="0"/>
      <w:marRight w:val="0"/>
      <w:marTop w:val="0"/>
      <w:marBottom w:val="0"/>
      <w:divBdr>
        <w:top w:val="none" w:sz="0" w:space="0" w:color="auto"/>
        <w:left w:val="none" w:sz="0" w:space="0" w:color="auto"/>
        <w:bottom w:val="none" w:sz="0" w:space="0" w:color="auto"/>
        <w:right w:val="none" w:sz="0" w:space="0" w:color="auto"/>
      </w:divBdr>
    </w:div>
    <w:div w:id="232201214">
      <w:bodyDiv w:val="1"/>
      <w:marLeft w:val="0"/>
      <w:marRight w:val="0"/>
      <w:marTop w:val="0"/>
      <w:marBottom w:val="0"/>
      <w:divBdr>
        <w:top w:val="none" w:sz="0" w:space="0" w:color="auto"/>
        <w:left w:val="none" w:sz="0" w:space="0" w:color="auto"/>
        <w:bottom w:val="none" w:sz="0" w:space="0" w:color="auto"/>
        <w:right w:val="none" w:sz="0" w:space="0" w:color="auto"/>
      </w:divBdr>
    </w:div>
    <w:div w:id="313292001">
      <w:bodyDiv w:val="1"/>
      <w:marLeft w:val="0"/>
      <w:marRight w:val="0"/>
      <w:marTop w:val="0"/>
      <w:marBottom w:val="0"/>
      <w:divBdr>
        <w:top w:val="none" w:sz="0" w:space="0" w:color="auto"/>
        <w:left w:val="none" w:sz="0" w:space="0" w:color="auto"/>
        <w:bottom w:val="none" w:sz="0" w:space="0" w:color="auto"/>
        <w:right w:val="none" w:sz="0" w:space="0" w:color="auto"/>
      </w:divBdr>
    </w:div>
    <w:div w:id="537473474">
      <w:bodyDiv w:val="1"/>
      <w:marLeft w:val="0"/>
      <w:marRight w:val="0"/>
      <w:marTop w:val="0"/>
      <w:marBottom w:val="0"/>
      <w:divBdr>
        <w:top w:val="none" w:sz="0" w:space="0" w:color="auto"/>
        <w:left w:val="none" w:sz="0" w:space="0" w:color="auto"/>
        <w:bottom w:val="none" w:sz="0" w:space="0" w:color="auto"/>
        <w:right w:val="none" w:sz="0" w:space="0" w:color="auto"/>
      </w:divBdr>
    </w:div>
    <w:div w:id="604189492">
      <w:bodyDiv w:val="1"/>
      <w:marLeft w:val="0"/>
      <w:marRight w:val="0"/>
      <w:marTop w:val="0"/>
      <w:marBottom w:val="0"/>
      <w:divBdr>
        <w:top w:val="none" w:sz="0" w:space="0" w:color="auto"/>
        <w:left w:val="none" w:sz="0" w:space="0" w:color="auto"/>
        <w:bottom w:val="none" w:sz="0" w:space="0" w:color="auto"/>
        <w:right w:val="none" w:sz="0" w:space="0" w:color="auto"/>
      </w:divBdr>
    </w:div>
    <w:div w:id="609552092">
      <w:bodyDiv w:val="1"/>
      <w:marLeft w:val="0"/>
      <w:marRight w:val="0"/>
      <w:marTop w:val="0"/>
      <w:marBottom w:val="0"/>
      <w:divBdr>
        <w:top w:val="none" w:sz="0" w:space="0" w:color="auto"/>
        <w:left w:val="none" w:sz="0" w:space="0" w:color="auto"/>
        <w:bottom w:val="none" w:sz="0" w:space="0" w:color="auto"/>
        <w:right w:val="none" w:sz="0" w:space="0" w:color="auto"/>
      </w:divBdr>
    </w:div>
    <w:div w:id="626856294">
      <w:bodyDiv w:val="1"/>
      <w:marLeft w:val="0"/>
      <w:marRight w:val="0"/>
      <w:marTop w:val="0"/>
      <w:marBottom w:val="0"/>
      <w:divBdr>
        <w:top w:val="none" w:sz="0" w:space="0" w:color="auto"/>
        <w:left w:val="none" w:sz="0" w:space="0" w:color="auto"/>
        <w:bottom w:val="none" w:sz="0" w:space="0" w:color="auto"/>
        <w:right w:val="none" w:sz="0" w:space="0" w:color="auto"/>
      </w:divBdr>
      <w:divsChild>
        <w:div w:id="729577874">
          <w:marLeft w:val="0"/>
          <w:marRight w:val="0"/>
          <w:marTop w:val="0"/>
          <w:marBottom w:val="450"/>
          <w:divBdr>
            <w:top w:val="none" w:sz="0" w:space="0" w:color="auto"/>
            <w:left w:val="none" w:sz="0" w:space="0" w:color="auto"/>
            <w:bottom w:val="none" w:sz="0" w:space="0" w:color="auto"/>
            <w:right w:val="none" w:sz="0" w:space="0" w:color="auto"/>
          </w:divBdr>
          <w:divsChild>
            <w:div w:id="1827555367">
              <w:marLeft w:val="0"/>
              <w:marRight w:val="0"/>
              <w:marTop w:val="0"/>
              <w:marBottom w:val="0"/>
              <w:divBdr>
                <w:top w:val="none" w:sz="0" w:space="0" w:color="auto"/>
                <w:left w:val="none" w:sz="0" w:space="0" w:color="auto"/>
                <w:bottom w:val="none" w:sz="0" w:space="0" w:color="auto"/>
                <w:right w:val="none" w:sz="0" w:space="0" w:color="auto"/>
              </w:divBdr>
            </w:div>
          </w:divsChild>
        </w:div>
        <w:div w:id="1877623934">
          <w:marLeft w:val="0"/>
          <w:marRight w:val="0"/>
          <w:marTop w:val="0"/>
          <w:marBottom w:val="285"/>
          <w:divBdr>
            <w:top w:val="none" w:sz="0" w:space="0" w:color="auto"/>
            <w:left w:val="none" w:sz="0" w:space="0" w:color="auto"/>
            <w:bottom w:val="none" w:sz="0" w:space="0" w:color="auto"/>
            <w:right w:val="none" w:sz="0" w:space="0" w:color="auto"/>
          </w:divBdr>
          <w:divsChild>
            <w:div w:id="1729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92921">
      <w:bodyDiv w:val="1"/>
      <w:marLeft w:val="0"/>
      <w:marRight w:val="0"/>
      <w:marTop w:val="0"/>
      <w:marBottom w:val="0"/>
      <w:divBdr>
        <w:top w:val="none" w:sz="0" w:space="0" w:color="auto"/>
        <w:left w:val="none" w:sz="0" w:space="0" w:color="auto"/>
        <w:bottom w:val="none" w:sz="0" w:space="0" w:color="auto"/>
        <w:right w:val="none" w:sz="0" w:space="0" w:color="auto"/>
      </w:divBdr>
    </w:div>
    <w:div w:id="855075827">
      <w:bodyDiv w:val="1"/>
      <w:marLeft w:val="0"/>
      <w:marRight w:val="0"/>
      <w:marTop w:val="0"/>
      <w:marBottom w:val="0"/>
      <w:divBdr>
        <w:top w:val="none" w:sz="0" w:space="0" w:color="auto"/>
        <w:left w:val="none" w:sz="0" w:space="0" w:color="auto"/>
        <w:bottom w:val="none" w:sz="0" w:space="0" w:color="auto"/>
        <w:right w:val="none" w:sz="0" w:space="0" w:color="auto"/>
      </w:divBdr>
      <w:divsChild>
        <w:div w:id="570165543">
          <w:marLeft w:val="0"/>
          <w:marRight w:val="0"/>
          <w:marTop w:val="34"/>
          <w:marBottom w:val="34"/>
          <w:divBdr>
            <w:top w:val="none" w:sz="0" w:space="0" w:color="auto"/>
            <w:left w:val="none" w:sz="0" w:space="0" w:color="auto"/>
            <w:bottom w:val="none" w:sz="0" w:space="0" w:color="auto"/>
            <w:right w:val="none" w:sz="0" w:space="0" w:color="auto"/>
          </w:divBdr>
          <w:divsChild>
            <w:div w:id="200894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034366">
      <w:bodyDiv w:val="1"/>
      <w:marLeft w:val="0"/>
      <w:marRight w:val="0"/>
      <w:marTop w:val="0"/>
      <w:marBottom w:val="0"/>
      <w:divBdr>
        <w:top w:val="none" w:sz="0" w:space="0" w:color="auto"/>
        <w:left w:val="none" w:sz="0" w:space="0" w:color="auto"/>
        <w:bottom w:val="none" w:sz="0" w:space="0" w:color="auto"/>
        <w:right w:val="none" w:sz="0" w:space="0" w:color="auto"/>
      </w:divBdr>
    </w:div>
    <w:div w:id="1042511900">
      <w:bodyDiv w:val="1"/>
      <w:marLeft w:val="0"/>
      <w:marRight w:val="0"/>
      <w:marTop w:val="0"/>
      <w:marBottom w:val="0"/>
      <w:divBdr>
        <w:top w:val="none" w:sz="0" w:space="0" w:color="auto"/>
        <w:left w:val="none" w:sz="0" w:space="0" w:color="auto"/>
        <w:bottom w:val="none" w:sz="0" w:space="0" w:color="auto"/>
        <w:right w:val="none" w:sz="0" w:space="0" w:color="auto"/>
      </w:divBdr>
    </w:div>
    <w:div w:id="1100640716">
      <w:bodyDiv w:val="1"/>
      <w:marLeft w:val="0"/>
      <w:marRight w:val="0"/>
      <w:marTop w:val="0"/>
      <w:marBottom w:val="0"/>
      <w:divBdr>
        <w:top w:val="none" w:sz="0" w:space="0" w:color="auto"/>
        <w:left w:val="none" w:sz="0" w:space="0" w:color="auto"/>
        <w:bottom w:val="none" w:sz="0" w:space="0" w:color="auto"/>
        <w:right w:val="none" w:sz="0" w:space="0" w:color="auto"/>
      </w:divBdr>
    </w:div>
    <w:div w:id="1135758340">
      <w:bodyDiv w:val="1"/>
      <w:marLeft w:val="0"/>
      <w:marRight w:val="0"/>
      <w:marTop w:val="0"/>
      <w:marBottom w:val="0"/>
      <w:divBdr>
        <w:top w:val="none" w:sz="0" w:space="0" w:color="auto"/>
        <w:left w:val="none" w:sz="0" w:space="0" w:color="auto"/>
        <w:bottom w:val="none" w:sz="0" w:space="0" w:color="auto"/>
        <w:right w:val="none" w:sz="0" w:space="0" w:color="auto"/>
      </w:divBdr>
    </w:div>
    <w:div w:id="1306855663">
      <w:bodyDiv w:val="1"/>
      <w:marLeft w:val="0"/>
      <w:marRight w:val="0"/>
      <w:marTop w:val="0"/>
      <w:marBottom w:val="0"/>
      <w:divBdr>
        <w:top w:val="none" w:sz="0" w:space="0" w:color="auto"/>
        <w:left w:val="none" w:sz="0" w:space="0" w:color="auto"/>
        <w:bottom w:val="none" w:sz="0" w:space="0" w:color="auto"/>
        <w:right w:val="none" w:sz="0" w:space="0" w:color="auto"/>
      </w:divBdr>
    </w:div>
    <w:div w:id="1332216121">
      <w:bodyDiv w:val="1"/>
      <w:marLeft w:val="0"/>
      <w:marRight w:val="0"/>
      <w:marTop w:val="0"/>
      <w:marBottom w:val="0"/>
      <w:divBdr>
        <w:top w:val="none" w:sz="0" w:space="0" w:color="auto"/>
        <w:left w:val="none" w:sz="0" w:space="0" w:color="auto"/>
        <w:bottom w:val="none" w:sz="0" w:space="0" w:color="auto"/>
        <w:right w:val="none" w:sz="0" w:space="0" w:color="auto"/>
      </w:divBdr>
    </w:div>
    <w:div w:id="1353149842">
      <w:bodyDiv w:val="1"/>
      <w:marLeft w:val="0"/>
      <w:marRight w:val="0"/>
      <w:marTop w:val="0"/>
      <w:marBottom w:val="0"/>
      <w:divBdr>
        <w:top w:val="none" w:sz="0" w:space="0" w:color="auto"/>
        <w:left w:val="none" w:sz="0" w:space="0" w:color="auto"/>
        <w:bottom w:val="none" w:sz="0" w:space="0" w:color="auto"/>
        <w:right w:val="none" w:sz="0" w:space="0" w:color="auto"/>
      </w:divBdr>
    </w:div>
    <w:div w:id="1393850642">
      <w:bodyDiv w:val="1"/>
      <w:marLeft w:val="0"/>
      <w:marRight w:val="0"/>
      <w:marTop w:val="0"/>
      <w:marBottom w:val="0"/>
      <w:divBdr>
        <w:top w:val="none" w:sz="0" w:space="0" w:color="auto"/>
        <w:left w:val="none" w:sz="0" w:space="0" w:color="auto"/>
        <w:bottom w:val="none" w:sz="0" w:space="0" w:color="auto"/>
        <w:right w:val="none" w:sz="0" w:space="0" w:color="auto"/>
      </w:divBdr>
    </w:div>
    <w:div w:id="1565026619">
      <w:bodyDiv w:val="1"/>
      <w:marLeft w:val="0"/>
      <w:marRight w:val="0"/>
      <w:marTop w:val="0"/>
      <w:marBottom w:val="0"/>
      <w:divBdr>
        <w:top w:val="none" w:sz="0" w:space="0" w:color="auto"/>
        <w:left w:val="none" w:sz="0" w:space="0" w:color="auto"/>
        <w:bottom w:val="none" w:sz="0" w:space="0" w:color="auto"/>
        <w:right w:val="none" w:sz="0" w:space="0" w:color="auto"/>
      </w:divBdr>
    </w:div>
    <w:div w:id="1568345701">
      <w:bodyDiv w:val="1"/>
      <w:marLeft w:val="0"/>
      <w:marRight w:val="0"/>
      <w:marTop w:val="0"/>
      <w:marBottom w:val="0"/>
      <w:divBdr>
        <w:top w:val="none" w:sz="0" w:space="0" w:color="auto"/>
        <w:left w:val="none" w:sz="0" w:space="0" w:color="auto"/>
        <w:bottom w:val="none" w:sz="0" w:space="0" w:color="auto"/>
        <w:right w:val="none" w:sz="0" w:space="0" w:color="auto"/>
      </w:divBdr>
    </w:div>
    <w:div w:id="1632787793">
      <w:bodyDiv w:val="1"/>
      <w:marLeft w:val="0"/>
      <w:marRight w:val="0"/>
      <w:marTop w:val="0"/>
      <w:marBottom w:val="0"/>
      <w:divBdr>
        <w:top w:val="none" w:sz="0" w:space="0" w:color="auto"/>
        <w:left w:val="none" w:sz="0" w:space="0" w:color="auto"/>
        <w:bottom w:val="none" w:sz="0" w:space="0" w:color="auto"/>
        <w:right w:val="none" w:sz="0" w:space="0" w:color="auto"/>
      </w:divBdr>
    </w:div>
    <w:div w:id="1698311665">
      <w:bodyDiv w:val="1"/>
      <w:marLeft w:val="0"/>
      <w:marRight w:val="0"/>
      <w:marTop w:val="0"/>
      <w:marBottom w:val="0"/>
      <w:divBdr>
        <w:top w:val="none" w:sz="0" w:space="0" w:color="auto"/>
        <w:left w:val="none" w:sz="0" w:space="0" w:color="auto"/>
        <w:bottom w:val="none" w:sz="0" w:space="0" w:color="auto"/>
        <w:right w:val="none" w:sz="0" w:space="0" w:color="auto"/>
      </w:divBdr>
    </w:div>
    <w:div w:id="1794640841">
      <w:bodyDiv w:val="1"/>
      <w:marLeft w:val="0"/>
      <w:marRight w:val="0"/>
      <w:marTop w:val="0"/>
      <w:marBottom w:val="0"/>
      <w:divBdr>
        <w:top w:val="none" w:sz="0" w:space="0" w:color="auto"/>
        <w:left w:val="none" w:sz="0" w:space="0" w:color="auto"/>
        <w:bottom w:val="none" w:sz="0" w:space="0" w:color="auto"/>
        <w:right w:val="none" w:sz="0" w:space="0" w:color="auto"/>
      </w:divBdr>
    </w:div>
    <w:div w:id="1828520690">
      <w:bodyDiv w:val="1"/>
      <w:marLeft w:val="0"/>
      <w:marRight w:val="0"/>
      <w:marTop w:val="0"/>
      <w:marBottom w:val="0"/>
      <w:divBdr>
        <w:top w:val="none" w:sz="0" w:space="0" w:color="auto"/>
        <w:left w:val="none" w:sz="0" w:space="0" w:color="auto"/>
        <w:bottom w:val="none" w:sz="0" w:space="0" w:color="auto"/>
        <w:right w:val="none" w:sz="0" w:space="0" w:color="auto"/>
      </w:divBdr>
    </w:div>
    <w:div w:id="1853716283">
      <w:bodyDiv w:val="1"/>
      <w:marLeft w:val="0"/>
      <w:marRight w:val="0"/>
      <w:marTop w:val="0"/>
      <w:marBottom w:val="0"/>
      <w:divBdr>
        <w:top w:val="none" w:sz="0" w:space="0" w:color="auto"/>
        <w:left w:val="none" w:sz="0" w:space="0" w:color="auto"/>
        <w:bottom w:val="none" w:sz="0" w:space="0" w:color="auto"/>
        <w:right w:val="none" w:sz="0" w:space="0" w:color="auto"/>
      </w:divBdr>
    </w:div>
    <w:div w:id="1891335561">
      <w:bodyDiv w:val="1"/>
      <w:marLeft w:val="0"/>
      <w:marRight w:val="0"/>
      <w:marTop w:val="0"/>
      <w:marBottom w:val="0"/>
      <w:divBdr>
        <w:top w:val="none" w:sz="0" w:space="0" w:color="auto"/>
        <w:left w:val="none" w:sz="0" w:space="0" w:color="auto"/>
        <w:bottom w:val="none" w:sz="0" w:space="0" w:color="auto"/>
        <w:right w:val="none" w:sz="0" w:space="0" w:color="auto"/>
      </w:divBdr>
    </w:div>
    <w:div w:id="1968469507">
      <w:bodyDiv w:val="1"/>
      <w:marLeft w:val="0"/>
      <w:marRight w:val="0"/>
      <w:marTop w:val="0"/>
      <w:marBottom w:val="0"/>
      <w:divBdr>
        <w:top w:val="none" w:sz="0" w:space="0" w:color="auto"/>
        <w:left w:val="none" w:sz="0" w:space="0" w:color="auto"/>
        <w:bottom w:val="none" w:sz="0" w:space="0" w:color="auto"/>
        <w:right w:val="none" w:sz="0" w:space="0" w:color="auto"/>
      </w:divBdr>
    </w:div>
    <w:div w:id="2058358315">
      <w:bodyDiv w:val="1"/>
      <w:marLeft w:val="0"/>
      <w:marRight w:val="0"/>
      <w:marTop w:val="0"/>
      <w:marBottom w:val="0"/>
      <w:divBdr>
        <w:top w:val="none" w:sz="0" w:space="0" w:color="auto"/>
        <w:left w:val="none" w:sz="0" w:space="0" w:color="auto"/>
        <w:bottom w:val="none" w:sz="0" w:space="0" w:color="auto"/>
        <w:right w:val="none" w:sz="0" w:space="0" w:color="auto"/>
      </w:divBdr>
    </w:div>
    <w:div w:id="2090611555">
      <w:bodyDiv w:val="1"/>
      <w:marLeft w:val="0"/>
      <w:marRight w:val="0"/>
      <w:marTop w:val="0"/>
      <w:marBottom w:val="0"/>
      <w:divBdr>
        <w:top w:val="none" w:sz="0" w:space="0" w:color="auto"/>
        <w:left w:val="none" w:sz="0" w:space="0" w:color="auto"/>
        <w:bottom w:val="none" w:sz="0" w:space="0" w:color="auto"/>
        <w:right w:val="none" w:sz="0" w:space="0" w:color="auto"/>
      </w:divBdr>
    </w:div>
    <w:div w:id="2100828033">
      <w:bodyDiv w:val="1"/>
      <w:marLeft w:val="0"/>
      <w:marRight w:val="0"/>
      <w:marTop w:val="0"/>
      <w:marBottom w:val="0"/>
      <w:divBdr>
        <w:top w:val="none" w:sz="0" w:space="0" w:color="auto"/>
        <w:left w:val="none" w:sz="0" w:space="0" w:color="auto"/>
        <w:bottom w:val="none" w:sz="0" w:space="0" w:color="auto"/>
        <w:right w:val="none" w:sz="0" w:space="0" w:color="auto"/>
      </w:divBdr>
    </w:div>
    <w:div w:id="21121609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oter" Target="footer1.xml"/><Relationship Id="rId15" Type="http://schemas.openxmlformats.org/officeDocument/2006/relationships/fontTable" Target="fontTable.xml"/><Relationship Id="rId16" Type="http://schemas.microsoft.com/office/2011/relationships/people" Target="peop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davebrid@umich.edu"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223404-25FE-7B41-8A05-0E48B474A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1118</TotalTime>
  <Pages>32</Pages>
  <Words>29865</Words>
  <Characters>170231</Characters>
  <Application>Microsoft Macintosh Word</Application>
  <DocSecurity>0</DocSecurity>
  <Lines>1418</Lines>
  <Paragraphs>399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399</cp:revision>
  <cp:lastPrinted>2017-12-21T16:12:00Z</cp:lastPrinted>
  <dcterms:created xsi:type="dcterms:W3CDTF">2017-08-21T12:00:00Z</dcterms:created>
  <dcterms:modified xsi:type="dcterms:W3CDTF">2018-02-07T18:58:00Z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c79a05dc-788f-3465-a003-ad48d6833d11</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http://www.zotero.org/styles/chicago-author-date</vt:lpwstr>
  </property>
  <property fmtid="{D5CDD505-2E9C-101B-9397-08002B2CF9AE}" pid="7" name="Mendeley Recent Style Name 1_1">
    <vt:lpwstr>Chicago Manual of Style 16th edition (author-date)</vt:lpwstr>
  </property>
  <property fmtid="{D5CDD505-2E9C-101B-9397-08002B2CF9AE}" pid="8" name="Mendeley Recent Style Id 2_1">
    <vt:lpwstr>http://www.zotero.org/styles/endocrinology</vt:lpwstr>
  </property>
  <property fmtid="{D5CDD505-2E9C-101B-9397-08002B2CF9AE}" pid="9" name="Mendeley Recent Style Name 2_1">
    <vt:lpwstr>Endocrinology</vt:lpwstr>
  </property>
  <property fmtid="{D5CDD505-2E9C-101B-9397-08002B2CF9AE}" pid="10" name="Mendeley Recent Style Id 3_1">
    <vt:lpwstr>http://www.zotero.org/styles/harvard1</vt:lpwstr>
  </property>
  <property fmtid="{D5CDD505-2E9C-101B-9397-08002B2CF9AE}" pid="11" name="Mendeley Recent Style Name 3_1">
    <vt:lpwstr>Harvard Reference format 1 (author-date)</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http://www.zotero.org/styles/journal-of-endocrinology</vt:lpwstr>
  </property>
  <property fmtid="{D5CDD505-2E9C-101B-9397-08002B2CF9AE}" pid="15" name="Mendeley Recent Style Name 5_1">
    <vt:lpwstr>Journal of Endocrinology</vt:lpwstr>
  </property>
  <property fmtid="{D5CDD505-2E9C-101B-9397-08002B2CF9AE}" pid="16" name="Mendeley Recent Style Id 6_1">
    <vt:lpwstr>http://www.zotero.org/styles/journal-of-nutrition</vt:lpwstr>
  </property>
  <property fmtid="{D5CDD505-2E9C-101B-9397-08002B2CF9AE}" pid="17" name="Mendeley Recent Style Name 6_1">
    <vt:lpwstr>Journal of Nutrition</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http://www.zotero.org/styles/endocrinology</vt:lpwstr>
  </property>
</Properties>
</file>