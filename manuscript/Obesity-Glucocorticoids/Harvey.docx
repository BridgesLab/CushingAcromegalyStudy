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JeAnna R. Redd</w:t>
      </w:r>
      <w:r>
        <w:rPr>
          <w:vertAlign w:val="superscript"/>
        </w:rPr>
        <w:t>1,2</w:t>
      </w:r>
      <w:r>
        <w:t>, Quynh T. Tran</w:t>
      </w:r>
      <w:r>
        <w:rPr>
          <w:vertAlign w:val="superscript"/>
        </w:rPr>
        <w:t>4</w:t>
      </w:r>
      <w:r>
        <w:t>, Irit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Rambam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2F89AA72" w:rsidR="00310383" w:rsidRDefault="00310383" w:rsidP="00310383">
      <w:r>
        <w:rPr>
          <w:b/>
        </w:rPr>
        <w:t>Short</w:t>
      </w:r>
      <w:r w:rsidRPr="00E50061">
        <w:rPr>
          <w:b/>
        </w:rPr>
        <w:t xml:space="preserve"> title:</w:t>
      </w:r>
      <w:r>
        <w:t xml:space="preserve"> </w:t>
      </w:r>
      <w:ins w:id="0" w:author="Microsoft Office User" w:date="2018-02-07T14:06:00Z">
        <w:r w:rsidR="00170EF4">
          <w:t>Elevated G</w:t>
        </w:r>
      </w:ins>
      <w:del w:id="1" w:author="Microsoft Office User" w:date="2018-02-07T14:06:00Z">
        <w:r w:rsidDel="00170EF4">
          <w:delText>G</w:delText>
        </w:r>
      </w:del>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5636BF35" w14:textId="3C7B2F76" w:rsidR="00310383" w:rsidDel="009B7859" w:rsidRDefault="00310383" w:rsidP="00310383">
      <w:pPr>
        <w:rPr>
          <w:del w:id="2" w:author="Microsoft Office User" w:date="2018-02-07T14:07:00Z"/>
        </w:rPr>
      </w:pPr>
      <w:del w:id="3" w:author="Microsoft Office User" w:date="2018-02-07T14:07:00Z">
        <w:r w:rsidDel="009B7859">
          <w:rPr>
            <w:b/>
          </w:rPr>
          <w:delText>Word Count:</w:delText>
        </w:r>
        <w:r w:rsidDel="009B7859">
          <w:delText xml:space="preserve"> 4512 (includes title page and up to references)</w:delText>
        </w:r>
      </w:del>
    </w:p>
    <w:p w14:paraId="0D523EBB" w14:textId="5CD897F5" w:rsidR="00310383" w:rsidRPr="00BC77B6" w:rsidDel="009B7859" w:rsidRDefault="00310383" w:rsidP="00310383">
      <w:pPr>
        <w:rPr>
          <w:del w:id="4" w:author="Microsoft Office User" w:date="2018-02-07T14:07:00Z"/>
        </w:rPr>
      </w:pPr>
    </w:p>
    <w:p w14:paraId="3949502E" w14:textId="77777777" w:rsidR="009B7859" w:rsidRPr="004F4F38" w:rsidRDefault="009B7859" w:rsidP="009B7859">
      <w:pPr>
        <w:spacing w:line="480" w:lineRule="auto"/>
        <w:rPr>
          <w:ins w:id="5" w:author="Microsoft Office User" w:date="2018-02-07T14:08:00Z"/>
          <w:color w:val="000000" w:themeColor="text1"/>
        </w:rPr>
      </w:pPr>
      <w:ins w:id="6" w:author="Microsoft Office User" w:date="2018-02-07T14:08:00Z">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ins>
    </w:p>
    <w:p w14:paraId="7EF7F2EA" w14:textId="2BCEDEA6" w:rsidR="009B7859" w:rsidRDefault="009B7859" w:rsidP="009B7859">
      <w:pPr>
        <w:spacing w:line="480" w:lineRule="auto"/>
        <w:rPr>
          <w:ins w:id="7" w:author="Microsoft Office User" w:date="2018-02-07T14:09:00Z"/>
        </w:rPr>
      </w:pPr>
      <w:ins w:id="8" w:author="Microsoft Office User" w:date="2018-02-07T14:09:00Z">
        <w:r>
          <w:rPr>
            <w:b/>
          </w:rPr>
          <w:t>Disclosure summary</w:t>
        </w:r>
        <w:r w:rsidRPr="00E50061">
          <w:rPr>
            <w:b/>
          </w:rPr>
          <w:t>:</w:t>
        </w:r>
        <w:r>
          <w:t xml:space="preserve"> The authors declared no conflict of interest that could be perceived as prejudicing the impartiality of the research reported.</w:t>
        </w:r>
      </w:ins>
    </w:p>
    <w:p w14:paraId="414E0632" w14:textId="77777777" w:rsidR="00310383" w:rsidRDefault="00310383" w:rsidP="00310383">
      <w:pPr>
        <w:rPr>
          <w:b/>
        </w:rPr>
      </w:pPr>
    </w:p>
    <w:p w14:paraId="69507EA8" w14:textId="3A404804" w:rsidR="00310383" w:rsidDel="009B7859" w:rsidRDefault="00310383" w:rsidP="00310383">
      <w:pPr>
        <w:rPr>
          <w:del w:id="9" w:author="Microsoft Office User" w:date="2018-02-07T14:09:00Z"/>
          <w:b/>
        </w:rPr>
      </w:pPr>
    </w:p>
    <w:p w14:paraId="5017F2B5" w14:textId="4F17A6C1" w:rsidR="00310383" w:rsidDel="009B7859" w:rsidRDefault="00310383" w:rsidP="00310383">
      <w:pPr>
        <w:rPr>
          <w:del w:id="10" w:author="Microsoft Office User" w:date="2018-02-07T14:09:00Z"/>
          <w:b/>
        </w:rPr>
      </w:pPr>
    </w:p>
    <w:p w14:paraId="41C6F760" w14:textId="59652A21" w:rsidR="00310383" w:rsidDel="009B7859" w:rsidRDefault="00310383" w:rsidP="00310383">
      <w:pPr>
        <w:rPr>
          <w:del w:id="11" w:author="Microsoft Office User" w:date="2018-02-07T14:09:00Z"/>
          <w:b/>
        </w:rPr>
      </w:pPr>
    </w:p>
    <w:p w14:paraId="090CEDC1" w14:textId="190E2309" w:rsidR="00310383" w:rsidDel="009B7859" w:rsidRDefault="00310383" w:rsidP="00310383">
      <w:pPr>
        <w:rPr>
          <w:del w:id="12" w:author="Microsoft Office User" w:date="2018-02-07T14:09:00Z"/>
          <w:b/>
        </w:rPr>
      </w:pPr>
    </w:p>
    <w:p w14:paraId="5009AA5A" w14:textId="4E62CB16" w:rsidR="00310383" w:rsidDel="009B7859" w:rsidRDefault="00310383" w:rsidP="00310383">
      <w:pPr>
        <w:rPr>
          <w:del w:id="13" w:author="Microsoft Office User" w:date="2018-02-07T14:09:00Z"/>
          <w:b/>
        </w:rPr>
      </w:pPr>
    </w:p>
    <w:p w14:paraId="1DD9231A" w14:textId="3F15FB63" w:rsidR="00310383" w:rsidDel="009B7859" w:rsidRDefault="00310383" w:rsidP="00310383">
      <w:pPr>
        <w:rPr>
          <w:del w:id="14" w:author="Microsoft Office User" w:date="2018-02-07T14:09:00Z"/>
          <w:b/>
        </w:rPr>
      </w:pPr>
    </w:p>
    <w:p w14:paraId="2E245F35" w14:textId="4959CA20" w:rsidR="00310383" w:rsidDel="009B7859" w:rsidRDefault="00310383" w:rsidP="00310383">
      <w:pPr>
        <w:rPr>
          <w:del w:id="15" w:author="Microsoft Office User" w:date="2018-02-07T14:09:00Z"/>
          <w:b/>
        </w:rPr>
      </w:pPr>
    </w:p>
    <w:p w14:paraId="44654806" w14:textId="14ABFA34" w:rsidR="00310383" w:rsidDel="009B7859" w:rsidRDefault="00310383" w:rsidP="00310383">
      <w:pPr>
        <w:rPr>
          <w:del w:id="16" w:author="Microsoft Office User" w:date="2018-02-07T14:09:00Z"/>
          <w:b/>
        </w:rPr>
      </w:pPr>
    </w:p>
    <w:p w14:paraId="7C88EADD" w14:textId="24AA68CC" w:rsidR="00310383" w:rsidDel="009B7859" w:rsidRDefault="00310383" w:rsidP="00310383">
      <w:pPr>
        <w:rPr>
          <w:del w:id="17" w:author="Microsoft Office User" w:date="2018-02-07T14:09:00Z"/>
          <w:b/>
        </w:rPr>
      </w:pPr>
    </w:p>
    <w:p w14:paraId="2BA71493" w14:textId="38830DA9" w:rsidR="00310383" w:rsidDel="009B7859" w:rsidRDefault="00310383" w:rsidP="00310383">
      <w:pPr>
        <w:rPr>
          <w:del w:id="18" w:author="Microsoft Office User" w:date="2018-02-07T14:09:00Z"/>
        </w:rPr>
      </w:pPr>
    </w:p>
    <w:p w14:paraId="43CD21A5" w14:textId="16AFE50A" w:rsidR="00310383" w:rsidDel="009B7859" w:rsidRDefault="00310383" w:rsidP="00310383">
      <w:pPr>
        <w:rPr>
          <w:del w:id="19" w:author="Microsoft Office User" w:date="2018-02-07T14:09:00Z"/>
          <w:bCs/>
          <w:color w:val="000000" w:themeColor="text1"/>
        </w:rPr>
      </w:pPr>
    </w:p>
    <w:p w14:paraId="2F909367" w14:textId="74F25F89" w:rsidR="00310383" w:rsidDel="009B7859" w:rsidRDefault="00310383" w:rsidP="00310383">
      <w:pPr>
        <w:rPr>
          <w:del w:id="20" w:author="Microsoft Office User" w:date="2018-02-07T14:09:00Z"/>
        </w:rPr>
      </w:pPr>
    </w:p>
    <w:p w14:paraId="5E687007" w14:textId="122A979B" w:rsidR="00310383" w:rsidDel="009B7859" w:rsidRDefault="00310383">
      <w:pPr>
        <w:rPr>
          <w:del w:id="21" w:author="Microsoft Office User" w:date="2018-02-07T14:09:00Z"/>
          <w:b/>
          <w:color w:val="000000" w:themeColor="text1"/>
          <w:sz w:val="36"/>
          <w:u w:val="single"/>
        </w:rPr>
      </w:pPr>
      <w:del w:id="22" w:author="Microsoft Office User" w:date="2018-02-07T14:09:00Z">
        <w:r w:rsidDel="009B7859">
          <w:rPr>
            <w:b/>
            <w:color w:val="000000" w:themeColor="text1"/>
            <w:sz w:val="36"/>
            <w:u w:val="single"/>
          </w:rPr>
          <w:br w:type="page"/>
        </w:r>
      </w:del>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t>Abstract</w:t>
      </w:r>
    </w:p>
    <w:p w14:paraId="375B09EF" w14:textId="7FEAD12C" w:rsidR="000C0722" w:rsidRDefault="00A72041" w:rsidP="00FF21CB">
      <w:pPr>
        <w:spacing w:line="480" w:lineRule="auto"/>
        <w:rPr>
          <w:color w:val="000000" w:themeColor="text1"/>
        </w:rPr>
      </w:pPr>
      <w:del w:id="23" w:author="Microsoft Office User" w:date="2018-02-07T14:11:00Z">
        <w:r w:rsidDel="009B7859">
          <w:rPr>
            <w:b/>
            <w:color w:val="000000" w:themeColor="text1"/>
          </w:rPr>
          <w:delText>Objective</w:delText>
        </w:r>
      </w:del>
      <w:ins w:id="24" w:author="Microsoft Office User" w:date="2018-02-07T14:11:00Z">
        <w:r w:rsidR="009B7859">
          <w:rPr>
            <w:b/>
            <w:color w:val="000000" w:themeColor="text1"/>
          </w:rPr>
          <w:t>Purpose</w:t>
        </w:r>
      </w:ins>
      <w:bookmarkStart w:id="25" w:name="_GoBack"/>
      <w:bookmarkEnd w:id="25"/>
      <w:r>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lipolytic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42AC8DB8" w:rsidR="002B0844" w:rsidRDefault="00F71865" w:rsidP="00FF21CB">
      <w:pPr>
        <w:spacing w:line="480" w:lineRule="auto"/>
        <w:rPr>
          <w:color w:val="000000" w:themeColor="text1"/>
        </w:rPr>
      </w:pPr>
      <w:ins w:id="26" w:author="Microsoft Office User" w:date="2018-02-07T13:11:00Z">
        <w:r>
          <w:t xml:space="preserve">Glucocorticoids are a class of steroid hormones that are important for proper </w:t>
        </w:r>
      </w:ins>
      <w:ins w:id="27" w:author="Microsoft Office User" w:date="2018-02-07T13:12:00Z">
        <w:r>
          <w:t>glucose homeostasis during stress or fasting, but can lead to symp</w:t>
        </w:r>
        <w:r w:rsidR="005208F0">
          <w:t xml:space="preserve">toms similar to those seen in metabolic </w:t>
        </w:r>
      </w:ins>
      <w:ins w:id="28" w:author="Microsoft Office User" w:date="2018-02-07T13:19:00Z">
        <w:r w:rsidR="005208F0">
          <w:t>syndrome</w:t>
        </w:r>
      </w:ins>
      <w:ins w:id="29" w:author="Microsoft Office User" w:date="2018-02-07T13:41:00Z">
        <w:r w:rsidR="00AE1A18">
          <w:t xml:space="preserve"> </w:t>
        </w:r>
        <w:r w:rsidR="00C2516C">
          <w:t>if elevated</w:t>
        </w:r>
      </w:ins>
      <w:ins w:id="30" w:author="Microsoft Office User" w:date="2018-02-07T13:42:00Z">
        <w:r w:rsidR="00C2516C">
          <w:t xml:space="preserve"> for prolonged durations</w:t>
        </w:r>
      </w:ins>
      <w:ins w:id="31" w:author="Microsoft Office User" w:date="2018-02-07T13:12:00Z">
        <w:r w:rsidR="005208F0">
          <w:t>.</w:t>
        </w:r>
      </w:ins>
      <w:ins w:id="32" w:author="Microsoft Office User" w:date="2018-02-07T13:19:00Z">
        <w:r w:rsidR="005208F0">
          <w:t xml:space="preserve"> </w:t>
        </w:r>
      </w:ins>
      <w:r w:rsidR="00A3343F">
        <w:t>Cushing’s syndrome</w:t>
      </w:r>
      <w:ins w:id="33" w:author="Microsoft Office User" w:date="2018-02-07T13:45:00Z">
        <w:r w:rsidR="00C2516C">
          <w:t xml:space="preserve"> encompasses a </w:t>
        </w:r>
      </w:ins>
      <w:ins w:id="34" w:author="Microsoft Office User" w:date="2018-02-07T13:47:00Z">
        <w:r w:rsidR="001F20E1">
          <w:t>variety</w:t>
        </w:r>
      </w:ins>
      <w:ins w:id="35" w:author="Microsoft Office User" w:date="2018-02-07T13:45:00Z">
        <w:r w:rsidR="00C2516C">
          <w:t xml:space="preserve"> of </w:t>
        </w:r>
      </w:ins>
      <w:ins w:id="36" w:author="Microsoft Office User" w:date="2018-02-07T13:47:00Z">
        <w:r w:rsidR="001F20E1">
          <w:t xml:space="preserve">conditions which </w:t>
        </w:r>
      </w:ins>
      <w:del w:id="37" w:author="Microsoft Office User" w:date="2018-02-07T13:47:00Z">
        <w:r w:rsidR="00A3343F" w:rsidDel="001F20E1">
          <w:delText xml:space="preserve"> </w:delText>
        </w:r>
      </w:del>
      <w:r w:rsidR="00A3343F">
        <w:t>manifest</w:t>
      </w:r>
      <w:del w:id="38" w:author="Microsoft Office User" w:date="2018-02-07T13:47:00Z">
        <w:r w:rsidR="00A3343F" w:rsidDel="001F20E1">
          <w:delText>s</w:delText>
        </w:r>
      </w:del>
      <w:r w:rsidR="00A3343F">
        <w:t xml:space="preserve"> in response to chronically elevated levels of glucocorticoids</w:t>
      </w:r>
      <w:ins w:id="39" w:author="Microsoft Office User" w:date="2018-02-07T13:49:00Z">
        <w:r w:rsidR="001F20E1">
          <w:t>, including exogenous corticosteroid treatment</w:t>
        </w:r>
      </w:ins>
      <w:ins w:id="40" w:author="Microsoft Office User" w:date="2018-02-07T13:52:00Z">
        <w:r w:rsidR="00575977">
          <w:t xml:space="preserve"> as well as endogenous overproduction of cortisol</w:t>
        </w:r>
      </w:ins>
      <w:ins w:id="41" w:author="Microsoft Office User" w:date="2018-02-07T13:49:00Z">
        <w:r w:rsidR="001F20E1">
          <w:t>,</w:t>
        </w:r>
      </w:ins>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245EC7">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del w:id="42" w:author="Microsoft Office User" w:date="2018-02-07T13:23:00Z">
        <w:r w:rsidR="00B36EF4" w:rsidDel="005208F0">
          <w:delText>While</w:delText>
        </w:r>
        <w:r w:rsidR="00A3343F" w:rsidDel="005208F0">
          <w:delText xml:space="preserve"> </w:delText>
        </w:r>
      </w:del>
      <w:del w:id="43" w:author="Microsoft Office User" w:date="2018-02-07T13:50:00Z">
        <w:r w:rsidR="00A3343F" w:rsidDel="001F20E1">
          <w:delText xml:space="preserve">Cushing’s </w:delText>
        </w:r>
        <w:r w:rsidR="00B36EF4" w:rsidDel="001F20E1">
          <w:delText>disease</w:delText>
        </w:r>
      </w:del>
      <w:ins w:id="44" w:author="Microsoft Office User" w:date="2018-02-07T13:21:00Z">
        <w:r w:rsidR="001F20E1">
          <w:t xml:space="preserve"> While endogenous </w:t>
        </w:r>
      </w:ins>
      <w:ins w:id="45" w:author="Microsoft Office User" w:date="2018-02-07T13:52:00Z">
        <w:r w:rsidR="00575977">
          <w:t>forms of Cushing’s syndrome</w:t>
        </w:r>
      </w:ins>
      <w:ins w:id="46" w:author="Microsoft Office User" w:date="2018-02-07T13:48:00Z">
        <w:r w:rsidR="001E10D3">
          <w:t xml:space="preserve"> are</w:t>
        </w:r>
        <w:r w:rsidR="001F20E1">
          <w:t xml:space="preserve"> rare,</w:t>
        </w:r>
      </w:ins>
      <w:del w:id="47" w:author="Microsoft Office User" w:date="2018-02-07T13:48:00Z">
        <w:r w:rsidR="00B36EF4" w:rsidDel="001F20E1">
          <w:delText xml:space="preserve"> </w:delText>
        </w:r>
        <w:r w:rsidR="00A3343F" w:rsidDel="001F20E1">
          <w:delText>is rar</w:delText>
        </w:r>
      </w:del>
      <w:del w:id="48" w:author="Microsoft Office User" w:date="2018-02-07T13:22:00Z">
        <w:r w:rsidR="00A3343F" w:rsidDel="005208F0">
          <w:delText>e,</w:delText>
        </w:r>
      </w:del>
      <w:r w:rsidR="00A3343F">
        <w:t xml:space="preserve"> it is estimated that at any given time 1-3% </w:t>
      </w:r>
      <w:r w:rsidR="00A3343F">
        <w:lastRenderedPageBreak/>
        <w:t>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245EC7">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151D084"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45EC7">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245EC7">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247C4C8"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245EC7">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245EC7">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"(Shpilberg &lt;i&gt;et al.&lt;/i&gt; 2012)"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245EC7">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245EC7">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and NAFLD </w:t>
      </w:r>
      <w:r w:rsidR="001C4F76"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ins w:id="49" w:author="Microsoft Office User" w:date="2018-02-07T13:59:00Z">
        <w:r w:rsidR="00852027">
          <w:rPr>
            <w:color w:val="000000" w:themeColor="text1"/>
          </w:rPr>
          <w:t>, via dexamethasone treatment</w:t>
        </w:r>
        <w:r w:rsidR="003254B3">
          <w:rPr>
            <w:color w:val="000000" w:themeColor="text1"/>
          </w:rPr>
          <w:t>,</w:t>
        </w:r>
      </w:ins>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del w:id="50" w:author="Microsoft Office User" w:date="2018-02-07T14:00:00Z">
        <w:r w:rsidR="008C41F3" w:rsidRPr="006902F6" w:rsidDel="00852027">
          <w:rPr>
            <w:color w:val="000000" w:themeColor="text1"/>
          </w:rPr>
          <w:delText>glucocorticoid</w:delText>
        </w:r>
      </w:del>
      <w:ins w:id="51" w:author="Microsoft Office User" w:date="2018-02-07T14:00:00Z">
        <w:r w:rsidR="00852027">
          <w:rPr>
            <w:color w:val="000000" w:themeColor="text1"/>
          </w:rPr>
          <w:t>dexamethasone</w:t>
        </w:r>
      </w:ins>
      <w:r w:rsidR="006322C2" w:rsidRPr="006902F6">
        <w:rPr>
          <w:color w:val="000000" w:themeColor="text1"/>
        </w:rPr>
        <w:t>-treated</w:t>
      </w:r>
      <w:r w:rsidR="008C41F3" w:rsidRPr="006902F6">
        <w:rPr>
          <w:color w:val="000000" w:themeColor="text1"/>
        </w:rPr>
        <w:t xml:space="preserve"> mice have </w:t>
      </w:r>
      <w:r w:rsidR="008C41F3" w:rsidRPr="006902F6">
        <w:rPr>
          <w:color w:val="000000" w:themeColor="text1"/>
        </w:rPr>
        <w:lastRenderedPageBreak/>
        <w:t>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373AD0DF" w:rsidR="00EB0A54" w:rsidRPr="006902F6" w:rsidRDefault="004B1467" w:rsidP="00FF21CB">
      <w:pPr>
        <w:spacing w:line="480" w:lineRule="auto"/>
        <w:rPr>
          <w:rFonts w:eastAsia="Times New Roman" w:cs="Times New Roman"/>
          <w:color w:val="000000" w:themeColor="text1"/>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ins w:id="52" w:author="Microsoft Office User" w:date="2018-02-07T14:02:00Z">
        <w:r w:rsidR="00852027">
          <w:rPr>
            <w:rFonts w:eastAsia="Times New Roman" w:cs="Times New Roman"/>
            <w:color w:val="000000" w:themeColor="text1"/>
            <w:shd w:val="clear" w:color="auto" w:fill="FFFFFF"/>
          </w:rPr>
          <w:t>, a synthetic glucocorticoid,</w:t>
        </w:r>
      </w:ins>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245EC7">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5L0D LabDiet;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 xml:space="preserve">choMRI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 xml:space="preserve">We </w:t>
      </w:r>
      <w:r w:rsidR="004D4631">
        <w:rPr>
          <w:rFonts w:eastAsia="Times New Roman" w:cs="Times New Roman"/>
          <w:color w:val="000000" w:themeColor="text1"/>
          <w:shd w:val="clear" w:color="auto" w:fill="FFFFFF"/>
        </w:rPr>
        <w:lastRenderedPageBreak/>
        <w:t>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(iWAT)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r w:rsidR="00EB0A54" w:rsidRPr="006902F6">
        <w:rPr>
          <w:rFonts w:eastAsia="Times New Roman" w:cs="Times New Roman"/>
          <w:color w:val="000000" w:themeColor="text1"/>
          <w:shd w:val="clear" w:color="auto" w:fill="FFFFFF"/>
        </w:rPr>
        <w:t xml:space="preserve">epididymal </w:t>
      </w:r>
      <w:r w:rsidR="002854C2">
        <w:rPr>
          <w:rFonts w:eastAsia="Times New Roman" w:cs="Times New Roman"/>
          <w:color w:val="000000" w:themeColor="text1"/>
          <w:shd w:val="clear" w:color="auto" w:fill="FFFFFF"/>
        </w:rPr>
        <w:t>white adipose tissue (eWAT)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6F8B47F4" w14:textId="77777777" w:rsidR="004B1467" w:rsidRPr="006902F6" w:rsidRDefault="004B1467" w:rsidP="00FF21CB">
      <w:pPr>
        <w:spacing w:line="480" w:lineRule="auto"/>
        <w:rPr>
          <w:color w:val="000000" w:themeColor="text1"/>
        </w:rPr>
      </w:pPr>
    </w:p>
    <w:p w14:paraId="03E8D3E9" w14:textId="61140C3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r w:rsidR="004A26F2">
        <w:rPr>
          <w:b/>
          <w:color w:val="000000" w:themeColor="text1"/>
        </w:rPr>
        <w:t xml:space="preserve">Hyperinsulinemic </w:t>
      </w:r>
      <w:r w:rsidRPr="006902F6">
        <w:rPr>
          <w:b/>
          <w:color w:val="000000" w:themeColor="text1"/>
        </w:rPr>
        <w:t xml:space="preserve">Euglycemic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(Humulin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(Lifescan).</w:t>
      </w:r>
      <w:r w:rsidR="00BF4435" w:rsidRPr="006902F6">
        <w:rPr>
          <w:color w:val="000000" w:themeColor="text1"/>
        </w:rPr>
        <w:t xml:space="preserve"> For the </w:t>
      </w:r>
      <w:r w:rsidR="004A26F2">
        <w:rPr>
          <w:color w:val="000000" w:themeColor="text1"/>
        </w:rPr>
        <w:t>hyper</w:t>
      </w:r>
      <w:r w:rsidR="0011694F">
        <w:rPr>
          <w:color w:val="000000" w:themeColor="text1"/>
        </w:rPr>
        <w:t>insulinemic</w:t>
      </w:r>
      <w:r w:rsidR="00BF4435" w:rsidRPr="006902F6">
        <w:rPr>
          <w:color w:val="000000" w:themeColor="text1"/>
        </w:rPr>
        <w:t xml:space="preserve"> </w:t>
      </w:r>
      <w:r w:rsidR="00D72995">
        <w:rPr>
          <w:color w:val="000000" w:themeColor="text1"/>
        </w:rPr>
        <w:t>euglycemic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w:t>
      </w:r>
      <w:r w:rsidR="00C86E77" w:rsidRPr="006902F6">
        <w:rPr>
          <w:rFonts w:ascii="Calibri" w:hAnsi="Calibri" w:cs="Arial"/>
          <w:color w:val="000000" w:themeColor="text1"/>
          <w:szCs w:val="22"/>
        </w:rPr>
        <w:lastRenderedPageBreak/>
        <w:t>respectively.  The free ends of catheters were 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mU/kg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mU/kg/min) of human insulin (Novo Nordisk). Euglycemia (120~130 mg/dL)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Blood glucose was measured using an Accu-Chek glucometer (Roche, Germany). Plasma insulin was measured using the Linco rat/mouse insulin ELISA kits.  For determination of plasma radioactivity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H]glucose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plasma samples were deproteinized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xml:space="preserve"> and counted using a Liquid </w:t>
      </w:r>
      <w:r w:rsidR="00C86E77" w:rsidRPr="006902F6">
        <w:rPr>
          <w:rFonts w:ascii="Calibri" w:hAnsi="Calibri" w:cs="Arial"/>
          <w:color w:val="000000" w:themeColor="text1"/>
        </w:rPr>
        <w:lastRenderedPageBreak/>
        <w:t>Scintillation Counter (Beckman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(Thermo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NEFA-HR(2)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0AB571C"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245EC7">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w:t>
      </w:r>
      <w:r w:rsidR="003A266B" w:rsidRPr="006902F6">
        <w:rPr>
          <w:rFonts w:cs="Helvetica"/>
          <w:color w:val="000000" w:themeColor="text1"/>
        </w:rPr>
        <w:lastRenderedPageBreak/>
        <w:t xml:space="preserve">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For 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190EA1DA"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mM Tris pH 8, 5 mM EDTA, 30 mM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TissueLyser II (Qiagen)</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245EC7">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microscope and cellSense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5FD1CFD8" w:rsidR="00833B9D" w:rsidRPr="006902F6" w:rsidRDefault="00642BDD" w:rsidP="00FF21CB">
      <w:pPr>
        <w:spacing w:line="480" w:lineRule="auto"/>
        <w:rPr>
          <w:rFonts w:cs="Times New Roman"/>
          <w:color w:val="000000" w:themeColor="text1"/>
        </w:rPr>
      </w:pPr>
      <w:r w:rsidRPr="006902F6">
        <w:rPr>
          <w:b/>
          <w:color w:val="000000" w:themeColor="text1"/>
        </w:rPr>
        <w:lastRenderedPageBreak/>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TRIzol</w:t>
      </w:r>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r w:rsidR="005C636B" w:rsidRPr="006902F6">
        <w:rPr>
          <w:rFonts w:eastAsia="Times New Roman" w:cs="Times New Roman"/>
          <w:color w:val="000000" w:themeColor="text1"/>
          <w:szCs w:val="21"/>
          <w:shd w:val="clear" w:color="auto" w:fill="FFFFFF"/>
        </w:rPr>
        <w:t>TissueLyser II, as decribed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r w:rsidR="00877762" w:rsidRPr="006902F6">
        <w:rPr>
          <w:rFonts w:cs="Times New Roman"/>
          <w:color w:val="000000" w:themeColor="text1"/>
        </w:rPr>
        <w:t>PureLink RNA kit (Life Technologies</w:t>
      </w:r>
      <w:r w:rsidR="009E3F42">
        <w:rPr>
          <w:rFonts w:cs="Times New Roman"/>
          <w:color w:val="000000" w:themeColor="text1"/>
        </w:rPr>
        <w:t>; catalog #</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245EC7">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using the QuantStudio 5</w:t>
      </w:r>
      <w:r w:rsidR="00CD11DF">
        <w:rPr>
          <w:rFonts w:cs="Times New Roman"/>
          <w:color w:val="000000" w:themeColor="text1"/>
        </w:rPr>
        <w:t xml:space="preserve"> (Thermo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r w:rsidR="00D6022E" w:rsidRPr="006902F6">
        <w:rPr>
          <w:rFonts w:cs="Times New Roman"/>
          <w:i/>
          <w:color w:val="000000" w:themeColor="text1"/>
        </w:rPr>
        <w:t>Actb</w:t>
      </w:r>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(50 mM Tris, pH 7.4, 0.25% sodium deoxycholate, 1% NP40, 150 mM sodium chloride, 1 mM EDTA, 100 uM sodium orthovanadate, 5 mM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mM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CLx</w:t>
      </w:r>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(LiCOR)</w:t>
      </w:r>
      <w:r w:rsidR="00827CC4">
        <w:rPr>
          <w:rFonts w:eastAsia="Times New Roman" w:cs="Times New Roman"/>
          <w:color w:val="000000" w:themeColor="text1"/>
          <w:shd w:val="clear" w:color="auto" w:fill="FFFFFF"/>
        </w:rPr>
        <w:t xml:space="preserve"> and normalized to Revert Total Protein Stain (LiCOR</w:t>
      </w:r>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lastRenderedPageBreak/>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normality and equal variance were tested using Shapiro-Wilk and Levene’s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666BC5CA" w:rsidR="007E0200" w:rsidRPr="006902F6" w:rsidRDefault="002A443E" w:rsidP="00A81B12">
      <w:pPr>
        <w:spacing w:line="480" w:lineRule="auto"/>
        <w:rPr>
          <w:rFonts w:eastAsia="Times New Roman" w:cs="Times New Roman"/>
          <w:color w:val="000000" w:themeColor="text1"/>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del w:id="53" w:author="Microsoft Office User" w:date="2018-02-07T14:01:00Z">
        <w:r w:rsidR="007E0200" w:rsidRPr="006902F6" w:rsidDel="00852027">
          <w:rPr>
            <w:color w:val="000000" w:themeColor="text1"/>
          </w:rPr>
          <w:delText>glucocortic</w:delText>
        </w:r>
        <w:r w:rsidR="00B24C2D" w:rsidDel="00852027">
          <w:rPr>
            <w:color w:val="000000" w:themeColor="text1"/>
          </w:rPr>
          <w:delText>oids (</w:delText>
        </w:r>
      </w:del>
      <w:r w:rsidR="00B24C2D">
        <w:rPr>
          <w:color w:val="000000" w:themeColor="text1"/>
        </w:rPr>
        <w:t>d</w:t>
      </w:r>
      <w:r w:rsidR="007E0200" w:rsidRPr="006902F6">
        <w:rPr>
          <w:color w:val="000000" w:themeColor="text1"/>
        </w:rPr>
        <w:t>examethasone</w:t>
      </w:r>
      <w:del w:id="54" w:author="Microsoft Office User" w:date="2018-02-07T14:01:00Z">
        <w:r w:rsidR="007E0200" w:rsidRPr="006902F6" w:rsidDel="00852027">
          <w:rPr>
            <w:color w:val="000000" w:themeColor="text1"/>
          </w:rPr>
          <w:delText>)</w:delText>
        </w:r>
      </w:del>
      <w:r w:rsidR="007E0200" w:rsidRPr="006902F6">
        <w:rPr>
          <w:color w:val="000000" w:themeColor="text1"/>
        </w:rPr>
        <w:t xml:space="preserv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Pr>
          <w:color w:val="000000" w:themeColor="text1"/>
        </w:rPr>
        <w:t>)</w:t>
      </w:r>
      <w:r w:rsidR="000D578C" w:rsidRPr="006902F6">
        <w:rPr>
          <w:color w:val="000000" w:themeColor="text1"/>
        </w:rPr>
        <w:t>.</w:t>
      </w:r>
      <w:r w:rsidR="007E0200" w:rsidRPr="006902F6">
        <w:rPr>
          <w:color w:val="000000" w:themeColor="text1"/>
        </w:rPr>
        <w:t xml:space="preserve">  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we performed hyperinsulinemic</w:t>
      </w:r>
      <w:r w:rsidR="005A4E16">
        <w:rPr>
          <w:color w:val="000000" w:themeColor="text1"/>
        </w:rPr>
        <w:t>-</w:t>
      </w:r>
      <w:r w:rsidR="00B77F49" w:rsidRPr="006902F6">
        <w:rPr>
          <w:color w:val="000000" w:themeColor="text1"/>
        </w:rPr>
        <w:t>euglycemic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r w:rsidR="00501D0B">
        <w:rPr>
          <w:color w:val="000000" w:themeColor="text1"/>
        </w:rPr>
        <w:t>E,</w:t>
      </w:r>
      <w:r w:rsidR="00501D0B" w:rsidRPr="006902F6">
        <w:rPr>
          <w:color w:val="000000" w:themeColor="text1"/>
        </w:rPr>
        <w:t>F)</w:t>
      </w:r>
      <w:r w:rsidR="00DA3579" w:rsidRPr="006902F6">
        <w:rPr>
          <w:color w:val="000000" w:themeColor="text1"/>
        </w:rPr>
        <w:t xml:space="preserve">.  </w:t>
      </w:r>
      <w:r w:rsidR="0060769C" w:rsidRPr="006902F6">
        <w:rPr>
          <w:color w:val="000000" w:themeColor="text1"/>
        </w:rPr>
        <w:t xml:space="preserve">During the </w:t>
      </w:r>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euglycemia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glucose 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3A55D831" w:rsidR="00B63F75" w:rsidRPr="006902F6" w:rsidRDefault="002611CB" w:rsidP="00E13216">
      <w:pPr>
        <w:spacing w:line="480" w:lineRule="auto"/>
        <w:rPr>
          <w:color w:val="000000" w:themeColor="text1"/>
        </w:rPr>
      </w:pPr>
      <w:r w:rsidRPr="006902F6">
        <w:rPr>
          <w:color w:val="000000" w:themeColor="text1"/>
        </w:rPr>
        <w:lastRenderedPageBreak/>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245EC7">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r w:rsidR="00B63F75" w:rsidRPr="006902F6">
        <w:rPr>
          <w:i/>
          <w:color w:val="000000" w:themeColor="text1"/>
        </w:rPr>
        <w:t>Fasn</w:t>
      </w:r>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5C25F9D7" w:rsidR="00733364" w:rsidRPr="006902F6"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r w:rsidR="001C4E38">
        <w:rPr>
          <w:color w:val="000000" w:themeColor="text1"/>
        </w:rPr>
        <w:t>iWAT</w:t>
      </w:r>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r w:rsidR="001C4E38">
        <w:rPr>
          <w:color w:val="000000" w:themeColor="text1"/>
        </w:rPr>
        <w:t>eWAT</w:t>
      </w:r>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ub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r w:rsidR="001C4E38">
        <w:rPr>
          <w:color w:val="000000" w:themeColor="text1"/>
        </w:rPr>
        <w:t>iWAT</w:t>
      </w:r>
      <w:r w:rsidR="001C4E38" w:rsidRPr="006902F6">
        <w:rPr>
          <w:color w:val="000000" w:themeColor="text1"/>
        </w:rPr>
        <w:t xml:space="preserve"> </w:t>
      </w:r>
      <w:r w:rsidR="00D4046E" w:rsidRPr="006902F6">
        <w:rPr>
          <w:color w:val="000000" w:themeColor="text1"/>
        </w:rPr>
        <w:t xml:space="preserve">or </w:t>
      </w:r>
      <w:r w:rsidR="001C4E38">
        <w:rPr>
          <w:color w:val="000000" w:themeColor="text1"/>
        </w:rPr>
        <w:t>eWAT</w:t>
      </w:r>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 xml:space="preserve">chow-fed </w:t>
      </w:r>
      <w:r w:rsidR="00EC1D88">
        <w:rPr>
          <w:color w:val="000000" w:themeColor="text1"/>
        </w:rPr>
        <w:lastRenderedPageBreak/>
        <w:t>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245EC7">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295B31B"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In order to identify a potential GR-dependent lipolytic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and 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6BB0480B"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w:t>
      </w:r>
      <w:r w:rsidR="00C94253" w:rsidRPr="006902F6">
        <w:rPr>
          <w:color w:val="000000" w:themeColor="text1"/>
        </w:rPr>
        <w:lastRenderedPageBreak/>
        <w:t>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r w:rsidR="006066A2" w:rsidRPr="006902F6">
        <w:rPr>
          <w:color w:val="000000" w:themeColor="text1"/>
        </w:rPr>
        <w:t xml:space="preserve">iWAT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hyperinsulinemic euglycemic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reduction in 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66CA33A1" w:rsidR="00210C84" w:rsidRPr="006902F6" w:rsidRDefault="00A87023" w:rsidP="00E13216">
      <w:pPr>
        <w:spacing w:line="480" w:lineRule="auto"/>
        <w:rPr>
          <w:color w:val="000000" w:themeColor="text1"/>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iWAT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lastRenderedPageBreak/>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53BFDC8"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245EC7">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34AF8A1F" w14:textId="4A537565" w:rsidR="00830B0C"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adipocytes, several studies demonstrate that adipocyte-specific reductions in glucocorticoid signaling being associated with improved metabolic profiles </w:t>
      </w:r>
      <w:r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68F78662" w:rsidR="00FC121E" w:rsidRPr="006902F6" w:rsidRDefault="0064784B" w:rsidP="00FC121E">
      <w:pPr>
        <w:spacing w:line="480" w:lineRule="auto"/>
        <w:rPr>
          <w:color w:val="000000" w:themeColor="text1"/>
        </w:rPr>
      </w:pPr>
      <w:r>
        <w:rPr>
          <w:color w:val="000000" w:themeColor="text1"/>
        </w:rPr>
        <w:lastRenderedPageBreak/>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245EC7">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"(36)", "plainTextFormattedCitation" : "(36)",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45EC7" w:rsidRPr="00245EC7">
        <w:rPr>
          <w:noProof/>
          <w:color w:val="000000" w:themeColor="text1"/>
        </w:rPr>
        <w:t>(36)</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a lipodystrophic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245EC7">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"(7,8,37)", "plainTextFormattedCitation" : "(7,8,37)",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45EC7" w:rsidRPr="00245EC7">
        <w:rPr>
          <w:noProof/>
          <w:color w:val="000000" w:themeColor="text1"/>
        </w:rPr>
        <w:t>(7,8,37)</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0EEAA715"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245EC7">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"(38\u201342)", "plainTextFormattedCitation" : "(38\u201342)",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45EC7" w:rsidRPr="00245EC7">
        <w:rPr>
          <w:noProof/>
          <w:color w:val="000000" w:themeColor="text1"/>
        </w:rPr>
        <w:t>(38–42)</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possibly as a way to promote 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 xml:space="preserve">erefore, we </w:t>
      </w:r>
      <w:r w:rsidR="00D655C1">
        <w:rPr>
          <w:color w:val="000000" w:themeColor="text1"/>
        </w:rPr>
        <w:lastRenderedPageBreak/>
        <w:t>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40572357" w:rsidR="00CD1457" w:rsidRPr="006902F6" w:rsidRDefault="0015242A" w:rsidP="00E13216">
      <w:pPr>
        <w:spacing w:line="480" w:lineRule="auto"/>
        <w:rPr>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245EC7">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"(43)", "plainTextFormattedCitation" : "(43)", "previouslyFormattedCitation" : "(Xu &lt;i&gt;et al.&lt;/i&gt; 2009)"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(43)</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245EC7">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"(44)", "plainTextFormattedCitation" : "(44)", "previouslyFormattedCitation" : "(Lacasa &lt;i&gt;et al.&lt;/i&gt; 1988)"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(44)</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245EC7">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"(21,45,46)", "plainTextFormattedCitation" : "(21,45,46)",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(21,45,46)</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51F0537E" w14:textId="77777777" w:rsidR="00D26E2F" w:rsidDel="009B7859" w:rsidRDefault="00D26E2F" w:rsidP="00E13216">
      <w:pPr>
        <w:spacing w:line="480" w:lineRule="auto"/>
        <w:rPr>
          <w:del w:id="55" w:author="Microsoft Office User" w:date="2018-02-07T14:09:00Z"/>
          <w:color w:val="000000" w:themeColor="text1"/>
        </w:rPr>
      </w:pPr>
    </w:p>
    <w:p w14:paraId="32CDFF5C" w14:textId="11EA0B3C" w:rsidR="00706726" w:rsidDel="009B7859" w:rsidRDefault="00706726" w:rsidP="0068384E">
      <w:pPr>
        <w:spacing w:line="480" w:lineRule="auto"/>
        <w:rPr>
          <w:del w:id="56" w:author="Microsoft Office User" w:date="2018-02-07T14:09:00Z"/>
        </w:rPr>
      </w:pPr>
      <w:del w:id="57" w:author="Microsoft Office User" w:date="2018-02-07T14:09:00Z">
        <w:r w:rsidRPr="00E50061" w:rsidDel="009B7859">
          <w:rPr>
            <w:b/>
          </w:rPr>
          <w:delText>D</w:delText>
        </w:r>
        <w:r w:rsidDel="009B7859">
          <w:rPr>
            <w:b/>
          </w:rPr>
          <w:delText>eclaration of Interest</w:delText>
        </w:r>
        <w:r w:rsidRPr="00E50061" w:rsidDel="009B7859">
          <w:rPr>
            <w:b/>
          </w:rPr>
          <w:delText>:</w:delText>
        </w:r>
        <w:r w:rsidDel="009B7859">
          <w:delText xml:space="preserve"> The authors declared no conflict of interest that could be perceived as prejudicing the impartiality of the research reported.</w:delText>
        </w:r>
      </w:del>
    </w:p>
    <w:p w14:paraId="23CA46F0" w14:textId="77777777" w:rsidR="00706726" w:rsidDel="009B7859" w:rsidRDefault="00706726" w:rsidP="0068384E">
      <w:pPr>
        <w:spacing w:line="480" w:lineRule="auto"/>
        <w:rPr>
          <w:del w:id="58" w:author="Microsoft Office User" w:date="2018-02-07T14:08:00Z"/>
        </w:rPr>
      </w:pPr>
    </w:p>
    <w:p w14:paraId="221028DA" w14:textId="236F365A" w:rsidR="00706726" w:rsidRPr="004F4F38" w:rsidDel="009B7859" w:rsidRDefault="00706726" w:rsidP="0068384E">
      <w:pPr>
        <w:spacing w:line="480" w:lineRule="auto"/>
        <w:rPr>
          <w:del w:id="59" w:author="Microsoft Office User" w:date="2018-02-07T14:08:00Z"/>
          <w:color w:val="000000" w:themeColor="text1"/>
        </w:rPr>
      </w:pPr>
      <w:del w:id="60" w:author="Microsoft Office User" w:date="2018-02-07T14:08:00Z">
        <w:r w:rsidRPr="00E50061" w:rsidDel="009B7859">
          <w:rPr>
            <w:b/>
          </w:rPr>
          <w:delText>Funding:</w:delText>
        </w:r>
        <w:r w:rsidDel="009B7859">
          <w:delText xml:space="preserve"> </w:delText>
        </w:r>
        <w:r w:rsidRPr="006902F6" w:rsidDel="009B7859">
          <w:rPr>
            <w:color w:val="000000" w:themeColor="text1"/>
          </w:rPr>
          <w:delText>This study was supported by funds from NIH Grant R01-DK107535 (DB)</w:delText>
        </w:r>
        <w:r w:rsidR="004F4F38" w:rsidDel="009B7859">
          <w:rPr>
            <w:color w:val="000000" w:themeColor="text1"/>
          </w:rPr>
          <w:delText xml:space="preserve"> and a</w:delText>
        </w:r>
        <w:r w:rsidR="004F4F38" w:rsidRPr="004F4F38" w:rsidDel="009B7859">
          <w:rPr>
            <w:color w:val="000000" w:themeColor="text1"/>
          </w:rPr>
          <w:delText> Pilot and Feasibility Grant from the Michigan Diabetes Research Center (P30-DK020572)</w:delText>
        </w:r>
        <w:r w:rsidRPr="006902F6" w:rsidDel="009B7859">
          <w:rPr>
            <w:color w:val="000000" w:themeColor="text1"/>
          </w:rPr>
          <w:delText xml:space="preserve">.  This study also utilized the University of Michigan </w:delText>
        </w:r>
        <w:r w:rsidRPr="006902F6" w:rsidDel="009B7859">
          <w:rPr>
            <w:bCs/>
            <w:color w:val="000000" w:themeColor="text1"/>
          </w:rPr>
          <w:delText>Metabolism, Bariatric Surgery and Behavior Core (U2C-DK110768), the Michigan Nutrition Obesity Research Center (P30-</w:delText>
        </w:r>
        <w:r w:rsidRPr="006902F6" w:rsidDel="009B7859">
          <w:rPr>
            <w:bCs/>
            <w:iCs/>
            <w:color w:val="000000" w:themeColor="text1"/>
          </w:rPr>
          <w:delText>DK089503) and the University of Michigan Comprehensive Cancer Center Core (</w:delText>
        </w:r>
        <w:r w:rsidRPr="006902F6" w:rsidDel="009B7859">
          <w:rPr>
            <w:rFonts w:eastAsia="Times New Roman" w:cs="Times New Roman"/>
            <w:color w:val="000000" w:themeColor="text1"/>
            <w:shd w:val="clear" w:color="auto" w:fill="FFFFFF"/>
          </w:rPr>
          <w:delText>P30-CA062203</w:delText>
        </w:r>
        <w:r w:rsidRPr="006902F6" w:rsidDel="009B7859">
          <w:rPr>
            <w:rFonts w:eastAsia="Times New Roman" w:cs="Times New Roman"/>
            <w:color w:val="000000" w:themeColor="text1"/>
          </w:rPr>
          <w:delText>)</w:delText>
        </w:r>
        <w:r w:rsidRPr="006902F6" w:rsidDel="009B7859">
          <w:rPr>
            <w:bCs/>
            <w:color w:val="000000" w:themeColor="text1"/>
          </w:rPr>
          <w:delText xml:space="preserve">.  </w:delText>
        </w:r>
        <w:r w:rsidRPr="00015EDD" w:rsidDel="009B7859">
          <w:rPr>
            <w:bCs/>
            <w:color w:val="000000" w:themeColor="text1"/>
          </w:rPr>
          <w:delText xml:space="preserve">Erin Stephenson is </w:delText>
        </w:r>
        <w:r w:rsidDel="009B7859">
          <w:rPr>
            <w:bCs/>
            <w:color w:val="000000" w:themeColor="text1"/>
          </w:rPr>
          <w:delText>partially</w:delText>
        </w:r>
        <w:r w:rsidRPr="00015EDD" w:rsidDel="009B7859">
          <w:rPr>
            <w:bCs/>
            <w:color w:val="000000" w:themeColor="text1"/>
          </w:rPr>
          <w:delText xml:space="preserve"> supported by funding</w:delText>
        </w:r>
        <w:r w:rsidDel="009B7859">
          <w:rPr>
            <w:bCs/>
            <w:color w:val="000000" w:themeColor="text1"/>
          </w:rPr>
          <w:delText xml:space="preserve"> from</w:delText>
        </w:r>
        <w:r w:rsidRPr="00015EDD" w:rsidDel="009B7859">
          <w:rPr>
            <w:bCs/>
            <w:color w:val="000000" w:themeColor="text1"/>
          </w:rPr>
          <w:delText xml:space="preserve"> </w:delText>
        </w:r>
        <w:r w:rsidRPr="004B46F2" w:rsidDel="009B7859">
          <w:rPr>
            <w:rFonts w:cs="Times"/>
            <w:bCs/>
          </w:rPr>
          <w:delText>Le Bonheur Children’s Hospital, the Children’s Foundation Research Institute and</w:delText>
        </w:r>
        <w:r w:rsidDel="009B7859">
          <w:rPr>
            <w:rFonts w:cs="Times"/>
            <w:bCs/>
          </w:rPr>
          <w:delText xml:space="preserve"> the Le Bonheur Associate Board</w:delText>
        </w:r>
        <w:r w:rsidDel="009B7859">
          <w:rPr>
            <w:bCs/>
            <w:color w:val="000000" w:themeColor="text1"/>
          </w:rPr>
          <w:delText>.</w:delText>
        </w:r>
      </w:del>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lastRenderedPageBreak/>
        <w:t>Author contributions:</w:t>
      </w:r>
      <w:r>
        <w:t xml:space="preserve"> D.B. acquired funding. D.B., I.Ha. and I.Ho. were responsible for conceptualizing the study. D.B., I.Ha. and N.Q. designed the experiments. I.Ha. performed all cell experiments. I.Ha., E.S. and J.R. performed mouse experiments. D.B. and Q.T. performed statistical analyses. I.Ha. wrote the manuscript. I.Ha.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391C264" w:rsidR="00B022C2" w:rsidRDefault="00706726" w:rsidP="005821CD">
      <w:pPr>
        <w:spacing w:line="480" w:lineRule="auto"/>
        <w:rPr>
          <w:bCs/>
          <w:color w:val="000000" w:themeColor="text1"/>
        </w:rPr>
      </w:pPr>
      <w:r w:rsidRPr="0068384E">
        <w:rPr>
          <w:b/>
          <w:color w:val="000000" w:themeColor="text1"/>
        </w:rPr>
        <w:t xml:space="preserve">Acknowledgements: </w:t>
      </w:r>
      <w:r w:rsidR="00302276">
        <w:rPr>
          <w:bCs/>
          <w:color w:val="000000" w:themeColor="text1"/>
        </w:rPr>
        <w:t>We would like to thank</w:t>
      </w:r>
      <w:r w:rsidR="0089314D">
        <w:rPr>
          <w:bCs/>
          <w:color w:val="000000" w:themeColor="text1"/>
        </w:rPr>
        <w:t xml:space="preserve"> the study participant for their willingness to be involved in this research. We would like to thank</w:t>
      </w:r>
      <w:r w:rsidR="00302276">
        <w:rPr>
          <w:bCs/>
          <w:color w:val="000000" w:themeColor="text1"/>
        </w:rPr>
        <w:t xml:space="preserve"> Jennifer DelProposto and Carey Lumeng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We would like to thank the other members of the Bridges laboratory, Thurl Harris (University of Virginia)</w:t>
      </w:r>
      <w:r w:rsidR="00F33C5C">
        <w:rPr>
          <w:bCs/>
          <w:color w:val="000000" w:themeColor="text1"/>
        </w:rPr>
        <w:t>, Christoph Buettner</w:t>
      </w:r>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6AB6A99" w14:textId="4F16C64A" w:rsidR="00245EC7" w:rsidRPr="00245EC7" w:rsidRDefault="00A43B68" w:rsidP="00245EC7">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45EC7" w:rsidRPr="00245EC7">
        <w:rPr>
          <w:rFonts w:ascii="Calibri" w:eastAsia="Times New Roman" w:hAnsi="Calibri" w:cs="Times New Roman"/>
          <w:noProof/>
        </w:rPr>
        <w:t xml:space="preserve">1. </w:t>
      </w:r>
      <w:r w:rsidR="00245EC7" w:rsidRPr="00245EC7">
        <w:rPr>
          <w:rFonts w:ascii="Calibri" w:eastAsia="Times New Roman" w:hAnsi="Calibri" w:cs="Times New Roman"/>
          <w:noProof/>
        </w:rPr>
        <w:tab/>
      </w:r>
      <w:r w:rsidR="00245EC7" w:rsidRPr="00245EC7">
        <w:rPr>
          <w:rFonts w:ascii="Calibri" w:eastAsia="Times New Roman" w:hAnsi="Calibri" w:cs="Times New Roman"/>
          <w:b/>
          <w:bCs/>
          <w:noProof/>
        </w:rPr>
        <w:t>Paredes S, Ribeiro L.</w:t>
      </w:r>
      <w:r w:rsidR="00245EC7" w:rsidRPr="00245EC7">
        <w:rPr>
          <w:rFonts w:ascii="Calibri" w:eastAsia="Times New Roman" w:hAnsi="Calibri" w:cs="Times New Roman"/>
          <w:noProof/>
        </w:rPr>
        <w:t xml:space="preserve"> Cortisol: the villain in Metabolic Syndrome? </w:t>
      </w:r>
      <w:r w:rsidR="00245EC7" w:rsidRPr="00245EC7">
        <w:rPr>
          <w:rFonts w:ascii="Calibri" w:eastAsia="Times New Roman" w:hAnsi="Calibri" w:cs="Times New Roman"/>
          <w:i/>
          <w:iCs/>
          <w:noProof/>
        </w:rPr>
        <w:t>Rev Assoc Med BRAs</w:t>
      </w:r>
      <w:r w:rsidR="00245EC7" w:rsidRPr="00245EC7">
        <w:rPr>
          <w:rFonts w:ascii="Calibri" w:eastAsia="Times New Roman" w:hAnsi="Calibri" w:cs="Times New Roman"/>
          <w:noProof/>
        </w:rPr>
        <w:t xml:space="preserve"> 2014;60(1):84–92.</w:t>
      </w:r>
    </w:p>
    <w:p w14:paraId="79252B9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 </w:t>
      </w:r>
      <w:r w:rsidRPr="00245EC7">
        <w:rPr>
          <w:rFonts w:ascii="Calibri" w:eastAsia="Times New Roman" w:hAnsi="Calibri" w:cs="Times New Roman"/>
          <w:noProof/>
        </w:rPr>
        <w:tab/>
      </w:r>
      <w:r w:rsidRPr="00245EC7">
        <w:rPr>
          <w:rFonts w:ascii="Calibri" w:eastAsia="Times New Roman" w:hAnsi="Calibri" w:cs="Times New Roman"/>
          <w:b/>
          <w:bCs/>
          <w:noProof/>
        </w:rPr>
        <w:t>Overman R a., Yeh JY, Deal CL.</w:t>
      </w:r>
      <w:r w:rsidRPr="00245EC7">
        <w:rPr>
          <w:rFonts w:ascii="Calibri" w:eastAsia="Times New Roman" w:hAnsi="Calibri" w:cs="Times New Roman"/>
          <w:noProof/>
        </w:rPr>
        <w:t xml:space="preserve"> Prevalence of oral glucocorticoid usage in the United States: A general population perspective. </w:t>
      </w:r>
      <w:r w:rsidRPr="00245EC7">
        <w:rPr>
          <w:rFonts w:ascii="Calibri" w:eastAsia="Times New Roman" w:hAnsi="Calibri" w:cs="Times New Roman"/>
          <w:i/>
          <w:iCs/>
          <w:noProof/>
        </w:rPr>
        <w:t>Arthritis Care Res.</w:t>
      </w:r>
      <w:r w:rsidRPr="00245EC7">
        <w:rPr>
          <w:rFonts w:ascii="Calibri" w:eastAsia="Times New Roman" w:hAnsi="Calibri" w:cs="Times New Roman"/>
          <w:noProof/>
        </w:rPr>
        <w:t xml:space="preserve"> 2013;65(2):294–298.</w:t>
      </w:r>
    </w:p>
    <w:p w14:paraId="2206796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 </w:t>
      </w:r>
      <w:r w:rsidRPr="00245EC7">
        <w:rPr>
          <w:rFonts w:ascii="Calibri" w:eastAsia="Times New Roman" w:hAnsi="Calibri" w:cs="Times New Roman"/>
          <w:noProof/>
        </w:rPr>
        <w:tab/>
      </w:r>
      <w:r w:rsidRPr="00245EC7">
        <w:rPr>
          <w:rFonts w:ascii="Calibri" w:eastAsia="Times New Roman" w:hAnsi="Calibri" w:cs="Times New Roman"/>
          <w:b/>
          <w:bCs/>
          <w:noProof/>
        </w:rPr>
        <w:t>Fardet L, Petersen I, Nazareth I.</w:t>
      </w:r>
      <w:r w:rsidRPr="00245EC7">
        <w:rPr>
          <w:rFonts w:ascii="Calibri" w:eastAsia="Times New Roman" w:hAnsi="Calibri" w:cs="Times New Roman"/>
          <w:noProof/>
        </w:rPr>
        <w:t xml:space="preserve"> Original article Prevalence of long-term oral glucocorticoid prescriptions in the UK over the past 20 years. 2011;(March). doi:10.1093/rheumatology/ker017.</w:t>
      </w:r>
    </w:p>
    <w:p w14:paraId="6D6B4E2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 </w:t>
      </w:r>
      <w:r w:rsidRPr="00245EC7">
        <w:rPr>
          <w:rFonts w:ascii="Calibri" w:eastAsia="Times New Roman" w:hAnsi="Calibri" w:cs="Times New Roman"/>
          <w:noProof/>
        </w:rPr>
        <w:tab/>
      </w:r>
      <w:r w:rsidRPr="00245EC7">
        <w:rPr>
          <w:rFonts w:ascii="Calibri" w:eastAsia="Times New Roman" w:hAnsi="Calibri" w:cs="Times New Roman"/>
          <w:b/>
          <w:bCs/>
          <w:noProof/>
        </w:rPr>
        <w:t>Hsiao C, Ph D, Cherry DK, Beatty PC, Ph D, Rechtsteiner EA, Care H.</w:t>
      </w:r>
      <w:r w:rsidRPr="00245EC7">
        <w:rPr>
          <w:rFonts w:ascii="Calibri" w:eastAsia="Times New Roman" w:hAnsi="Calibri" w:cs="Times New Roman"/>
          <w:noProof/>
        </w:rPr>
        <w:t xml:space="preserve"> National Ambulatory </w:t>
      </w:r>
      <w:r w:rsidRPr="00245EC7">
        <w:rPr>
          <w:rFonts w:ascii="Calibri" w:eastAsia="Times New Roman" w:hAnsi="Calibri" w:cs="Times New Roman"/>
          <w:noProof/>
        </w:rPr>
        <w:lastRenderedPageBreak/>
        <w:t>Medical Care Survey : 2007 Summary. 2010;(27).</w:t>
      </w:r>
    </w:p>
    <w:p w14:paraId="48A35A0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5. </w:t>
      </w:r>
      <w:r w:rsidRPr="00245EC7">
        <w:rPr>
          <w:rFonts w:ascii="Calibri" w:eastAsia="Times New Roman" w:hAnsi="Calibri" w:cs="Times New Roman"/>
          <w:noProof/>
        </w:rPr>
        <w:tab/>
      </w:r>
      <w:r w:rsidRPr="00245EC7">
        <w:rPr>
          <w:rFonts w:ascii="Calibri" w:eastAsia="Times New Roman" w:hAnsi="Calibri" w:cs="Times New Roman"/>
          <w:b/>
          <w:bCs/>
          <w:noProof/>
        </w:rPr>
        <w:t>Laugesen K, Otto J, Jørgensen L, Sørensen HT, Petersen I.</w:t>
      </w:r>
      <w:r w:rsidRPr="00245EC7">
        <w:rPr>
          <w:rFonts w:ascii="Calibri" w:eastAsia="Times New Roman" w:hAnsi="Calibri" w:cs="Times New Roman"/>
          <w:noProof/>
        </w:rPr>
        <w:t xml:space="preserve"> Systemic glucocorticoid use in Denmark : a population-based prevalence study. 2017;(January 1999):1–6.</w:t>
      </w:r>
    </w:p>
    <w:p w14:paraId="3DC0DF2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6. </w:t>
      </w:r>
      <w:r w:rsidRPr="00245EC7">
        <w:rPr>
          <w:rFonts w:ascii="Calibri" w:eastAsia="Times New Roman" w:hAnsi="Calibri" w:cs="Times New Roman"/>
          <w:noProof/>
        </w:rPr>
        <w:tab/>
      </w:r>
      <w:r w:rsidRPr="00245EC7">
        <w:rPr>
          <w:rFonts w:ascii="Calibri" w:eastAsia="Times New Roman" w:hAnsi="Calibri" w:cs="Times New Roman"/>
          <w:b/>
          <w:bCs/>
          <w:noProof/>
        </w:rPr>
        <w:t>The GBD 2015 Obesity Collaborators.</w:t>
      </w:r>
      <w:r w:rsidRPr="00245EC7">
        <w:rPr>
          <w:rFonts w:ascii="Calibri" w:eastAsia="Times New Roman" w:hAnsi="Calibri" w:cs="Times New Roman"/>
          <w:noProof/>
        </w:rPr>
        <w:t xml:space="preserve"> Health Effects of Overweight and Obesity in 195 Countries over 25 Years. </w:t>
      </w:r>
      <w:r w:rsidRPr="00245EC7">
        <w:rPr>
          <w:rFonts w:ascii="Calibri" w:eastAsia="Times New Roman" w:hAnsi="Calibri" w:cs="Times New Roman"/>
          <w:i/>
          <w:iCs/>
          <w:noProof/>
        </w:rPr>
        <w:t>N. Engl. J. Med.</w:t>
      </w:r>
      <w:r w:rsidRPr="00245EC7">
        <w:rPr>
          <w:rFonts w:ascii="Calibri" w:eastAsia="Times New Roman" w:hAnsi="Calibri" w:cs="Times New Roman"/>
          <w:noProof/>
        </w:rPr>
        <w:t xml:space="preserve"> 2017;377(1):13–27.</w:t>
      </w:r>
    </w:p>
    <w:p w14:paraId="2B3DF8F8"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7. </w:t>
      </w:r>
      <w:r w:rsidRPr="00245EC7">
        <w:rPr>
          <w:rFonts w:ascii="Calibri" w:eastAsia="Times New Roman" w:hAnsi="Calibri" w:cs="Times New Roman"/>
          <w:noProof/>
        </w:rPr>
        <w:tab/>
      </w:r>
      <w:r w:rsidRPr="00245EC7">
        <w:rPr>
          <w:rFonts w:ascii="Calibri" w:eastAsia="Times New Roman" w:hAnsi="Calibri" w:cs="Times New Roman"/>
          <w:b/>
          <w:bCs/>
          <w:noProof/>
        </w:rPr>
        <w:t>Beaudry JL, Anna MD, Teich T, Tsushima R, Riddell MC.</w:t>
      </w:r>
      <w:r w:rsidRPr="00245EC7">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3850A1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8. </w:t>
      </w:r>
      <w:r w:rsidRPr="00245EC7">
        <w:rPr>
          <w:rFonts w:ascii="Calibri" w:eastAsia="Times New Roman" w:hAnsi="Calibri" w:cs="Times New Roman"/>
          <w:noProof/>
        </w:rPr>
        <w:tab/>
      </w:r>
      <w:r w:rsidRPr="00245EC7">
        <w:rPr>
          <w:rFonts w:ascii="Calibri" w:eastAsia="Times New Roman" w:hAnsi="Calibri" w:cs="Times New Roman"/>
          <w:b/>
          <w:bCs/>
          <w:noProof/>
        </w:rPr>
        <w:t>Shpilberg Y, Beaudry JL, Souza AD, Campbell JE, Peckett A, Riddell MC.</w:t>
      </w:r>
      <w:r w:rsidRPr="00245EC7">
        <w:rPr>
          <w:rFonts w:ascii="Calibri" w:eastAsia="Times New Roman" w:hAnsi="Calibri" w:cs="Times New Roman"/>
          <w:noProof/>
        </w:rPr>
        <w:t xml:space="preserve"> A rodent model of rapid-onset diabetes induced by glucocorticoids and high-fat feeding. 2012;680:671–680.</w:t>
      </w:r>
    </w:p>
    <w:p w14:paraId="21E1504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9. </w:t>
      </w:r>
      <w:r w:rsidRPr="00245EC7">
        <w:rPr>
          <w:rFonts w:ascii="Calibri" w:eastAsia="Times New Roman" w:hAnsi="Calibri" w:cs="Times New Roman"/>
          <w:noProof/>
        </w:rPr>
        <w:tab/>
      </w:r>
      <w:r w:rsidRPr="00245EC7">
        <w:rPr>
          <w:rFonts w:ascii="Calibri" w:eastAsia="Times New Roman" w:hAnsi="Calibri" w:cs="Times New Roman"/>
          <w:b/>
          <w:bCs/>
          <w:noProof/>
        </w:rPr>
        <w:t>Dardevet D, Somet C, Taillandier D, Savary I, Attaix D, Grizard J.</w:t>
      </w:r>
      <w:r w:rsidRPr="00245EC7">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245EC7">
        <w:rPr>
          <w:rFonts w:ascii="Calibri" w:eastAsia="Times New Roman" w:hAnsi="Calibri" w:cs="Times New Roman"/>
          <w:i/>
          <w:iCs/>
          <w:noProof/>
        </w:rPr>
        <w:t>J. Clin. Invest.</w:t>
      </w:r>
      <w:r w:rsidRPr="00245EC7">
        <w:rPr>
          <w:rFonts w:ascii="Calibri" w:eastAsia="Times New Roman" w:hAnsi="Calibri" w:cs="Times New Roman"/>
          <w:noProof/>
        </w:rPr>
        <w:t xml:space="preserve"> 1995;96(31):2113–2119.</w:t>
      </w:r>
    </w:p>
    <w:p w14:paraId="5BD17C8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10. </w:t>
      </w:r>
      <w:r w:rsidRPr="00245EC7">
        <w:rPr>
          <w:rFonts w:ascii="Calibri" w:eastAsia="Times New Roman" w:hAnsi="Calibri" w:cs="Times New Roman"/>
          <w:noProof/>
        </w:rPr>
        <w:tab/>
      </w:r>
      <w:r w:rsidRPr="00245EC7">
        <w:rPr>
          <w:rFonts w:ascii="Calibri" w:eastAsia="Times New Roman" w:hAnsi="Calibri" w:cs="Times New Roman"/>
          <w:b/>
          <w:bCs/>
          <w:noProof/>
        </w:rPr>
        <w:t>Hochberg I, Harvey I, Tran QT, Stephenson EJ, Barkan AL, Saltiel AR, Chandler WF, Bridges D.</w:t>
      </w:r>
      <w:r w:rsidRPr="00245EC7">
        <w:rPr>
          <w:rFonts w:ascii="Calibri" w:eastAsia="Times New Roman" w:hAnsi="Calibri" w:cs="Times New Roman"/>
          <w:noProof/>
        </w:rPr>
        <w:t xml:space="preserve"> Gene expression changes in subcutaneous adipose tissue due to Cushing’s disease. </w:t>
      </w:r>
      <w:r w:rsidRPr="00245EC7">
        <w:rPr>
          <w:rFonts w:ascii="Calibri" w:eastAsia="Times New Roman" w:hAnsi="Calibri" w:cs="Times New Roman"/>
          <w:i/>
          <w:iCs/>
          <w:noProof/>
        </w:rPr>
        <w:t>J. Mol. Endocrinol.</w:t>
      </w:r>
      <w:r w:rsidRPr="00245EC7">
        <w:rPr>
          <w:rFonts w:ascii="Calibri" w:eastAsia="Times New Roman" w:hAnsi="Calibri" w:cs="Times New Roman"/>
          <w:noProof/>
        </w:rPr>
        <w:t xml:space="preserve"> 2015;55(2):81–94.</w:t>
      </w:r>
    </w:p>
    <w:p w14:paraId="0EA3EF0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11. </w:t>
      </w:r>
      <w:r w:rsidRPr="00245EC7">
        <w:rPr>
          <w:rFonts w:ascii="Calibri" w:eastAsia="Times New Roman" w:hAnsi="Calibri" w:cs="Times New Roman"/>
          <w:noProof/>
        </w:rPr>
        <w:tab/>
      </w:r>
      <w:r w:rsidRPr="00245EC7">
        <w:rPr>
          <w:rFonts w:ascii="Calibri" w:eastAsia="Times New Roman" w:hAnsi="Calibri" w:cs="Times New Roman"/>
          <w:b/>
          <w:bCs/>
          <w:noProof/>
        </w:rPr>
        <w:t>Schakman O, Kalista S, Barbé C, Loumaye A, Thissen JP.</w:t>
      </w:r>
      <w:r w:rsidRPr="00245EC7">
        <w:rPr>
          <w:rFonts w:ascii="Calibri" w:eastAsia="Times New Roman" w:hAnsi="Calibri" w:cs="Times New Roman"/>
          <w:noProof/>
        </w:rPr>
        <w:t xml:space="preserve"> Glucocorticoid-induced skeletal muscle atrophy </w:t>
      </w:r>
      <w:r w:rsidRPr="00245EC7">
        <w:rPr>
          <w:rFonts w:ascii="Oriya Sangam MN" w:eastAsia="Oriya Sangam MN" w:hAnsi="Oriya Sangam MN" w:cs="Oriya Sangam MN"/>
          <w:noProof/>
        </w:rPr>
        <w:t>ଝ</w:t>
      </w:r>
      <w:r w:rsidRPr="00245EC7">
        <w:rPr>
          <w:rFonts w:ascii="Calibri" w:eastAsia="Times New Roman" w:hAnsi="Calibri" w:cs="Times New Roman"/>
          <w:noProof/>
        </w:rPr>
        <w:t xml:space="preserve">. </w:t>
      </w:r>
      <w:r w:rsidRPr="00245EC7">
        <w:rPr>
          <w:rFonts w:ascii="Calibri" w:eastAsia="Times New Roman" w:hAnsi="Calibri" w:cs="Times New Roman"/>
          <w:i/>
          <w:iCs/>
          <w:noProof/>
        </w:rPr>
        <w:t>Int. J. Biochem. Cell Biol.</w:t>
      </w:r>
      <w:r w:rsidRPr="00245EC7">
        <w:rPr>
          <w:rFonts w:ascii="Calibri" w:eastAsia="Times New Roman" w:hAnsi="Calibri" w:cs="Times New Roman"/>
          <w:noProof/>
        </w:rPr>
        <w:t xml:space="preserve"> 2013;45(10):2163–2172.</w:t>
      </w:r>
    </w:p>
    <w:p w14:paraId="42150C0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12. </w:t>
      </w:r>
      <w:r w:rsidRPr="00245EC7">
        <w:rPr>
          <w:rFonts w:ascii="Calibri" w:eastAsia="Times New Roman" w:hAnsi="Calibri" w:cs="Times New Roman"/>
          <w:noProof/>
        </w:rPr>
        <w:tab/>
      </w:r>
      <w:r w:rsidRPr="00245EC7">
        <w:rPr>
          <w:rFonts w:ascii="Calibri" w:eastAsia="Times New Roman" w:hAnsi="Calibri" w:cs="Times New Roman"/>
          <w:b/>
          <w:bCs/>
          <w:noProof/>
        </w:rPr>
        <w:t>Abad V, Chrousos GP, Reynolds JC, Nieman LK, Hill SC, Weinstein RS, Leong GM.</w:t>
      </w:r>
      <w:r w:rsidRPr="00245EC7">
        <w:rPr>
          <w:rFonts w:ascii="Calibri" w:eastAsia="Times New Roman" w:hAnsi="Calibri" w:cs="Times New Roman"/>
          <w:noProof/>
        </w:rPr>
        <w:t xml:space="preserve"> Glucocorticoid Excess During Adolescence Leads to a Major Persistent Deficit in Bone </w:t>
      </w:r>
      <w:r w:rsidRPr="00245EC7">
        <w:rPr>
          <w:rFonts w:ascii="Calibri" w:eastAsia="Times New Roman" w:hAnsi="Calibri" w:cs="Times New Roman"/>
          <w:noProof/>
        </w:rPr>
        <w:lastRenderedPageBreak/>
        <w:t>Mass and an Increase in Central Body Fat. 2001;16(10):1879–1885.</w:t>
      </w:r>
    </w:p>
    <w:p w14:paraId="3C7A218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13. </w:t>
      </w:r>
      <w:r w:rsidRPr="00245EC7">
        <w:rPr>
          <w:rFonts w:ascii="Calibri" w:eastAsia="Times New Roman" w:hAnsi="Calibri" w:cs="Times New Roman"/>
          <w:noProof/>
        </w:rPr>
        <w:tab/>
      </w:r>
      <w:r w:rsidRPr="00245EC7">
        <w:rPr>
          <w:rFonts w:ascii="Calibri" w:eastAsia="Times New Roman" w:hAnsi="Calibri" w:cs="Times New Roman"/>
          <w:b/>
          <w:bCs/>
          <w:noProof/>
        </w:rPr>
        <w:t>Geer EB, Shen W, Gallagher D, Punyanitya M, Looker HC, Post KD, Freda PU.</w:t>
      </w:r>
      <w:r w:rsidRPr="00245EC7">
        <w:rPr>
          <w:rFonts w:ascii="Calibri" w:eastAsia="Times New Roman" w:hAnsi="Calibri" w:cs="Times New Roman"/>
          <w:noProof/>
        </w:rPr>
        <w:t xml:space="preserve"> Female Patients with Cushing ’ s Disease. 2011;73(4):469–475.</w:t>
      </w:r>
    </w:p>
    <w:p w14:paraId="34654D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14.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Pedersen SB, Møller N, Schmitz O.</w:t>
      </w:r>
      <w:r w:rsidRPr="00245EC7">
        <w:rPr>
          <w:rFonts w:ascii="Calibri" w:eastAsia="Times New Roman" w:hAnsi="Calibri" w:cs="Times New Roman"/>
          <w:noProof/>
        </w:rPr>
        <w:t xml:space="preserve"> Additive effects of cortisol and growth hormone on regional and systemic lipolysis in humans. 2004:488–494.</w:t>
      </w:r>
    </w:p>
    <w:p w14:paraId="2D67755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15. </w:t>
      </w:r>
      <w:r w:rsidRPr="00245EC7">
        <w:rPr>
          <w:rFonts w:ascii="Calibri" w:eastAsia="Times New Roman" w:hAnsi="Calibri" w:cs="Times New Roman"/>
          <w:noProof/>
        </w:rPr>
        <w:tab/>
      </w:r>
      <w:r w:rsidRPr="00245EC7">
        <w:rPr>
          <w:rFonts w:ascii="Calibri" w:eastAsia="Times New Roman" w:hAnsi="Calibri" w:cs="Times New Roman"/>
          <w:b/>
          <w:bCs/>
          <w:noProof/>
        </w:rPr>
        <w:t>Kršek M, Rosická M, Nedvídková J, Ková HKČ, Hána V, Marek J, Haluzík M, Lai EW, Pacák K.</w:t>
      </w:r>
      <w:r w:rsidRPr="00245EC7">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50C59D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16.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Mengel  a, Christiansen JS, Schmitz OE, Møller N.</w:t>
      </w:r>
      <w:r w:rsidRPr="00245EC7">
        <w:rPr>
          <w:rFonts w:ascii="Calibri" w:eastAsia="Times New Roman" w:hAnsi="Calibri" w:cs="Times New Roman"/>
          <w:noProof/>
        </w:rPr>
        <w:t xml:space="preserve"> Effects of cortisol on lipolysis and regional interstitial glycerol levels in humans. </w:t>
      </w:r>
      <w:r w:rsidRPr="00245EC7">
        <w:rPr>
          <w:rFonts w:ascii="Calibri" w:eastAsia="Times New Roman" w:hAnsi="Calibri" w:cs="Times New Roman"/>
          <w:i/>
          <w:iCs/>
          <w:noProof/>
        </w:rPr>
        <w:t>Am. J. Physiol. Endocrinol. Metab.</w:t>
      </w:r>
      <w:r w:rsidRPr="00245EC7">
        <w:rPr>
          <w:rFonts w:ascii="Calibri" w:eastAsia="Times New Roman" w:hAnsi="Calibri" w:cs="Times New Roman"/>
          <w:noProof/>
        </w:rPr>
        <w:t xml:space="preserve"> 2002;283(1):E172–E177.</w:t>
      </w:r>
    </w:p>
    <w:p w14:paraId="75DFC7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17. </w:t>
      </w:r>
      <w:r w:rsidRPr="00245EC7">
        <w:rPr>
          <w:rFonts w:ascii="Calibri" w:eastAsia="Times New Roman" w:hAnsi="Calibri" w:cs="Times New Roman"/>
          <w:noProof/>
        </w:rPr>
        <w:tab/>
      </w:r>
      <w:r w:rsidRPr="00245EC7">
        <w:rPr>
          <w:rFonts w:ascii="Calibri" w:eastAsia="Times New Roman" w:hAnsi="Calibri" w:cs="Times New Roman"/>
          <w:b/>
          <w:bCs/>
          <w:noProof/>
        </w:rPr>
        <w:t>Rebrin K, Steil GM, Mittelman SD, Bergman RN.</w:t>
      </w:r>
      <w:r w:rsidRPr="00245EC7">
        <w:rPr>
          <w:rFonts w:ascii="Calibri" w:eastAsia="Times New Roman" w:hAnsi="Calibri" w:cs="Times New Roman"/>
          <w:noProof/>
        </w:rPr>
        <w:t xml:space="preserve"> Causal Linkage between Insulin Suppression of Lipolysis and Suppression of Liver Glucose Output in Dogs. 1996;98(3):741–749.</w:t>
      </w:r>
    </w:p>
    <w:p w14:paraId="24EADD6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18. </w:t>
      </w:r>
      <w:r w:rsidRPr="00245EC7">
        <w:rPr>
          <w:rFonts w:ascii="Calibri" w:eastAsia="Times New Roman" w:hAnsi="Calibri" w:cs="Times New Roman"/>
          <w:noProof/>
        </w:rPr>
        <w:tab/>
      </w:r>
      <w:r w:rsidRPr="00245EC7">
        <w:rPr>
          <w:rFonts w:ascii="Calibri" w:eastAsia="Times New Roman" w:hAnsi="Calibri" w:cs="Times New Roman"/>
          <w:b/>
          <w:bCs/>
          <w:noProof/>
        </w:rPr>
        <w:t>Zhang M, Hu T, Zhang S, Zhou L.</w:t>
      </w:r>
      <w:r w:rsidRPr="00245EC7">
        <w:rPr>
          <w:rFonts w:ascii="Calibri" w:eastAsia="Times New Roman" w:hAnsi="Calibri" w:cs="Times New Roman"/>
          <w:noProof/>
        </w:rPr>
        <w:t xml:space="preserve"> Associations of Different Adipose Tissue Depots with Insulin Resistance : A Systematic Review and Meta-analysis of Observational Studies. </w:t>
      </w:r>
      <w:r w:rsidRPr="00245EC7">
        <w:rPr>
          <w:rFonts w:ascii="Calibri" w:eastAsia="Times New Roman" w:hAnsi="Calibri" w:cs="Times New Roman"/>
          <w:i/>
          <w:iCs/>
          <w:noProof/>
        </w:rPr>
        <w:t>Nat. Publ. Gr.</w:t>
      </w:r>
      <w:r w:rsidRPr="00245EC7">
        <w:rPr>
          <w:rFonts w:ascii="Calibri" w:eastAsia="Times New Roman" w:hAnsi="Calibri" w:cs="Times New Roman"/>
          <w:noProof/>
        </w:rPr>
        <w:t xml:space="preserve"> 2015;(December):1–6.</w:t>
      </w:r>
    </w:p>
    <w:p w14:paraId="613C907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19. </w:t>
      </w:r>
      <w:r w:rsidRPr="00245EC7">
        <w:rPr>
          <w:rFonts w:ascii="Calibri" w:eastAsia="Times New Roman" w:hAnsi="Calibri" w:cs="Times New Roman"/>
          <w:noProof/>
        </w:rPr>
        <w:tab/>
      </w:r>
      <w:r w:rsidRPr="00245EC7">
        <w:rPr>
          <w:rFonts w:ascii="Calibri" w:eastAsia="Times New Roman" w:hAnsi="Calibri" w:cs="Times New Roman"/>
          <w:b/>
          <w:bCs/>
          <w:noProof/>
        </w:rPr>
        <w:t>Dirks ML, Wall BT, Valk B Van De, Holloway TM.</w:t>
      </w:r>
      <w:r w:rsidRPr="00245EC7">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6B7EC2C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20. </w:t>
      </w:r>
      <w:r w:rsidRPr="00245EC7">
        <w:rPr>
          <w:rFonts w:ascii="Calibri" w:eastAsia="Times New Roman" w:hAnsi="Calibri" w:cs="Times New Roman"/>
          <w:noProof/>
        </w:rPr>
        <w:tab/>
      </w:r>
      <w:r w:rsidRPr="00245EC7">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245EC7">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79022F5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21. </w:t>
      </w:r>
      <w:r w:rsidRPr="00245EC7">
        <w:rPr>
          <w:rFonts w:ascii="Calibri" w:eastAsia="Times New Roman" w:hAnsi="Calibri" w:cs="Times New Roman"/>
          <w:noProof/>
        </w:rPr>
        <w:tab/>
      </w:r>
      <w:r w:rsidRPr="00245EC7">
        <w:rPr>
          <w:rFonts w:ascii="Calibri" w:eastAsia="Times New Roman" w:hAnsi="Calibri" w:cs="Times New Roman"/>
          <w:b/>
          <w:bCs/>
          <w:noProof/>
        </w:rPr>
        <w:t>Shen Y, Roh HC, Kumari M, Rosen ED.</w:t>
      </w:r>
      <w:r w:rsidRPr="00245EC7">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245EC7">
        <w:rPr>
          <w:rFonts w:ascii="Calibri" w:eastAsia="Times New Roman" w:hAnsi="Calibri" w:cs="Times New Roman"/>
          <w:i/>
          <w:iCs/>
          <w:noProof/>
        </w:rPr>
        <w:t>Mol. Metab.</w:t>
      </w:r>
      <w:r w:rsidRPr="00245EC7">
        <w:rPr>
          <w:rFonts w:ascii="Calibri" w:eastAsia="Times New Roman" w:hAnsi="Calibri" w:cs="Times New Roman"/>
          <w:noProof/>
        </w:rPr>
        <w:t xml:space="preserve"> 2017. doi:10.1016/j.molmet.2017.06.013.</w:t>
      </w:r>
    </w:p>
    <w:p w14:paraId="63DE221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22. </w:t>
      </w:r>
      <w:r w:rsidRPr="00245EC7">
        <w:rPr>
          <w:rFonts w:ascii="Calibri" w:eastAsia="Times New Roman" w:hAnsi="Calibri" w:cs="Times New Roman"/>
          <w:noProof/>
        </w:rPr>
        <w:tab/>
      </w:r>
      <w:r w:rsidRPr="00245EC7">
        <w:rPr>
          <w:rFonts w:ascii="Calibri" w:eastAsia="Times New Roman" w:hAnsi="Calibri" w:cs="Times New Roman"/>
          <w:b/>
          <w:bCs/>
          <w:noProof/>
        </w:rPr>
        <w:t>Morgan SA, McCabe EL, Gathercole LL, Hassan-Smith ZK, Larner DP, Bujalska IJ, Stewart PM, Tomlinson JW, Lavery GG.</w:t>
      </w:r>
      <w:r w:rsidRPr="00245EC7">
        <w:rPr>
          <w:rFonts w:ascii="Calibri" w:eastAsia="Times New Roman" w:hAnsi="Calibri" w:cs="Times New Roman"/>
          <w:noProof/>
        </w:rPr>
        <w:t xml:space="preserve"> 11β-HSD1 is the major regulator of the tissue-specific effects of circulating glucocorticoid excess.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2014. doi:10.1073/pnas.1323681111.</w:t>
      </w:r>
    </w:p>
    <w:p w14:paraId="5BCEF3A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23. </w:t>
      </w:r>
      <w:r w:rsidRPr="00245EC7">
        <w:rPr>
          <w:rFonts w:ascii="Calibri" w:eastAsia="Times New Roman" w:hAnsi="Calibri" w:cs="Times New Roman"/>
          <w:noProof/>
        </w:rPr>
        <w:tab/>
      </w:r>
      <w:r w:rsidRPr="00245EC7">
        <w:rPr>
          <w:rFonts w:ascii="Calibri" w:eastAsia="Times New Roman" w:hAnsi="Calibri" w:cs="Times New Roman"/>
          <w:b/>
          <w:bCs/>
          <w:noProof/>
        </w:rPr>
        <w:t>Wang Y, Yan C, Liu L, Wang W, Du H, Fan W, Lutfy K, Jiang M, Friedman TC, Liu Y.</w:t>
      </w:r>
      <w:r w:rsidRPr="00245EC7">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245EC7">
        <w:rPr>
          <w:rFonts w:ascii="Calibri" w:eastAsia="Times New Roman" w:hAnsi="Calibri" w:cs="Times New Roman"/>
          <w:i/>
          <w:iCs/>
          <w:noProof/>
        </w:rPr>
        <w:t>AJP Endocrinol. Metab.</w:t>
      </w:r>
      <w:r w:rsidRPr="00245EC7">
        <w:rPr>
          <w:rFonts w:ascii="Calibri" w:eastAsia="Times New Roman" w:hAnsi="Calibri" w:cs="Times New Roman"/>
          <w:noProof/>
        </w:rPr>
        <w:t xml:space="preserve"> 2014;308(1):E84–E95.</w:t>
      </w:r>
    </w:p>
    <w:p w14:paraId="2D66D81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24. </w:t>
      </w:r>
      <w:r w:rsidRPr="00245EC7">
        <w:rPr>
          <w:rFonts w:ascii="Calibri" w:eastAsia="Times New Roman" w:hAnsi="Calibri" w:cs="Times New Roman"/>
          <w:noProof/>
        </w:rPr>
        <w:tab/>
      </w:r>
      <w:r w:rsidRPr="00245EC7">
        <w:rPr>
          <w:rFonts w:ascii="Calibri" w:eastAsia="Times New Roman" w:hAnsi="Calibri" w:cs="Times New Roman"/>
          <w:b/>
          <w:bCs/>
          <w:noProof/>
        </w:rPr>
        <w:t>McGuinness OP, Ayala JE, Laughlin MR, Wasserman DH.</w:t>
      </w:r>
      <w:r w:rsidRPr="00245EC7">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245EC7">
        <w:rPr>
          <w:rFonts w:ascii="Calibri" w:eastAsia="Times New Roman" w:hAnsi="Calibri" w:cs="Times New Roman"/>
          <w:i/>
          <w:iCs/>
          <w:noProof/>
        </w:rPr>
        <w:t>Am. J. Physiol. - Endocrinol. Metab.</w:t>
      </w:r>
      <w:r w:rsidRPr="00245EC7">
        <w:rPr>
          <w:rFonts w:ascii="Calibri" w:eastAsia="Times New Roman" w:hAnsi="Calibri" w:cs="Times New Roman"/>
          <w:noProof/>
        </w:rPr>
        <w:t xml:space="preserve"> 2009;297(4).</w:t>
      </w:r>
    </w:p>
    <w:p w14:paraId="5D7DA71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25. </w:t>
      </w:r>
      <w:r w:rsidRPr="00245EC7">
        <w:rPr>
          <w:rFonts w:ascii="Calibri" w:eastAsia="Times New Roman" w:hAnsi="Calibri" w:cs="Times New Roman"/>
          <w:noProof/>
        </w:rPr>
        <w:tab/>
      </w:r>
      <w:r w:rsidRPr="00245EC7">
        <w:rPr>
          <w:rFonts w:ascii="Calibri" w:eastAsia="Times New Roman" w:hAnsi="Calibri" w:cs="Times New Roman"/>
          <w:b/>
          <w:bCs/>
          <w:noProof/>
        </w:rPr>
        <w:t>Ayala JE, Bracy DP, Mcguinness OP, Wasserman DH.</w:t>
      </w:r>
      <w:r w:rsidRPr="00245EC7">
        <w:rPr>
          <w:rFonts w:ascii="Calibri" w:eastAsia="Times New Roman" w:hAnsi="Calibri" w:cs="Times New Roman"/>
          <w:noProof/>
        </w:rPr>
        <w:t xml:space="preserve"> Considerations in the Design of Hyperinsulinemic- Euglycemic Clamps in the Conscious Mouse. 2006;(October 2005).</w:t>
      </w:r>
    </w:p>
    <w:p w14:paraId="387F7C3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26. </w:t>
      </w:r>
      <w:r w:rsidRPr="00245EC7">
        <w:rPr>
          <w:rFonts w:ascii="Calibri" w:eastAsia="Times New Roman" w:hAnsi="Calibri" w:cs="Times New Roman"/>
          <w:noProof/>
        </w:rPr>
        <w:tab/>
      </w:r>
      <w:r w:rsidRPr="00245EC7">
        <w:rPr>
          <w:rFonts w:ascii="Calibri" w:eastAsia="Times New Roman" w:hAnsi="Calibri" w:cs="Times New Roman"/>
          <w:b/>
          <w:bCs/>
          <w:noProof/>
        </w:rPr>
        <w:t>Halseth AMYE, Bracy DP, Wasserman DH, Amy E, Bracy DP, David H.</w:t>
      </w:r>
      <w:r w:rsidRPr="00245EC7">
        <w:rPr>
          <w:rFonts w:ascii="Calibri" w:eastAsia="Times New Roman" w:hAnsi="Calibri" w:cs="Times New Roman"/>
          <w:noProof/>
        </w:rPr>
        <w:t xml:space="preserve"> Overexpression of </w:t>
      </w:r>
      <w:r w:rsidRPr="00245EC7">
        <w:rPr>
          <w:rFonts w:ascii="Calibri" w:eastAsia="Times New Roman" w:hAnsi="Calibri" w:cs="Times New Roman"/>
          <w:noProof/>
        </w:rPr>
        <w:lastRenderedPageBreak/>
        <w:t>hexokinase II increases insulin- and exercise-stimulated muscle glucose uptake in vivo. 1999.</w:t>
      </w:r>
    </w:p>
    <w:p w14:paraId="0DCDFF1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27. </w:t>
      </w:r>
      <w:r w:rsidRPr="00245EC7">
        <w:rPr>
          <w:rFonts w:ascii="Calibri" w:eastAsia="Times New Roman" w:hAnsi="Calibri" w:cs="Times New Roman"/>
          <w:noProof/>
        </w:rPr>
        <w:tab/>
      </w:r>
      <w:r w:rsidRPr="00245EC7">
        <w:rPr>
          <w:rFonts w:ascii="Calibri" w:eastAsia="Times New Roman" w:hAnsi="Calibri" w:cs="Times New Roman"/>
          <w:b/>
          <w:bCs/>
          <w:noProof/>
        </w:rPr>
        <w:t>Kraegen E, James D, Jenkins A, Chisholm D.</w:t>
      </w:r>
      <w:r w:rsidRPr="00245EC7">
        <w:rPr>
          <w:rFonts w:ascii="Calibri" w:eastAsia="Times New Roman" w:hAnsi="Calibri" w:cs="Times New Roman"/>
          <w:noProof/>
        </w:rPr>
        <w:t xml:space="preserve"> Dose-response curves for in vivo insulin sensitivity in individual tissues in rats. </w:t>
      </w:r>
      <w:r w:rsidRPr="00245EC7">
        <w:rPr>
          <w:rFonts w:ascii="Calibri" w:eastAsia="Times New Roman" w:hAnsi="Calibri" w:cs="Times New Roman"/>
          <w:i/>
          <w:iCs/>
          <w:noProof/>
        </w:rPr>
        <w:t>Am. Physiol. Soc.</w:t>
      </w:r>
      <w:r w:rsidRPr="00245EC7">
        <w:rPr>
          <w:rFonts w:ascii="Calibri" w:eastAsia="Times New Roman" w:hAnsi="Calibri" w:cs="Times New Roman"/>
          <w:noProof/>
        </w:rPr>
        <w:t xml:space="preserve"> 1985;(248):E353–E362.</w:t>
      </w:r>
    </w:p>
    <w:p w14:paraId="32BEC68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28. </w:t>
      </w:r>
      <w:r w:rsidRPr="00245EC7">
        <w:rPr>
          <w:rFonts w:ascii="Calibri" w:eastAsia="Times New Roman" w:hAnsi="Calibri" w:cs="Times New Roman"/>
          <w:noProof/>
        </w:rPr>
        <w:tab/>
      </w:r>
      <w:r w:rsidRPr="00245EC7">
        <w:rPr>
          <w:rFonts w:ascii="Calibri" w:eastAsia="Times New Roman" w:hAnsi="Calibri" w:cs="Times New Roman"/>
          <w:b/>
          <w:bCs/>
          <w:noProof/>
        </w:rPr>
        <w:t>Chiang S-H, Chang L SA.</w:t>
      </w:r>
      <w:r w:rsidRPr="00245EC7">
        <w:rPr>
          <w:rFonts w:ascii="Calibri" w:eastAsia="Times New Roman" w:hAnsi="Calibri" w:cs="Times New Roman"/>
          <w:noProof/>
        </w:rPr>
        <w:t xml:space="preserve"> TC10 and Insulin </w:t>
      </w:r>
      <w:r w:rsidRPr="00245EC7">
        <w:rPr>
          <w:rFonts w:ascii="Calibri" w:eastAsia="Calibri" w:hAnsi="Calibri" w:cs="Calibri"/>
          <w:noProof/>
        </w:rPr>
        <w:t>‐</w:t>
      </w:r>
      <w:r w:rsidRPr="00245EC7">
        <w:rPr>
          <w:rFonts w:ascii="Calibri" w:eastAsia="Times New Roman" w:hAnsi="Calibri" w:cs="Times New Roman"/>
          <w:noProof/>
        </w:rPr>
        <w:t xml:space="preserve"> Stimulated Glucose Transport. 2002;406(6):1257–1262.</w:t>
      </w:r>
    </w:p>
    <w:p w14:paraId="5BD402D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29. </w:t>
      </w:r>
      <w:r w:rsidRPr="00245EC7">
        <w:rPr>
          <w:rFonts w:ascii="Calibri" w:eastAsia="Times New Roman" w:hAnsi="Calibri" w:cs="Times New Roman"/>
          <w:noProof/>
        </w:rPr>
        <w:tab/>
      </w:r>
      <w:r w:rsidRPr="00245EC7">
        <w:rPr>
          <w:rFonts w:ascii="Calibri" w:eastAsia="Times New Roman" w:hAnsi="Calibri" w:cs="Times New Roman"/>
          <w:b/>
          <w:bCs/>
          <w:noProof/>
        </w:rPr>
        <w:t>Lu B, Bridges D, Yang Y, Fisher K, Cheng A, Chang L, Meng ZX, Lin JD, Downes M, Yu RT, Liddle C, Evans RM, Saltiel AR.</w:t>
      </w:r>
      <w:r w:rsidRPr="00245EC7">
        <w:rPr>
          <w:rFonts w:ascii="Calibri" w:eastAsia="Times New Roman" w:hAnsi="Calibri" w:cs="Times New Roman"/>
          <w:noProof/>
        </w:rPr>
        <w:t xml:space="preserve"> Metabolic crosstalk: Molecular links between glycogen and lipid metabolism in obesity. </w:t>
      </w:r>
      <w:r w:rsidRPr="00245EC7">
        <w:rPr>
          <w:rFonts w:ascii="Calibri" w:eastAsia="Times New Roman" w:hAnsi="Calibri" w:cs="Times New Roman"/>
          <w:i/>
          <w:iCs/>
          <w:noProof/>
        </w:rPr>
        <w:t>Diabetes</w:t>
      </w:r>
      <w:r w:rsidRPr="00245EC7">
        <w:rPr>
          <w:rFonts w:ascii="Calibri" w:eastAsia="Times New Roman" w:hAnsi="Calibri" w:cs="Times New Roman"/>
          <w:noProof/>
        </w:rPr>
        <w:t xml:space="preserve"> 2014;63(9):2935–2948.</w:t>
      </w:r>
    </w:p>
    <w:p w14:paraId="6F7DAFF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30. </w:t>
      </w:r>
      <w:r w:rsidRPr="00245EC7">
        <w:rPr>
          <w:rFonts w:ascii="Calibri" w:eastAsia="Times New Roman" w:hAnsi="Calibri" w:cs="Times New Roman"/>
          <w:noProof/>
        </w:rPr>
        <w:tab/>
      </w:r>
      <w:r w:rsidRPr="00245EC7">
        <w:rPr>
          <w:rFonts w:ascii="Calibri" w:eastAsia="Times New Roman" w:hAnsi="Calibri" w:cs="Times New Roman"/>
          <w:b/>
          <w:bCs/>
          <w:noProof/>
        </w:rPr>
        <w:t>Rockall A, Sohaib S, Evans D, Kaltsas G, Isidori A, Monson J, Besser G, Grossman A, Reznek R.</w:t>
      </w:r>
      <w:r w:rsidRPr="00245EC7">
        <w:rPr>
          <w:rFonts w:ascii="Calibri" w:eastAsia="Times New Roman" w:hAnsi="Calibri" w:cs="Times New Roman"/>
          <w:noProof/>
        </w:rPr>
        <w:t xml:space="preserve"> Hepatic steatosis in Cushing’s syndrome: a radiological assessment using computed tomography. </w:t>
      </w:r>
      <w:r w:rsidRPr="00245EC7">
        <w:rPr>
          <w:rFonts w:ascii="Calibri" w:eastAsia="Times New Roman" w:hAnsi="Calibri" w:cs="Times New Roman"/>
          <w:i/>
          <w:iCs/>
          <w:noProof/>
        </w:rPr>
        <w:t>Eur. J. Endocrinol.</w:t>
      </w:r>
      <w:r w:rsidRPr="00245EC7">
        <w:rPr>
          <w:rFonts w:ascii="Calibri" w:eastAsia="Times New Roman" w:hAnsi="Calibri" w:cs="Times New Roman"/>
          <w:noProof/>
        </w:rPr>
        <w:t xml:space="preserve"> 2003;149:543–548.</w:t>
      </w:r>
    </w:p>
    <w:p w14:paraId="43D5A4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31. </w:t>
      </w:r>
      <w:r w:rsidRPr="00245EC7">
        <w:rPr>
          <w:rFonts w:ascii="Calibri" w:eastAsia="Times New Roman" w:hAnsi="Calibri" w:cs="Times New Roman"/>
          <w:noProof/>
        </w:rPr>
        <w:tab/>
      </w:r>
      <w:r w:rsidRPr="00245EC7">
        <w:rPr>
          <w:rFonts w:ascii="Calibri" w:eastAsia="Times New Roman" w:hAnsi="Calibri" w:cs="Times New Roman"/>
          <w:b/>
          <w:bCs/>
          <w:noProof/>
        </w:rPr>
        <w:t>Wanless I, Lentz J.</w:t>
      </w:r>
      <w:r w:rsidRPr="00245EC7">
        <w:rPr>
          <w:rFonts w:ascii="Calibri" w:eastAsia="Times New Roman" w:hAnsi="Calibri" w:cs="Times New Roman"/>
          <w:noProof/>
        </w:rPr>
        <w:t xml:space="preserve"> Fatty Liver Hepatitis ( Steatohepatitis ) and Obesity : An Autopsy Study with Analysis of Risk Factors. </w:t>
      </w:r>
      <w:r w:rsidRPr="00245EC7">
        <w:rPr>
          <w:rFonts w:ascii="Calibri" w:eastAsia="Times New Roman" w:hAnsi="Calibri" w:cs="Times New Roman"/>
          <w:i/>
          <w:iCs/>
          <w:noProof/>
        </w:rPr>
        <w:t>Hepatology</w:t>
      </w:r>
      <w:r w:rsidRPr="00245EC7">
        <w:rPr>
          <w:rFonts w:ascii="Calibri" w:eastAsia="Times New Roman" w:hAnsi="Calibri" w:cs="Times New Roman"/>
          <w:noProof/>
        </w:rPr>
        <w:t xml:space="preserve"> 1990;12(5):1106–1110.</w:t>
      </w:r>
    </w:p>
    <w:p w14:paraId="76210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32. </w:t>
      </w:r>
      <w:r w:rsidRPr="00245EC7">
        <w:rPr>
          <w:rFonts w:ascii="Calibri" w:eastAsia="Times New Roman" w:hAnsi="Calibri" w:cs="Times New Roman"/>
          <w:noProof/>
        </w:rPr>
        <w:tab/>
      </w:r>
      <w:r w:rsidRPr="00245EC7">
        <w:rPr>
          <w:rFonts w:ascii="Calibri" w:eastAsia="Times New Roman" w:hAnsi="Calibri" w:cs="Times New Roman"/>
          <w:b/>
          <w:bCs/>
          <w:noProof/>
        </w:rPr>
        <w:t>Haber RS, Weinstein SP.</w:t>
      </w:r>
      <w:r w:rsidRPr="00245EC7">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6D3F4B9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33. </w:t>
      </w:r>
      <w:r w:rsidRPr="00245EC7">
        <w:rPr>
          <w:rFonts w:ascii="Calibri" w:eastAsia="Times New Roman" w:hAnsi="Calibri" w:cs="Times New Roman"/>
          <w:noProof/>
        </w:rPr>
        <w:tab/>
      </w:r>
      <w:r w:rsidRPr="00245EC7">
        <w:rPr>
          <w:rFonts w:ascii="Calibri" w:eastAsia="Times New Roman" w:hAnsi="Calibri" w:cs="Times New Roman"/>
          <w:b/>
          <w:bCs/>
          <w:noProof/>
        </w:rPr>
        <w:t>Roussel D, Dumas JF, Augeraud A, Douay O, Foussard F, Malthiéry Y, Simard G, Ritz P.</w:t>
      </w:r>
      <w:r w:rsidRPr="00245EC7">
        <w:rPr>
          <w:rFonts w:ascii="Calibri" w:eastAsia="Times New Roman" w:hAnsi="Calibri" w:cs="Times New Roman"/>
          <w:noProof/>
        </w:rPr>
        <w:t xml:space="preserve"> Dexamethasone treatment specifically increases the basal proton conductance of rat liver mitochondria. </w:t>
      </w:r>
      <w:r w:rsidRPr="00245EC7">
        <w:rPr>
          <w:rFonts w:ascii="Calibri" w:eastAsia="Times New Roman" w:hAnsi="Calibri" w:cs="Times New Roman"/>
          <w:i/>
          <w:iCs/>
          <w:noProof/>
        </w:rPr>
        <w:t>FEBS Lett.</w:t>
      </w:r>
      <w:r w:rsidRPr="00245EC7">
        <w:rPr>
          <w:rFonts w:ascii="Calibri" w:eastAsia="Times New Roman" w:hAnsi="Calibri" w:cs="Times New Roman"/>
          <w:noProof/>
        </w:rPr>
        <w:t xml:space="preserve"> 2003;541(1–3):75–79.</w:t>
      </w:r>
    </w:p>
    <w:p w14:paraId="3042CA8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34. </w:t>
      </w:r>
      <w:r w:rsidRPr="00245EC7">
        <w:rPr>
          <w:rFonts w:ascii="Calibri" w:eastAsia="Times New Roman" w:hAnsi="Calibri" w:cs="Times New Roman"/>
          <w:noProof/>
        </w:rPr>
        <w:tab/>
      </w:r>
      <w:r w:rsidRPr="00245EC7">
        <w:rPr>
          <w:rFonts w:ascii="Calibri" w:eastAsia="Times New Roman" w:hAnsi="Calibri" w:cs="Times New Roman"/>
          <w:b/>
          <w:bCs/>
          <w:noProof/>
        </w:rPr>
        <w:t>Edgerton DS, Kraft G, Smith M, Farmer B, Williams PE, Coate KC, Printz RL, Brien RMO, Cherrington AD.</w:t>
      </w:r>
      <w:r w:rsidRPr="00245EC7">
        <w:rPr>
          <w:rFonts w:ascii="Calibri" w:eastAsia="Times New Roman" w:hAnsi="Calibri" w:cs="Times New Roman"/>
          <w:noProof/>
        </w:rPr>
        <w:t xml:space="preserve"> Insulin ’ s direct hepatic effect explains the inhibition of glucose </w:t>
      </w:r>
      <w:r w:rsidRPr="00245EC7">
        <w:rPr>
          <w:rFonts w:ascii="Calibri" w:eastAsia="Times New Roman" w:hAnsi="Calibri" w:cs="Times New Roman"/>
          <w:noProof/>
        </w:rPr>
        <w:lastRenderedPageBreak/>
        <w:t>production caused by insulin secretion. 2017;2(6):1–14.</w:t>
      </w:r>
    </w:p>
    <w:p w14:paraId="0D6050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35. </w:t>
      </w:r>
      <w:r w:rsidRPr="00245EC7">
        <w:rPr>
          <w:rFonts w:ascii="Calibri" w:eastAsia="Times New Roman" w:hAnsi="Calibri" w:cs="Times New Roman"/>
          <w:noProof/>
        </w:rPr>
        <w:tab/>
      </w:r>
      <w:r w:rsidRPr="00245EC7">
        <w:rPr>
          <w:rFonts w:ascii="Calibri" w:eastAsia="Times New Roman" w:hAnsi="Calibri" w:cs="Times New Roman"/>
          <w:b/>
          <w:bCs/>
          <w:noProof/>
        </w:rPr>
        <w:t>Gastaldelli A, Harrison SA, Belfort-aguilar R, Hardies LJ, Balas B, Schenker S, Cusi K.</w:t>
      </w:r>
      <w:r w:rsidRPr="00245EC7">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42F2508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36. </w:t>
      </w:r>
      <w:r w:rsidRPr="00245EC7">
        <w:rPr>
          <w:rFonts w:ascii="Calibri" w:eastAsia="Times New Roman" w:hAnsi="Calibri" w:cs="Times New Roman"/>
          <w:noProof/>
        </w:rPr>
        <w:tab/>
      </w:r>
      <w:r w:rsidRPr="00245EC7">
        <w:rPr>
          <w:rFonts w:ascii="Calibri" w:eastAsia="Times New Roman" w:hAnsi="Calibri" w:cs="Times New Roman"/>
          <w:b/>
          <w:bCs/>
          <w:noProof/>
        </w:rPr>
        <w:t>Burke SJ, Batdorf HM, Eder AE, Karlstad MD, Burk DH, Noland RC, Floyd ZE, Collier JJ.</w:t>
      </w:r>
      <w:r w:rsidRPr="00245EC7">
        <w:rPr>
          <w:rFonts w:ascii="Calibri" w:eastAsia="Times New Roman" w:hAnsi="Calibri" w:cs="Times New Roman"/>
          <w:noProof/>
        </w:rPr>
        <w:t xml:space="preserve"> Oral Corticosterone Administration Reduces Insulitis but Promotes Insulin Resistance and Hyperglycemia in Male Nonobese Diabetic Mice. </w:t>
      </w:r>
      <w:r w:rsidRPr="00245EC7">
        <w:rPr>
          <w:rFonts w:ascii="Calibri" w:eastAsia="Times New Roman" w:hAnsi="Calibri" w:cs="Times New Roman"/>
          <w:i/>
          <w:iCs/>
          <w:noProof/>
        </w:rPr>
        <w:t>Am. J. Pathol.</w:t>
      </w:r>
      <w:r w:rsidRPr="00245EC7">
        <w:rPr>
          <w:rFonts w:ascii="Calibri" w:eastAsia="Times New Roman" w:hAnsi="Calibri" w:cs="Times New Roman"/>
          <w:noProof/>
        </w:rPr>
        <w:t xml:space="preserve"> 2017;187(3):614–626.</w:t>
      </w:r>
    </w:p>
    <w:p w14:paraId="65074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37. </w:t>
      </w:r>
      <w:r w:rsidRPr="00245EC7">
        <w:rPr>
          <w:rFonts w:ascii="Calibri" w:eastAsia="Times New Roman" w:hAnsi="Calibri" w:cs="Times New Roman"/>
          <w:noProof/>
        </w:rPr>
        <w:tab/>
      </w:r>
      <w:r w:rsidRPr="00245EC7">
        <w:rPr>
          <w:rFonts w:ascii="Calibri" w:eastAsia="Times New Roman" w:hAnsi="Calibri" w:cs="Times New Roman"/>
          <w:b/>
          <w:bCs/>
          <w:noProof/>
        </w:rPr>
        <w:t>D’souza AM, Beaudry JL, Szigiato AA, Trumble SJ, Snook LA, Bonen A, Giacca A, Riddell MC.</w:t>
      </w:r>
      <w:r w:rsidRPr="00245EC7">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245EC7">
        <w:rPr>
          <w:rFonts w:ascii="Calibri" w:eastAsia="Times New Roman" w:hAnsi="Calibri" w:cs="Times New Roman"/>
          <w:i/>
          <w:iCs/>
          <w:noProof/>
        </w:rPr>
        <w:t>Am. J. Physiol. Gastrointest. Liver Physiol.</w:t>
      </w:r>
      <w:r w:rsidRPr="00245EC7">
        <w:rPr>
          <w:rFonts w:ascii="Calibri" w:eastAsia="Times New Roman" w:hAnsi="Calibri" w:cs="Times New Roman"/>
          <w:noProof/>
        </w:rPr>
        <w:t xml:space="preserve"> 2012;302:850–863.</w:t>
      </w:r>
    </w:p>
    <w:p w14:paraId="6464756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38. </w:t>
      </w:r>
      <w:r w:rsidRPr="00245EC7">
        <w:rPr>
          <w:rFonts w:ascii="Calibri" w:eastAsia="Times New Roman" w:hAnsi="Calibri" w:cs="Times New Roman"/>
          <w:noProof/>
        </w:rPr>
        <w:tab/>
      </w:r>
      <w:r w:rsidRPr="00245EC7">
        <w:rPr>
          <w:rFonts w:ascii="Calibri" w:eastAsia="Times New Roman" w:hAnsi="Calibri" w:cs="Times New Roman"/>
          <w:b/>
          <w:bCs/>
          <w:noProof/>
        </w:rPr>
        <w:t>Nurjhan N, Consoli A, Gerich J.</w:t>
      </w:r>
      <w:r w:rsidRPr="00245EC7">
        <w:rPr>
          <w:rFonts w:ascii="Calibri" w:eastAsia="Times New Roman" w:hAnsi="Calibri" w:cs="Times New Roman"/>
          <w:noProof/>
        </w:rPr>
        <w:t xml:space="preserve"> Increased Lipolysis and Its Consequences on Gluconeogenesis in Non-insulin-dependent Diabetes Mellitus. 1992;89(January):169–175.</w:t>
      </w:r>
    </w:p>
    <w:p w14:paraId="7CF830C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39. </w:t>
      </w:r>
      <w:r w:rsidRPr="00245EC7">
        <w:rPr>
          <w:rFonts w:ascii="Calibri" w:eastAsia="Times New Roman" w:hAnsi="Calibri" w:cs="Times New Roman"/>
          <w:noProof/>
        </w:rPr>
        <w:tab/>
      </w:r>
      <w:r w:rsidRPr="00245EC7">
        <w:rPr>
          <w:rFonts w:ascii="Calibri" w:eastAsia="Times New Roman" w:hAnsi="Calibri" w:cs="Times New Roman"/>
          <w:b/>
          <w:bCs/>
          <w:noProof/>
        </w:rPr>
        <w:t>Nurjhan N, Campbell PJ, Kennedy FP, Miles JM, Gerich JE.</w:t>
      </w:r>
      <w:r w:rsidRPr="00245EC7">
        <w:rPr>
          <w:rFonts w:ascii="Calibri" w:eastAsia="Times New Roman" w:hAnsi="Calibri" w:cs="Times New Roman"/>
          <w:noProof/>
        </w:rPr>
        <w:t xml:space="preserve"> Insulin Dose-Response Characteristics for Suppression of Glycerol Release and Conversion to Glucose in Humans. 1986;35(December):1326–1331.</w:t>
      </w:r>
    </w:p>
    <w:p w14:paraId="5875208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40. </w:t>
      </w:r>
      <w:r w:rsidRPr="00245EC7">
        <w:rPr>
          <w:rFonts w:ascii="Calibri" w:eastAsia="Times New Roman" w:hAnsi="Calibri" w:cs="Times New Roman"/>
          <w:noProof/>
        </w:rPr>
        <w:tab/>
      </w:r>
      <w:r w:rsidRPr="00245EC7">
        <w:rPr>
          <w:rFonts w:ascii="Calibri" w:eastAsia="Times New Roman" w:hAnsi="Calibri" w:cs="Times New Roman"/>
          <w:b/>
          <w:bCs/>
          <w:noProof/>
        </w:rPr>
        <w:t>Perry RJ, Peng L, Abulizi A, Kennedy L, Cline GW, Shulman GI.</w:t>
      </w:r>
      <w:r w:rsidRPr="00245EC7">
        <w:rPr>
          <w:rFonts w:ascii="Calibri" w:eastAsia="Times New Roman" w:hAnsi="Calibri" w:cs="Times New Roman"/>
          <w:noProof/>
        </w:rPr>
        <w:t xml:space="preserve"> Mechanism for leptin ’ s acute insulin-independent effect to reverse diabetic ketoacidosis. 2017;127(2):657–669.</w:t>
      </w:r>
    </w:p>
    <w:p w14:paraId="206CF4C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41. </w:t>
      </w:r>
      <w:r w:rsidRPr="00245EC7">
        <w:rPr>
          <w:rFonts w:ascii="Calibri" w:eastAsia="Times New Roman" w:hAnsi="Calibri" w:cs="Times New Roman"/>
          <w:noProof/>
        </w:rPr>
        <w:tab/>
      </w:r>
      <w:r w:rsidRPr="00245EC7">
        <w:rPr>
          <w:rFonts w:ascii="Calibri" w:eastAsia="Times New Roman" w:hAnsi="Calibri" w:cs="Times New Roman"/>
          <w:b/>
          <w:bCs/>
          <w:noProof/>
        </w:rPr>
        <w:t xml:space="preserve">Perry RJ, Camporez JG, Kursawe R, Titchenell PM, Zhang D, Perry CJ, Jurczak MJ, Abudukadier A, Han S, Zhang X, Ruan H, Yang X, Caprio S, Susan M, Sul HS, Birnbaum </w:t>
      </w:r>
      <w:r w:rsidRPr="00245EC7">
        <w:rPr>
          <w:rFonts w:ascii="Calibri" w:eastAsia="Times New Roman" w:hAnsi="Calibri" w:cs="Times New Roman"/>
          <w:b/>
          <w:bCs/>
          <w:noProof/>
        </w:rPr>
        <w:lastRenderedPageBreak/>
        <w:t>MJ, Davis RJ, Cline GW, Falk K, Shulman GI.</w:t>
      </w:r>
      <w:r w:rsidRPr="00245EC7">
        <w:rPr>
          <w:rFonts w:ascii="Calibri" w:eastAsia="Times New Roman" w:hAnsi="Calibri" w:cs="Times New Roman"/>
          <w:noProof/>
        </w:rPr>
        <w:t xml:space="preserve"> Hepatic Acetyl CoA Links Adipose Tissue Inflammation to Hepatic Insulin Resistance and Type 2 Diabetes. </w:t>
      </w:r>
      <w:r w:rsidRPr="00245EC7">
        <w:rPr>
          <w:rFonts w:ascii="Calibri" w:eastAsia="Times New Roman" w:hAnsi="Calibri" w:cs="Times New Roman"/>
          <w:i/>
          <w:iCs/>
          <w:noProof/>
        </w:rPr>
        <w:t>Cell</w:t>
      </w:r>
      <w:r w:rsidRPr="00245EC7">
        <w:rPr>
          <w:rFonts w:ascii="Calibri" w:eastAsia="Times New Roman" w:hAnsi="Calibri" w:cs="Times New Roman"/>
          <w:noProof/>
        </w:rPr>
        <w:t xml:space="preserve"> 2015;160(4):745–758.</w:t>
      </w:r>
    </w:p>
    <w:p w14:paraId="0EF6DF5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42. </w:t>
      </w:r>
      <w:r w:rsidRPr="00245EC7">
        <w:rPr>
          <w:rFonts w:ascii="Calibri" w:eastAsia="Times New Roman" w:hAnsi="Calibri" w:cs="Times New Roman"/>
          <w:noProof/>
        </w:rPr>
        <w:tab/>
      </w:r>
      <w:r w:rsidRPr="00245EC7">
        <w:rPr>
          <w:rFonts w:ascii="Calibri" w:eastAsia="Times New Roman" w:hAnsi="Calibri" w:cs="Times New Roman"/>
          <w:b/>
          <w:bCs/>
          <w:noProof/>
        </w:rPr>
        <w:t>Williamson JR, Kreisberg RA, Felts PW.</w:t>
      </w:r>
      <w:r w:rsidRPr="00245EC7">
        <w:rPr>
          <w:rFonts w:ascii="Calibri" w:eastAsia="Times New Roman" w:hAnsi="Calibri" w:cs="Times New Roman"/>
          <w:noProof/>
        </w:rPr>
        <w:t xml:space="preserve"> Mechanism for the stimulation of gluconeogenesis by fatty acids in perfused rat liver.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1966;56(1):247–54.</w:t>
      </w:r>
    </w:p>
    <w:p w14:paraId="2FE3DCA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43. </w:t>
      </w:r>
      <w:r w:rsidRPr="00245EC7">
        <w:rPr>
          <w:rFonts w:ascii="Calibri" w:eastAsia="Times New Roman" w:hAnsi="Calibri" w:cs="Times New Roman"/>
          <w:noProof/>
        </w:rPr>
        <w:tab/>
      </w:r>
      <w:r w:rsidRPr="00245EC7">
        <w:rPr>
          <w:rFonts w:ascii="Calibri" w:eastAsia="Times New Roman" w:hAnsi="Calibri" w:cs="Times New Roman"/>
          <w:b/>
          <w:bCs/>
          <w:noProof/>
        </w:rPr>
        <w:t>Xu C, He J, Jiang H, Zu L, Zhai W, Pu S, Xu G.</w:t>
      </w:r>
      <w:r w:rsidRPr="00245EC7">
        <w:rPr>
          <w:rFonts w:ascii="Calibri" w:eastAsia="Times New Roman" w:hAnsi="Calibri" w:cs="Times New Roman"/>
          <w:noProof/>
        </w:rPr>
        <w:t xml:space="preserve"> Direct effect of glucocorticoids on lipolysis in adipocytes. </w:t>
      </w:r>
      <w:r w:rsidRPr="00245EC7">
        <w:rPr>
          <w:rFonts w:ascii="Calibri" w:eastAsia="Times New Roman" w:hAnsi="Calibri" w:cs="Times New Roman"/>
          <w:i/>
          <w:iCs/>
          <w:noProof/>
        </w:rPr>
        <w:t>Mol. Endocrinol.</w:t>
      </w:r>
      <w:r w:rsidRPr="00245EC7">
        <w:rPr>
          <w:rFonts w:ascii="Calibri" w:eastAsia="Times New Roman" w:hAnsi="Calibri" w:cs="Times New Roman"/>
          <w:noProof/>
        </w:rPr>
        <w:t xml:space="preserve"> 2009;23(8):1161–70.</w:t>
      </w:r>
    </w:p>
    <w:p w14:paraId="53950C1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44. </w:t>
      </w:r>
      <w:r w:rsidRPr="00245EC7">
        <w:rPr>
          <w:rFonts w:ascii="Calibri" w:eastAsia="Times New Roman" w:hAnsi="Calibri" w:cs="Times New Roman"/>
          <w:noProof/>
        </w:rPr>
        <w:tab/>
      </w:r>
      <w:r w:rsidRPr="00245EC7">
        <w:rPr>
          <w:rFonts w:ascii="Calibri" w:eastAsia="Times New Roman" w:hAnsi="Calibri" w:cs="Times New Roman"/>
          <w:b/>
          <w:bCs/>
          <w:noProof/>
        </w:rPr>
        <w:t>Lacasa D, Agli B, Giudicelli Y.</w:t>
      </w:r>
      <w:r w:rsidRPr="00245EC7">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245EC7">
        <w:rPr>
          <w:rFonts w:ascii="Calibri" w:eastAsia="Times New Roman" w:hAnsi="Calibri" w:cs="Times New Roman"/>
          <w:i/>
          <w:iCs/>
          <w:noProof/>
        </w:rPr>
        <w:t>Biochem. Biophys. Res. Commun.</w:t>
      </w:r>
      <w:r w:rsidRPr="00245EC7">
        <w:rPr>
          <w:rFonts w:ascii="Calibri" w:eastAsia="Times New Roman" w:hAnsi="Calibri" w:cs="Times New Roman"/>
          <w:noProof/>
        </w:rPr>
        <w:t xml:space="preserve"> 1988;153(2):489–497.</w:t>
      </w:r>
    </w:p>
    <w:p w14:paraId="17FEDB1A"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45. </w:t>
      </w:r>
      <w:r w:rsidRPr="00245EC7">
        <w:rPr>
          <w:rFonts w:ascii="Calibri" w:eastAsia="Times New Roman" w:hAnsi="Calibri" w:cs="Times New Roman"/>
          <w:noProof/>
        </w:rPr>
        <w:tab/>
      </w:r>
      <w:r w:rsidRPr="00245EC7">
        <w:rPr>
          <w:rFonts w:ascii="Calibri" w:eastAsia="Times New Roman" w:hAnsi="Calibri" w:cs="Times New Roman"/>
          <w:b/>
          <w:bCs/>
          <w:noProof/>
        </w:rPr>
        <w:t>Campbell JE, Peckett AJ, D’souza AM, Hawke TJ, Riddell MC.</w:t>
      </w:r>
      <w:r w:rsidRPr="00245EC7">
        <w:rPr>
          <w:rFonts w:ascii="Calibri" w:eastAsia="Times New Roman" w:hAnsi="Calibri" w:cs="Times New Roman"/>
          <w:noProof/>
        </w:rPr>
        <w:t xml:space="preserve"> Adipogenic and lipolytic effects of chronic glucocorticoid exposure. </w:t>
      </w:r>
      <w:r w:rsidRPr="00245EC7">
        <w:rPr>
          <w:rFonts w:ascii="Calibri" w:eastAsia="Times New Roman" w:hAnsi="Calibri" w:cs="Times New Roman"/>
          <w:i/>
          <w:iCs/>
          <w:noProof/>
        </w:rPr>
        <w:t>Am. J. Physiol. Cell Physiol.</w:t>
      </w:r>
      <w:r w:rsidRPr="00245EC7">
        <w:rPr>
          <w:rFonts w:ascii="Calibri" w:eastAsia="Times New Roman" w:hAnsi="Calibri" w:cs="Times New Roman"/>
          <w:noProof/>
        </w:rPr>
        <w:t xml:space="preserve"> 2011;300(1):C198-209.</w:t>
      </w:r>
    </w:p>
    <w:p w14:paraId="2728461E" w14:textId="77777777" w:rsidR="00245EC7" w:rsidRPr="00245EC7" w:rsidRDefault="00245EC7" w:rsidP="00245EC7">
      <w:pPr>
        <w:widowControl w:val="0"/>
        <w:autoSpaceDE w:val="0"/>
        <w:autoSpaceDN w:val="0"/>
        <w:adjustRightInd w:val="0"/>
        <w:spacing w:line="480" w:lineRule="auto"/>
        <w:ind w:left="640" w:hanging="640"/>
        <w:rPr>
          <w:rFonts w:ascii="Calibri" w:hAnsi="Calibri"/>
          <w:noProof/>
        </w:rPr>
      </w:pPr>
      <w:r w:rsidRPr="00245EC7">
        <w:rPr>
          <w:rFonts w:ascii="Calibri" w:eastAsia="Times New Roman" w:hAnsi="Calibri" w:cs="Times New Roman"/>
          <w:noProof/>
        </w:rPr>
        <w:t xml:space="preserve">46. </w:t>
      </w:r>
      <w:r w:rsidRPr="00245EC7">
        <w:rPr>
          <w:rFonts w:ascii="Calibri" w:eastAsia="Times New Roman" w:hAnsi="Calibri" w:cs="Times New Roman"/>
          <w:noProof/>
        </w:rPr>
        <w:tab/>
      </w:r>
      <w:r w:rsidRPr="00245EC7">
        <w:rPr>
          <w:rFonts w:ascii="Calibri" w:eastAsia="Times New Roman" w:hAnsi="Calibri" w:cs="Times New Roman"/>
          <w:b/>
          <w:bCs/>
          <w:noProof/>
        </w:rPr>
        <w:t>Serr J, Suh Y, Lee K.</w:t>
      </w:r>
      <w:r w:rsidRPr="00245EC7">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AC6C9B" w14:textId="69F394E6" w:rsidR="000A4359" w:rsidRDefault="00A43B68" w:rsidP="00245EC7">
      <w:pPr>
        <w:widowControl w:val="0"/>
        <w:autoSpaceDE w:val="0"/>
        <w:autoSpaceDN w:val="0"/>
        <w:adjustRightInd w:val="0"/>
        <w:spacing w:line="480" w:lineRule="auto"/>
        <w:ind w:left="480" w:hanging="48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03E45AFB" w14:textId="77777777" w:rsidR="00864B53" w:rsidRDefault="00864B53" w:rsidP="0068384E">
      <w:pPr>
        <w:pStyle w:val="ListParagraph"/>
        <w:spacing w:line="480" w:lineRule="auto"/>
      </w:pPr>
      <w:r>
        <w:t xml:space="preserve">Mouse blood glucose levels during insulin tolerance test (C) and prior to insulin injection (basal; D). Insulin was given via i.p. injection at a concentration of 2.5 U/kg following five </w:t>
      </w:r>
      <w:r>
        <w:lastRenderedPageBreak/>
        <w:t>weeks of dexamethasone (NCD n=12; HFD n=12) or vehicle (NCD n=12; HFD n=12) treatment and 17 weeks of diet. Mouse glucose infusion rate (GIR; E) and endogenous glucose production (EGP; F) during euglycemic clamp following 3 weeks of dexamethasone (n=14) or vehicle (n=11) treatment and 11 weeks of HFD. For clamp experiments, insulin was infused at 8 mU/kg/min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8384E">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6357276F" w14:textId="77777777" w:rsidR="00864B53" w:rsidRDefault="00864B53" w:rsidP="0068384E">
      <w:pPr>
        <w:pStyle w:val="ListParagraph"/>
        <w:spacing w:line="480" w:lineRule="auto"/>
      </w:pPr>
      <w:r>
        <w:t xml:space="preserve">Mouse hepatic triglyceride levels (B) and Hematoxylin and Eosin stained liver sections (C) and qPCR of hepatic </w:t>
      </w:r>
      <w:r w:rsidRPr="002806D2">
        <w:rPr>
          <w:i/>
        </w:rPr>
        <w:t>de novo</w:t>
      </w:r>
      <w:r>
        <w:t xml:space="preserve"> lipogenic transcripts</w:t>
      </w:r>
      <w:r w:rsidRPr="00C14584">
        <w:t xml:space="preserve"> </w:t>
      </w:r>
      <w:r>
        <w:t>(D, E).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t xml:space="preserve">Weekly total body mass (A) and fat mass (B) measures via EchoMRI in mice over the course of treatment (solid lines represent NCD mice and dashed lines represent HFD mice). Adipose tissue weights in 16 hour fasted mice following euthanasia (C). Mice were euthanized at 28 weeks of age following six weeks of dexamethasone (NCD n=8; </w:t>
      </w:r>
      <w:r>
        <w:lastRenderedPageBreak/>
        <w:t>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77777777" w:rsidR="00864B53" w:rsidRDefault="00864B53" w:rsidP="0068384E">
      <w:pPr>
        <w:pStyle w:val="ListParagraph"/>
        <w:spacing w:line="480" w:lineRule="auto"/>
      </w:pPr>
      <w:r>
        <w:t>Triglyceride levels (A), glycerol released in media (B), qPCR of lipolytic transcripts (C), and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IWAT lipolytic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4E58B03A" w14:textId="1C762942" w:rsidR="00E1605F" w:rsidRDefault="00864B53" w:rsidP="00E1605F">
      <w:pPr>
        <w:pStyle w:val="ListParagraph"/>
        <w:spacing w:line="480" w:lineRule="auto"/>
      </w:pPr>
      <w:r>
        <w:t xml:space="preserve">Serum glycerol (A) following 16 hour fast, serum NEFA in obese dexamethasone treated (n=14) or control (n=11) mice following a 5 hour fast, before and after insulin during hyperinsulinemic euglycemic clamp (B), qPCR of </w:t>
      </w:r>
      <w:r w:rsidRPr="003A5006">
        <w:rPr>
          <w:i/>
        </w:rPr>
        <w:t>Pnpla2</w:t>
      </w:r>
      <w:r>
        <w:t xml:space="preserve"> transcripts from iWAT (C), and western blot image (D) and quantification (E) of ATGL protein from iWAT. Mice from A, C, D and E were euthanized at 28 weeks of age following six weeks of dexamethasone </w:t>
      </w:r>
      <w:r>
        <w:lastRenderedPageBreak/>
        <w:t>(NCD n=8; HFD n=10) or vehicle (NCD n=8; HFD n=10) treatment. Crosses indicate a significant interaction between diet and treatment. Asterisks indicate a statistically significant treatment effect for the pairwise comparison.</w:t>
      </w:r>
    </w:p>
    <w:p w14:paraId="380BDA78" w14:textId="77777777" w:rsidR="00E1605F" w:rsidRDefault="00E1605F" w:rsidP="00E1605F">
      <w:pPr>
        <w:pStyle w:val="ListParagraph"/>
        <w:spacing w:line="480" w:lineRule="auto"/>
      </w:pPr>
    </w:p>
    <w:p w14:paraId="04768FDF" w14:textId="097CBF8C" w:rsidR="00E1605F" w:rsidRDefault="00E1605F" w:rsidP="00F9736C">
      <w:pPr>
        <w:pStyle w:val="ListParagraph"/>
        <w:spacing w:line="480" w:lineRule="auto"/>
      </w:pPr>
      <w:r w:rsidRPr="00E1605F">
        <w:rPr>
          <w:b/>
        </w:rPr>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r w:rsidRPr="00C636C1">
              <w:rPr>
                <w:i/>
              </w:rPr>
              <w:t>Actb</w:t>
            </w:r>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r>
              <w:rPr>
                <w:i/>
              </w:rPr>
              <w:t>Fasn</w:t>
            </w:r>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7F4B9D8F" w14:textId="23F72093" w:rsidR="003217E6" w:rsidRPr="003217E6" w:rsidRDefault="003217E6" w:rsidP="00F9736C">
      <w:pPr>
        <w:pStyle w:val="ListParagraph"/>
        <w:spacing w:line="480" w:lineRule="auto"/>
        <w:rPr>
          <w:b/>
        </w:rPr>
      </w:pPr>
      <w:r w:rsidRPr="003217E6">
        <w:rPr>
          <w:b/>
        </w:rPr>
        <w:t>Figure 1:</w:t>
      </w:r>
      <w:r>
        <w:rPr>
          <w:b/>
        </w:rPr>
        <w:t xml:space="preserve"> </w:t>
      </w:r>
    </w:p>
    <w:p w14:paraId="139DCD42" w14:textId="2F38D61A" w:rsidR="00C252A7" w:rsidRDefault="003217E6" w:rsidP="00F9736C">
      <w:pPr>
        <w:pStyle w:val="ListParagraph"/>
        <w:spacing w:line="480" w:lineRule="auto"/>
      </w:pPr>
      <w:r>
        <w:rPr>
          <w:noProof/>
        </w:rPr>
        <w:lastRenderedPageBreak/>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33C2B166" w14:textId="62B19919" w:rsidR="003217E6" w:rsidRDefault="003217E6" w:rsidP="00F9736C">
      <w:pPr>
        <w:pStyle w:val="ListParagraph"/>
        <w:spacing w:line="480" w:lineRule="auto"/>
        <w:rPr>
          <w:b/>
        </w:rPr>
      </w:pPr>
      <w:r w:rsidRPr="003217E6">
        <w:rPr>
          <w:b/>
        </w:rPr>
        <w:t>Figure 2:</w:t>
      </w:r>
    </w:p>
    <w:p w14:paraId="4DBEEEA0" w14:textId="72A69D6D" w:rsidR="007142DD" w:rsidRPr="003217E6" w:rsidRDefault="007142DD" w:rsidP="00F9736C">
      <w:pPr>
        <w:pStyle w:val="ListParagraph"/>
        <w:spacing w:line="480" w:lineRule="auto"/>
        <w:rPr>
          <w:b/>
        </w:rPr>
      </w:pPr>
      <w:r>
        <w:rPr>
          <w:b/>
          <w:noProof/>
        </w:rPr>
        <w:lastRenderedPageBreak/>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7842BE27" w14:textId="31DE3187" w:rsidR="003217E6" w:rsidRPr="00BA1420" w:rsidRDefault="007142DD" w:rsidP="00F9736C">
      <w:pPr>
        <w:pStyle w:val="ListParagraph"/>
        <w:spacing w:line="480" w:lineRule="auto"/>
        <w:rPr>
          <w:b/>
        </w:rPr>
      </w:pPr>
      <w:r w:rsidRPr="00BA1420">
        <w:rPr>
          <w:b/>
        </w:rPr>
        <w:t>Figure 3:</w:t>
      </w:r>
    </w:p>
    <w:p w14:paraId="7E5B05AA" w14:textId="24F5FCA1" w:rsidR="007142DD" w:rsidRDefault="007142DD" w:rsidP="00F9736C">
      <w:pPr>
        <w:pStyle w:val="ListParagraph"/>
        <w:spacing w:line="480" w:lineRule="auto"/>
      </w:pPr>
      <w:r>
        <w:rPr>
          <w:noProof/>
        </w:rPr>
        <w:lastRenderedPageBreak/>
        <w:drawing>
          <wp:inline distT="0" distB="0" distL="0" distR="0" wp14:anchorId="427D9FC1" wp14:editId="143734EC">
            <wp:extent cx="3207385" cy="7962265"/>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385" cy="7962265"/>
                    </a:xfrm>
                    <a:prstGeom prst="rect">
                      <a:avLst/>
                    </a:prstGeom>
                    <a:noFill/>
                    <a:ln>
                      <a:noFill/>
                    </a:ln>
                  </pic:spPr>
                </pic:pic>
              </a:graphicData>
            </a:graphic>
          </wp:inline>
        </w:drawing>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15637FBD" w14:textId="6A8666B5" w:rsidR="007142DD" w:rsidRPr="00BA1420" w:rsidRDefault="007142DD" w:rsidP="00F9736C">
      <w:pPr>
        <w:pStyle w:val="ListParagraph"/>
        <w:spacing w:line="480" w:lineRule="auto"/>
        <w:rPr>
          <w:b/>
        </w:rPr>
      </w:pPr>
      <w:r w:rsidRPr="00BA1420">
        <w:rPr>
          <w:b/>
        </w:rPr>
        <w:t>Figure 5:</w:t>
      </w:r>
    </w:p>
    <w:p w14:paraId="633E4712" w14:textId="75DAC5DA" w:rsidR="007142DD" w:rsidRPr="00F9736C" w:rsidRDefault="007142DD" w:rsidP="00F9736C">
      <w:pPr>
        <w:pStyle w:val="ListParagraph"/>
        <w:spacing w:line="480" w:lineRule="auto"/>
      </w:pPr>
      <w:r>
        <w:rPr>
          <w:noProof/>
        </w:rPr>
        <w:lastRenderedPageBreak/>
        <w:drawing>
          <wp:inline distT="0" distB="0" distL="0" distR="0" wp14:anchorId="0E57604D" wp14:editId="19DE07B7">
            <wp:extent cx="2616835" cy="8229600"/>
            <wp:effectExtent l="0" t="0" r="0" b="0"/>
            <wp:docPr id="7" name="Picture 7"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6835" cy="8229600"/>
                    </a:xfrm>
                    <a:prstGeom prst="rect">
                      <a:avLst/>
                    </a:prstGeom>
                    <a:noFill/>
                    <a:ln>
                      <a:noFill/>
                    </a:ln>
                  </pic:spPr>
                </pic:pic>
              </a:graphicData>
            </a:graphic>
          </wp:inline>
        </w:drawing>
      </w:r>
    </w:p>
    <w:sectPr w:rsidR="007142DD" w:rsidRPr="00F9736C" w:rsidSect="0068384E">
      <w:footerReference w:type="default" r:id="rId14"/>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5A41FB" w14:textId="77777777" w:rsidR="002644F4" w:rsidRDefault="002644F4" w:rsidP="001975C6">
      <w:r>
        <w:separator/>
      </w:r>
    </w:p>
  </w:endnote>
  <w:endnote w:type="continuationSeparator" w:id="0">
    <w:p w14:paraId="6833BEE2" w14:textId="77777777" w:rsidR="002644F4" w:rsidRDefault="002644F4"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B7859">
      <w:rPr>
        <w:caps/>
        <w:noProof/>
        <w:color w:val="5B9BD5" w:themeColor="accent1"/>
      </w:rPr>
      <w:t>2</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4198CF" w14:textId="77777777" w:rsidR="002644F4" w:rsidRDefault="002644F4" w:rsidP="001975C6">
      <w:r>
        <w:separator/>
      </w:r>
    </w:p>
  </w:footnote>
  <w:footnote w:type="continuationSeparator" w:id="0">
    <w:p w14:paraId="125568E4" w14:textId="77777777" w:rsidR="002644F4" w:rsidRDefault="002644F4"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44F4"/>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7CF3"/>
    <w:rsid w:val="0063077D"/>
    <w:rsid w:val="0063145C"/>
    <w:rsid w:val="006322C2"/>
    <w:rsid w:val="0063292F"/>
    <w:rsid w:val="00632E3F"/>
    <w:rsid w:val="00633BB2"/>
    <w:rsid w:val="006347AE"/>
    <w:rsid w:val="00637B3B"/>
    <w:rsid w:val="00637F63"/>
    <w:rsid w:val="0064019A"/>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A30"/>
    <w:rsid w:val="009221C4"/>
    <w:rsid w:val="00922267"/>
    <w:rsid w:val="00922899"/>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E22"/>
    <w:rsid w:val="00A42C45"/>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40D4"/>
    <w:rsid w:val="00AE5032"/>
    <w:rsid w:val="00AE79F4"/>
    <w:rsid w:val="00AF03AD"/>
    <w:rsid w:val="00AF26D9"/>
    <w:rsid w:val="00AF38A7"/>
    <w:rsid w:val="00AF45C9"/>
    <w:rsid w:val="00AF499F"/>
    <w:rsid w:val="00AF49F3"/>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2814"/>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ED3F21-9E37-114C-90E1-935463EBC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32</Pages>
  <Words>29989</Words>
  <Characters>170938</Characters>
  <Application>Microsoft Macintosh Word</Application>
  <DocSecurity>0</DocSecurity>
  <Lines>1424</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402</cp:revision>
  <cp:lastPrinted>2017-12-21T16:12:00Z</cp:lastPrinted>
  <dcterms:created xsi:type="dcterms:W3CDTF">2017-08-21T12:00:00Z</dcterms:created>
  <dcterms:modified xsi:type="dcterms:W3CDTF">2018-02-07T19:12:00Z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