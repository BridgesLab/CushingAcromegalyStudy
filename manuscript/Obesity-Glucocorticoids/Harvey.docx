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 xml:space="preserve">week dexamethasone </w:t>
      </w:r>
      <w:r w:rsidR="00915C5C" w:rsidRPr="006902F6">
        <w:rPr>
          <w:rFonts w:eastAsia="Times New Roman" w:cs="Times New Roman"/>
          <w:color w:val="000000" w:themeColor="text1"/>
          <w:shd w:val="clear" w:color="auto" w:fill="FFFFFF"/>
        </w:rPr>
        <w:lastRenderedPageBreak/>
        <w:t>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lastRenderedPageBreak/>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w:t>
      </w:r>
      <w:r w:rsidR="00C86E77" w:rsidRPr="006902F6">
        <w:rPr>
          <w:rFonts w:ascii="Calibri" w:hAnsi="Calibri" w:cs="Arial"/>
          <w:color w:val="000000" w:themeColor="text1"/>
        </w:rPr>
        <w:lastRenderedPageBreak/>
        <w:t>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w:t>
      </w:r>
      <w:r w:rsidR="007A78D7">
        <w:rPr>
          <w:color w:val="000000" w:themeColor="text1"/>
        </w:rPr>
        <w:lastRenderedPageBreak/>
        <w:t xml:space="preserve">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lastRenderedPageBreak/>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68C868B"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2D7CF24D"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ins w:id="0" w:author="Microsoft Office User" w:date="2018-03-18T17:42:00Z">
        <w:r w:rsidR="00AF60EA">
          <w:rPr>
            <w:color w:val="000000" w:themeColor="text1"/>
          </w:rPr>
          <w:t>I</w:t>
        </w:r>
      </w:ins>
      <w:del w:id="1" w:author="Microsoft Office User" w:date="2018-03-18T17:42: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ins w:id="2" w:author="Microsoft Office User" w:date="2018-03-18T17:42:00Z">
        <w:r w:rsidR="00AF60EA">
          <w:rPr>
            <w:color w:val="000000" w:themeColor="text1"/>
          </w:rPr>
          <w:t>E</w:t>
        </w:r>
      </w:ins>
      <w:del w:id="3" w:author="Microsoft Office User" w:date="2018-03-18T17:42:00Z">
        <w:r w:rsidR="001C4E38" w:rsidDel="00AF60EA">
          <w:rPr>
            <w:color w:val="000000" w:themeColor="text1"/>
          </w:rPr>
          <w:delText>e</w:delText>
        </w:r>
      </w:del>
      <w:r w:rsidR="001C4E38">
        <w:rPr>
          <w:color w:val="000000" w:themeColor="text1"/>
        </w:rPr>
        <w:t>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4" w:author="Microsoft Office User" w:date="2018-03-18T17:42:00Z">
        <w:r w:rsidR="00AF60EA">
          <w:rPr>
            <w:color w:val="000000" w:themeColor="text1"/>
          </w:rPr>
          <w:t>in</w:t>
        </w:r>
      </w:ins>
      <w:del w:id="5"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ins w:id="6" w:author="Microsoft Office User" w:date="2018-03-18T17:43:00Z">
        <w:r w:rsidR="00AF60EA">
          <w:rPr>
            <w:color w:val="000000" w:themeColor="text1"/>
          </w:rPr>
          <w:t>I</w:t>
        </w:r>
      </w:ins>
      <w:del w:id="7" w:author="Microsoft Office User" w:date="2018-03-18T17:43: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D4046E" w:rsidRPr="006902F6">
        <w:rPr>
          <w:color w:val="000000" w:themeColor="text1"/>
        </w:rPr>
        <w:t xml:space="preserve">or </w:t>
      </w:r>
      <w:ins w:id="8" w:author="Microsoft Office User" w:date="2018-03-18T17:43:00Z">
        <w:r w:rsidR="00AF60EA">
          <w:rPr>
            <w:color w:val="000000" w:themeColor="text1"/>
          </w:rPr>
          <w:t>E</w:t>
        </w:r>
      </w:ins>
      <w:del w:id="9" w:author="Microsoft Office User" w:date="2018-03-18T17:43:00Z">
        <w:r w:rsidR="001C4E38" w:rsidDel="00AF60EA">
          <w:rPr>
            <w:color w:val="000000" w:themeColor="text1"/>
          </w:rPr>
          <w:delText>e</w:delText>
        </w:r>
      </w:del>
      <w:r w:rsidR="001C4E38">
        <w:rPr>
          <w:color w:val="000000" w:themeColor="text1"/>
        </w:rPr>
        <w:t>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bookmarkStart w:id="10" w:name="_GoBack"/>
      <w:bookmarkEnd w:id="10"/>
      <w:del w:id="11"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w:t>
      </w:r>
      <w:r w:rsidRPr="00245EC7">
        <w:rPr>
          <w:rFonts w:ascii="Calibri" w:eastAsia="Times New Roman" w:hAnsi="Calibri" w:cs="Times New Roman"/>
          <w:noProof/>
        </w:rPr>
        <w:lastRenderedPageBreak/>
        <w:t>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w:t>
      </w:r>
      <w:r w:rsidRPr="00245EC7">
        <w:rPr>
          <w:rFonts w:ascii="Calibri" w:eastAsia="Times New Roman" w:hAnsi="Calibri" w:cs="Times New Roman"/>
          <w:noProof/>
        </w:rPr>
        <w:lastRenderedPageBreak/>
        <w:t>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w:t>
      </w:r>
      <w:r w:rsidRPr="00245EC7">
        <w:rPr>
          <w:rFonts w:ascii="Calibri" w:eastAsia="Times New Roman" w:hAnsi="Calibri" w:cs="Times New Roman"/>
          <w:noProof/>
        </w:rPr>
        <w:lastRenderedPageBreak/>
        <w:t>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lastRenderedPageBreak/>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lastRenderedPageBreak/>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3D6F2E8"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7777777" w:rsidR="006C7508" w:rsidRDefault="006C7508" w:rsidP="006C7508">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51C37" w14:textId="77777777" w:rsidR="00F51163" w:rsidRDefault="00F51163" w:rsidP="001975C6">
      <w:r>
        <w:separator/>
      </w:r>
    </w:p>
  </w:endnote>
  <w:endnote w:type="continuationSeparator" w:id="0">
    <w:p w14:paraId="5118A0E7" w14:textId="77777777" w:rsidR="00F51163" w:rsidRDefault="00F51163"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1643F">
      <w:rPr>
        <w:caps/>
        <w:noProof/>
        <w:color w:val="5B9BD5" w:themeColor="accent1"/>
      </w:rPr>
      <w:t>18</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AB36F" w14:textId="77777777" w:rsidR="00F51163" w:rsidRDefault="00F51163" w:rsidP="001975C6">
      <w:r>
        <w:separator/>
      </w:r>
    </w:p>
  </w:footnote>
  <w:footnote w:type="continuationSeparator" w:id="0">
    <w:p w14:paraId="31171DA1" w14:textId="77777777" w:rsidR="00F51163" w:rsidRDefault="00F51163"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1163"/>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E49A1-B8C3-8A4D-8700-66A67E69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29944</Words>
  <Characters>170681</Characters>
  <Application>Microsoft Macintosh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7</cp:revision>
  <cp:lastPrinted>2018-02-07T20:59:00Z</cp:lastPrinted>
  <dcterms:created xsi:type="dcterms:W3CDTF">2018-02-07T20:59:00Z</dcterms:created>
  <dcterms:modified xsi:type="dcterms:W3CDTF">2018-03-18T21:55:00Z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