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xml:space="preserve">, </w:t>
      </w:r>
      <w:proofErr w:type="spellStart"/>
      <w:r>
        <w:t>JeAnna</w:t>
      </w:r>
      <w:proofErr w:type="spellEnd"/>
      <w:r>
        <w:t xml:space="preserve"> R. Redd</w:t>
      </w:r>
      <w:r>
        <w:rPr>
          <w:vertAlign w:val="superscript"/>
        </w:rPr>
        <w:t>1,2</w:t>
      </w:r>
      <w:r>
        <w:t xml:space="preserve">, </w:t>
      </w:r>
      <w:proofErr w:type="spellStart"/>
      <w:r>
        <w:t>Quynh</w:t>
      </w:r>
      <w:proofErr w:type="spellEnd"/>
      <w:r>
        <w:t xml:space="preserve"> T. Tran</w:t>
      </w:r>
      <w:r>
        <w:rPr>
          <w:vertAlign w:val="superscript"/>
        </w:rPr>
        <w:t>4</w:t>
      </w:r>
      <w:r>
        <w:t xml:space="preserve">, </w:t>
      </w:r>
      <w:proofErr w:type="spellStart"/>
      <w:r>
        <w:t>Irit</w:t>
      </w:r>
      <w:proofErr w:type="spellEnd"/>
      <w:r>
        <w:t xml:space="preserve">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w:t>
      </w:r>
      <w:proofErr w:type="spellStart"/>
      <w:r>
        <w:t>Rambam</w:t>
      </w:r>
      <w:proofErr w:type="spellEnd"/>
      <w:r>
        <w:t xml:space="preserve">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4FB7FE5C" w:rsidR="00310383" w:rsidRDefault="00310383" w:rsidP="00310383">
      <w:r>
        <w:rPr>
          <w:b/>
        </w:rPr>
        <w:t>Short</w:t>
      </w:r>
      <w:r w:rsidRPr="00E50061">
        <w:rPr>
          <w:b/>
        </w:rPr>
        <w:t xml:space="preserve"> title:</w:t>
      </w:r>
      <w:r>
        <w:t xml:space="preserve"> </w:t>
      </w:r>
      <w:r w:rsidR="00170EF4">
        <w:t>Elevated G</w:t>
      </w:r>
      <w:r>
        <w:t xml:space="preserve">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3949502E" w14:textId="309213C7" w:rsidR="009B7859" w:rsidRPr="004F4F38" w:rsidRDefault="009B7859" w:rsidP="009B7859">
      <w:pPr>
        <w:spacing w:line="480" w:lineRule="auto"/>
        <w:rPr>
          <w:color w:val="000000" w:themeColor="text1"/>
        </w:rPr>
      </w:pPr>
      <w:r w:rsidRPr="00E50061">
        <w:rPr>
          <w:b/>
        </w:rPr>
        <w:t>Funding:</w:t>
      </w:r>
      <w:r>
        <w:t xml:space="preserve"> </w:t>
      </w:r>
      <w:r w:rsidRPr="006902F6">
        <w:rPr>
          <w:color w:val="000000" w:themeColor="text1"/>
        </w:rPr>
        <w:t>This study was supported by funds from NIH Grant R01-DK107535 (DB)</w:t>
      </w:r>
      <w:r>
        <w:rPr>
          <w:color w:val="000000" w:themeColor="text1"/>
        </w:rPr>
        <w:t xml:space="preserve"> and a</w:t>
      </w:r>
      <w:r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(U2C-DK110768), the Michigan Nutrition Obesity Research Center (P30-</w:t>
      </w:r>
      <w:r w:rsidRPr="006902F6">
        <w:rPr>
          <w:bCs/>
          <w:iCs/>
          <w:color w:val="000000" w:themeColor="text1"/>
        </w:rPr>
        <w:t>DK089503)</w:t>
      </w:r>
      <w:ins w:id="0" w:author="Microsoft Office User" w:date="2018-03-28T15:28:00Z">
        <w:r w:rsidR="00BC54E5">
          <w:rPr>
            <w:bCs/>
            <w:iCs/>
            <w:color w:val="000000" w:themeColor="text1"/>
          </w:rPr>
          <w:t>,</w:t>
        </w:r>
      </w:ins>
      <w:r w:rsidRPr="006902F6">
        <w:rPr>
          <w:bCs/>
          <w:iCs/>
          <w:color w:val="000000" w:themeColor="text1"/>
        </w:rPr>
        <w:t xml:space="preserve">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ins w:id="1" w:author="Microsoft Office User" w:date="2018-03-28T15:28:00Z">
        <w:r w:rsidR="00BC54E5">
          <w:rPr>
            <w:rFonts w:eastAsia="Times New Roman" w:cs="Times New Roman"/>
            <w:color w:val="000000" w:themeColor="text1"/>
          </w:rPr>
          <w:t xml:space="preserve"> and the University of Michigan Pharmacokinetic and Mass Spectrometry Core</w:t>
        </w:r>
      </w:ins>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p>
    <w:p w14:paraId="7EF7F2EA" w14:textId="2BCEDEA6" w:rsidR="009B7859" w:rsidRDefault="009B7859" w:rsidP="009B7859">
      <w:pPr>
        <w:spacing w:line="480" w:lineRule="auto"/>
      </w:pPr>
      <w:r>
        <w:rPr>
          <w:b/>
        </w:rPr>
        <w:t>Disclosure summary</w:t>
      </w:r>
      <w:r w:rsidRPr="00E50061">
        <w:rPr>
          <w:b/>
        </w:rPr>
        <w:t>:</w:t>
      </w:r>
      <w:r>
        <w:t xml:space="preserve"> The authors declared no conflict of interest that could be perceived as prejudicing the impartiality of the research reported.</w:t>
      </w:r>
    </w:p>
    <w:p w14:paraId="414E0632" w14:textId="77777777" w:rsidR="00310383" w:rsidRDefault="00310383" w:rsidP="00310383">
      <w:pPr>
        <w:rPr>
          <w:b/>
        </w:rPr>
      </w:pPr>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t>Abstract</w:t>
      </w:r>
    </w:p>
    <w:p w14:paraId="375B09EF" w14:textId="1226615D" w:rsidR="000C0722" w:rsidRDefault="009B7859" w:rsidP="00FF21CB">
      <w:pPr>
        <w:spacing w:line="480" w:lineRule="auto"/>
        <w:rPr>
          <w:color w:val="000000" w:themeColor="text1"/>
        </w:rPr>
      </w:pPr>
      <w:r>
        <w:rPr>
          <w:b/>
          <w:color w:val="000000" w:themeColor="text1"/>
        </w:rPr>
        <w:t>Purpose</w:t>
      </w:r>
      <w:r w:rsidR="00A72041">
        <w:rPr>
          <w:b/>
          <w:color w:val="000000" w:themeColor="text1"/>
        </w:rPr>
        <w:t xml:space="preser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32D42EDB"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370B90E2"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effects on</w:t>
      </w:r>
      <w:r w:rsidR="001B4988">
        <w:rPr>
          <w:color w:val="000000" w:themeColor="text1"/>
        </w:rPr>
        <w:t xml:space="preserve"> fasting glucose,</w:t>
      </w:r>
      <w:r w:rsidR="00E3204E">
        <w:rPr>
          <w:color w:val="000000" w:themeColor="text1"/>
        </w:rPr>
        <w:t xml:space="preserve">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w:t>
      </w:r>
      <w:proofErr w:type="spellStart"/>
      <w:r w:rsidR="00E3204E">
        <w:rPr>
          <w:color w:val="000000" w:themeColor="text1"/>
        </w:rPr>
        <w:t>lipolytic</w:t>
      </w:r>
      <w:proofErr w:type="spellEnd"/>
      <w:r w:rsidR="00E3204E">
        <w:rPr>
          <w:color w:val="000000" w:themeColor="text1"/>
        </w:rPr>
        <w:t xml:space="preserve">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AAFB7F3" w14:textId="5F608D36" w:rsidR="002E32E8" w:rsidRDefault="00A42F64" w:rsidP="00A42F64">
      <w:pPr>
        <w:pStyle w:val="p1"/>
        <w:spacing w:line="480" w:lineRule="auto"/>
        <w:rPr>
          <w:b/>
          <w:color w:val="000000" w:themeColor="text1"/>
          <w:sz w:val="36"/>
          <w:u w:val="single"/>
        </w:rPr>
      </w:pPr>
      <w:r w:rsidRPr="00A42F64">
        <w:rPr>
          <w:rFonts w:asciiTheme="minorHAnsi" w:hAnsiTheme="minorHAnsi"/>
          <w:b/>
          <w:color w:val="000000" w:themeColor="text1"/>
          <w:sz w:val="36"/>
          <w:u w:val="single"/>
        </w:rPr>
        <w:t>Pr</w:t>
      </w:r>
      <w:r>
        <w:rPr>
          <w:rFonts w:asciiTheme="minorHAnsi" w:hAnsiTheme="minorHAnsi"/>
          <w:b/>
          <w:color w:val="000000" w:themeColor="text1"/>
          <w:sz w:val="36"/>
          <w:u w:val="single"/>
        </w:rPr>
        <w:t>é</w:t>
      </w:r>
      <w:r w:rsidRPr="00A42F64">
        <w:rPr>
          <w:rFonts w:asciiTheme="minorHAnsi" w:hAnsiTheme="minorHAnsi"/>
          <w:b/>
          <w:color w:val="000000" w:themeColor="text1"/>
          <w:sz w:val="36"/>
          <w:u w:val="single"/>
        </w:rPr>
        <w:t>cis</w:t>
      </w:r>
    </w:p>
    <w:p w14:paraId="5DA774EB" w14:textId="3EBCB06C" w:rsidR="002E32E8" w:rsidRPr="00A42F64" w:rsidRDefault="00AE30B2" w:rsidP="00A42F64">
      <w:pPr>
        <w:pStyle w:val="p1"/>
        <w:spacing w:line="480" w:lineRule="auto"/>
        <w:rPr>
          <w:color w:val="000000" w:themeColor="text1"/>
          <w:sz w:val="24"/>
        </w:rPr>
      </w:pPr>
      <w:r>
        <w:rPr>
          <w:rFonts w:asciiTheme="minorHAnsi" w:hAnsiTheme="minorHAnsi"/>
          <w:color w:val="000000" w:themeColor="text1"/>
          <w:sz w:val="24"/>
          <w:szCs w:val="24"/>
        </w:rPr>
        <w:t>We evaluated</w:t>
      </w:r>
      <w:r w:rsidR="00D61551">
        <w:rPr>
          <w:rFonts w:asciiTheme="minorHAnsi" w:hAnsiTheme="minorHAnsi"/>
          <w:color w:val="000000" w:themeColor="text1"/>
          <w:sz w:val="24"/>
          <w:szCs w:val="24"/>
        </w:rPr>
        <w:t xml:space="preserve"> </w:t>
      </w:r>
      <w:proofErr w:type="spellStart"/>
      <w:r w:rsidR="00D61551">
        <w:rPr>
          <w:rFonts w:asciiTheme="minorHAnsi" w:hAnsiTheme="minorHAnsi"/>
          <w:color w:val="000000" w:themeColor="text1"/>
          <w:sz w:val="24"/>
          <w:szCs w:val="24"/>
        </w:rPr>
        <w:t>l</w:t>
      </w:r>
      <w:r w:rsidR="00D372F5">
        <w:rPr>
          <w:rFonts w:asciiTheme="minorHAnsi" w:hAnsiTheme="minorHAnsi"/>
          <w:color w:val="000000" w:themeColor="text1"/>
          <w:sz w:val="24"/>
          <w:szCs w:val="24"/>
        </w:rPr>
        <w:t>i</w:t>
      </w:r>
      <w:r w:rsidR="00D61551">
        <w:rPr>
          <w:rFonts w:asciiTheme="minorHAnsi" w:hAnsiTheme="minorHAnsi"/>
          <w:color w:val="000000" w:themeColor="text1"/>
          <w:sz w:val="24"/>
          <w:szCs w:val="24"/>
        </w:rPr>
        <w:t>polytic</w:t>
      </w:r>
      <w:proofErr w:type="spellEnd"/>
      <w:r w:rsidR="00D61551">
        <w:rPr>
          <w:rFonts w:asciiTheme="minorHAnsi" w:hAnsiTheme="minorHAnsi"/>
          <w:color w:val="000000" w:themeColor="text1"/>
          <w:sz w:val="24"/>
          <w:szCs w:val="24"/>
        </w:rPr>
        <w:t xml:space="preserve"> markers, insulin resistance and hepatic steatosis in response to </w:t>
      </w:r>
      <w:r w:rsidR="0011560F">
        <w:rPr>
          <w:rFonts w:asciiTheme="minorHAnsi" w:hAnsiTheme="minorHAnsi"/>
          <w:color w:val="000000" w:themeColor="text1"/>
          <w:sz w:val="24"/>
          <w:szCs w:val="24"/>
        </w:rPr>
        <w:t>combined glucocorticoids and obesity in mice</w:t>
      </w:r>
      <w:r>
        <w:rPr>
          <w:rFonts w:asciiTheme="minorHAnsi" w:hAnsiTheme="minorHAnsi"/>
          <w:color w:val="000000" w:themeColor="text1"/>
          <w:sz w:val="24"/>
          <w:szCs w:val="24"/>
        </w:rPr>
        <w:t>. All outcomes were exacerbated in comparison</w:t>
      </w:r>
      <w:r w:rsidR="00D61551">
        <w:rPr>
          <w:rFonts w:asciiTheme="minorHAnsi" w:hAnsiTheme="minorHAnsi"/>
          <w:color w:val="000000" w:themeColor="text1"/>
          <w:sz w:val="24"/>
          <w:szCs w:val="24"/>
        </w:rPr>
        <w:t xml:space="preserve"> to</w:t>
      </w:r>
      <w:r w:rsidR="0011560F">
        <w:rPr>
          <w:rFonts w:asciiTheme="minorHAnsi" w:hAnsiTheme="minorHAnsi"/>
          <w:color w:val="000000" w:themeColor="text1"/>
          <w:sz w:val="24"/>
          <w:szCs w:val="24"/>
        </w:rPr>
        <w:t xml:space="preserve"> lean counterparts.</w:t>
      </w:r>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0B639A68" w:rsidR="002B0844" w:rsidRDefault="00F71865" w:rsidP="00FF21CB">
      <w:pPr>
        <w:spacing w:line="480" w:lineRule="auto"/>
        <w:rPr>
          <w:color w:val="000000" w:themeColor="text1"/>
        </w:rPr>
      </w:pPr>
      <w:r>
        <w:t>Glucocorticoids are a class of steroid hormones that are important for proper glucose homeostasis during stress or fasting, but can lead to symp</w:t>
      </w:r>
      <w:r w:rsidR="005208F0">
        <w:t>toms similar to those seen in metabolic syndrome</w:t>
      </w:r>
      <w:r w:rsidR="00AE1A18">
        <w:t xml:space="preserve"> </w:t>
      </w:r>
      <w:r w:rsidR="00C2516C">
        <w:t>if elevated for prolonged durations</w:t>
      </w:r>
      <w:r w:rsidR="005208F0">
        <w:t xml:space="preserve">. </w:t>
      </w:r>
      <w:r w:rsidR="00A3343F">
        <w:t>Cushing’s syndrome</w:t>
      </w:r>
      <w:r w:rsidR="00C2516C">
        <w:t xml:space="preserve"> encompasses a </w:t>
      </w:r>
      <w:r w:rsidR="001F20E1">
        <w:t>variety</w:t>
      </w:r>
      <w:r w:rsidR="00C2516C">
        <w:t xml:space="preserve"> of </w:t>
      </w:r>
      <w:r w:rsidR="001F20E1">
        <w:t xml:space="preserve">conditions which </w:t>
      </w:r>
      <w:r w:rsidR="00A3343F">
        <w:t xml:space="preserve">manifest in response to chronically elevated levels of </w:t>
      </w:r>
      <w:r w:rsidR="00A3343F">
        <w:lastRenderedPageBreak/>
        <w:t>glucocorticoids</w:t>
      </w:r>
      <w:r w:rsidR="001F20E1">
        <w:t>, including exogenous corticosteroid treatment</w:t>
      </w:r>
      <w:r w:rsidR="00575977">
        <w:t xml:space="preserve"> as well as endogenous overproduction of cortisol</w:t>
      </w:r>
      <w:r w:rsidR="001F20E1">
        <w:t>,</w:t>
      </w:r>
      <w:r w:rsidR="00A3343F">
        <w:t xml:space="preserve"> and is often associated with changes in adipose mass and distribution, </w:t>
      </w:r>
      <w:r w:rsidR="00F31BBD">
        <w:t xml:space="preserve">non-alcoholic </w:t>
      </w:r>
      <w:r w:rsidR="00A3343F">
        <w:t>fatty liver</w:t>
      </w:r>
      <w:r w:rsidR="00F31BBD">
        <w:t xml:space="preserve"> disease (NAFLD)</w:t>
      </w:r>
      <w:r w:rsidR="00A30887">
        <w:t xml:space="preserve"> and</w:t>
      </w:r>
      <w:r w:rsidR="00A3343F">
        <w:t xml:space="preserve"> impaired glucose tolerance</w:t>
      </w:r>
      <w:r w:rsidR="00A30887">
        <w:t xml:space="preserve"> </w:t>
      </w:r>
      <w:r w:rsidR="00A30887">
        <w:fldChar w:fldCharType="begin" w:fldLock="1"/>
      </w:r>
      <w:r w:rsidR="00A9184D">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"(1)" }, "properties" : {  }, "schema" : "https://github.com/citation-style-language/schema/raw/master/csl-citation.json" }</w:instrText>
      </w:r>
      <w:r w:rsidR="00A30887">
        <w:fldChar w:fldCharType="separate"/>
      </w:r>
      <w:r w:rsidR="00245EC7" w:rsidRPr="00245EC7">
        <w:rPr>
          <w:noProof/>
        </w:rPr>
        <w:t>(1)</w:t>
      </w:r>
      <w:r w:rsidR="00A30887">
        <w:fldChar w:fldCharType="end"/>
      </w:r>
      <w:r w:rsidR="00A3343F">
        <w:t xml:space="preserve">. </w:t>
      </w:r>
      <w:r w:rsidR="001F20E1">
        <w:t xml:space="preserve"> While endogenous </w:t>
      </w:r>
      <w:r w:rsidR="00575977">
        <w:t>forms of Cushing’s syndrome</w:t>
      </w:r>
      <w:r w:rsidR="001E10D3">
        <w:t xml:space="preserve"> are</w:t>
      </w:r>
      <w:r w:rsidR="001F20E1">
        <w:t xml:space="preserve"> rare,</w:t>
      </w:r>
      <w:r w:rsidR="00A3343F">
        <w:t xml:space="preserve"> it is estimated that at any given time 1-3% 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A9184D">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"(2\u20135)", "plainTextFormattedCitation" : "(2\u20135)", "previouslyFormattedCitation" : "(2\u20135)" }, "properties" : {  }, "schema" : "https://github.com/citation-style-language/schema/raw/master/csl-citation.json" }</w:instrText>
      </w:r>
      <w:r w:rsidR="00A621EB" w:rsidRPr="006902F6">
        <w:rPr>
          <w:color w:val="000000" w:themeColor="text1"/>
        </w:rPr>
        <w:fldChar w:fldCharType="separate"/>
      </w:r>
      <w:r w:rsidR="00245EC7" w:rsidRPr="00245EC7">
        <w:rPr>
          <w:noProof/>
          <w:color w:val="000000" w:themeColor="text1"/>
        </w:rPr>
        <w:t>(2–5)</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2B1499EF" w:rsidR="005E120F" w:rsidRPr="006902F6" w:rsidRDefault="00EF0E90" w:rsidP="00FF21CB">
      <w:pPr>
        <w:spacing w:line="480" w:lineRule="auto"/>
        <w:rPr>
          <w:color w:val="000000" w:themeColor="text1"/>
        </w:rPr>
      </w:pPr>
      <w:r>
        <w:rPr>
          <w:color w:val="000000" w:themeColor="text1"/>
        </w:rPr>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A9184D">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"(6)", "plainTextFormattedCitation" : "(6)", "previouslyFormattedCitation" : "(6)" }, "properties" : {  }, "schema" : "https://github.com/citation-style-language/schema/raw/master/csl-citation.json" }</w:instrText>
      </w:r>
      <w:r w:rsidR="002975CC">
        <w:rPr>
          <w:color w:val="000000" w:themeColor="text1"/>
        </w:rPr>
        <w:fldChar w:fldCharType="separate"/>
      </w:r>
      <w:r w:rsidR="00245EC7" w:rsidRPr="00245EC7">
        <w:rPr>
          <w:noProof/>
          <w:color w:val="000000" w:themeColor="text1"/>
        </w:rPr>
        <w:t>(6)</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A9184D">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"(7,8)", "plainTextFormattedCitation" : "(7,8)", "previouslyFormattedCitation" : "(7,8)" }, "properties" : {  }, "schema" : "https://github.com/citation-style-language/schema/raw/master/csl-citation.json" }</w:instrText>
      </w:r>
      <w:r w:rsidR="00BF554F" w:rsidRPr="006902F6">
        <w:rPr>
          <w:color w:val="000000" w:themeColor="text1"/>
        </w:rPr>
        <w:fldChar w:fldCharType="separate"/>
      </w:r>
      <w:r w:rsidR="00245EC7" w:rsidRPr="00245EC7">
        <w:rPr>
          <w:noProof/>
          <w:color w:val="000000" w:themeColor="text1"/>
        </w:rPr>
        <w:t>(7,8)</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0E0640D9" w:rsidR="00AE79F4" w:rsidRPr="006902F6" w:rsidRDefault="00026A0B" w:rsidP="00FF21CB">
      <w:pPr>
        <w:spacing w:line="480" w:lineRule="auto"/>
        <w:rPr>
          <w:color w:val="000000" w:themeColor="text1"/>
        </w:rPr>
      </w:pPr>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A9184D">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"(9\u201311)", "plainTextFormattedCitation" : "(9\u201311)", "previouslyFormattedCitation" : "(9\u201311)" }, "properties" : {  }, "schema" : "https://github.com/citation-style-language/schema/raw/master/csl-citation.json" }</w:instrText>
      </w:r>
      <w:r w:rsidR="003D62C9" w:rsidRPr="006902F6">
        <w:rPr>
          <w:color w:val="000000" w:themeColor="text1"/>
        </w:rPr>
        <w:fldChar w:fldCharType="separate"/>
      </w:r>
      <w:r w:rsidR="00245EC7" w:rsidRPr="00245EC7">
        <w:rPr>
          <w:noProof/>
          <w:color w:val="000000" w:themeColor="text1"/>
        </w:rPr>
        <w:t>(9–11)</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"(10,12,13)", "plainTextFormattedCitation" : "(10,12,13)", "previouslyFormattedCitation" : "(10,12,13)" }, "properties" : {  }, "schema" : "https://github.com/citation-style-language/schema/raw/master/csl-citation.json" }</w:instrText>
      </w:r>
      <w:r w:rsidR="000738BA" w:rsidRPr="006902F6">
        <w:rPr>
          <w:color w:val="000000" w:themeColor="text1"/>
        </w:rPr>
        <w:fldChar w:fldCharType="separate"/>
      </w:r>
      <w:r w:rsidR="00245EC7" w:rsidRPr="00245EC7">
        <w:rPr>
          <w:noProof/>
          <w:color w:val="000000" w:themeColor="text1"/>
        </w:rPr>
        <w:t>(10,12,13)</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A9184D">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"(8)", "plainTextFormattedCitation" : "(8)", "previouslyFormattedCitation" : "(8)" }, "properties" : {  }, "schema" : "https://github.com/citation-style-language/schema/raw/master/csl-citation.json" }</w:instrText>
      </w:r>
      <w:r w:rsidR="00393DEB">
        <w:rPr>
          <w:color w:val="000000" w:themeColor="text1"/>
        </w:rPr>
        <w:fldChar w:fldCharType="separate"/>
      </w:r>
      <w:r w:rsidR="00245EC7" w:rsidRPr="00245EC7">
        <w:rPr>
          <w:noProof/>
          <w:color w:val="000000" w:themeColor="text1"/>
        </w:rPr>
        <w:t>(8)</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A9184D">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"(14\u201316)", "plainTextFormattedCitation" : "(14\u201316)", "previouslyFormattedCitation" : "(14\u201316)" }, "properties" : {  }, "schema" : "https://github.com/citation-style-language/schema/raw/master/csl-citation.json" }</w:instrText>
      </w:r>
      <w:r w:rsidR="00AB22DC" w:rsidRPr="006902F6">
        <w:rPr>
          <w:color w:val="000000" w:themeColor="text1"/>
        </w:rPr>
        <w:fldChar w:fldCharType="separate"/>
      </w:r>
      <w:r w:rsidR="00245EC7" w:rsidRPr="00245EC7">
        <w:rPr>
          <w:noProof/>
          <w:color w:val="000000" w:themeColor="text1"/>
        </w:rPr>
        <w:t>(14–16)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A9184D">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"(17\u201319)", "plainTextFormattedCitation" : "(17\u201319)", "previouslyFormattedCitation" : "(17\u201319)" }, "properties" : {  }, "schema" : "https://github.com/citation-style-language/schema/raw/master/csl-citation.json" }</w:instrText>
      </w:r>
      <w:r w:rsidR="00ED5214" w:rsidRPr="006902F6">
        <w:rPr>
          <w:color w:val="000000" w:themeColor="text1"/>
        </w:rPr>
        <w:fldChar w:fldCharType="separate"/>
      </w:r>
      <w:r w:rsidR="00245EC7" w:rsidRPr="00245EC7">
        <w:rPr>
          <w:noProof/>
          <w:color w:val="000000" w:themeColor="text1"/>
        </w:rPr>
        <w:t>(17–19)</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w:t>
      </w:r>
      <w:r w:rsidR="001C4F76" w:rsidRPr="006902F6">
        <w:rPr>
          <w:color w:val="000000" w:themeColor="text1"/>
        </w:rPr>
        <w:lastRenderedPageBreak/>
        <w:t xml:space="preserve">and NAFLD </w:t>
      </w:r>
      <w:r w:rsidR="001C4F76" w:rsidRPr="006902F6">
        <w:rPr>
          <w:color w:val="000000" w:themeColor="text1"/>
        </w:rPr>
        <w:fldChar w:fldCharType="begin" w:fldLock="1"/>
      </w:r>
      <w:r w:rsidR="00A9184D">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"(20\u201323)" }, "properties" : {  }, "schema" : "https://github.com/citation-style-language/schema/raw/master/csl-citation.json" }</w:instrText>
      </w:r>
      <w:r w:rsidR="001C4F76" w:rsidRPr="006902F6">
        <w:rPr>
          <w:color w:val="000000" w:themeColor="text1"/>
        </w:rPr>
        <w:fldChar w:fldCharType="separate"/>
      </w:r>
      <w:r w:rsidR="00245EC7" w:rsidRPr="00245EC7">
        <w:rPr>
          <w:noProof/>
          <w:color w:val="000000" w:themeColor="text1"/>
        </w:rPr>
        <w:t>(20–23)</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that chronically elevated glucocorticoids</w:t>
      </w:r>
      <w:r w:rsidR="00852027">
        <w:rPr>
          <w:color w:val="000000" w:themeColor="text1"/>
        </w:rPr>
        <w:t>, via dexamethasone treatment</w:t>
      </w:r>
      <w:r w:rsidR="003254B3">
        <w:rPr>
          <w:color w:val="000000" w:themeColor="text1"/>
        </w:rPr>
        <w:t>,</w:t>
      </w:r>
      <w:r w:rsidR="003E5E79" w:rsidRPr="006902F6">
        <w:rPr>
          <w:color w:val="000000" w:themeColor="text1"/>
        </w:rPr>
        <w:t xml:space="preserve">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 xml:space="preserve">Obese </w:t>
      </w:r>
      <w:r w:rsidR="00852027">
        <w:rPr>
          <w:color w:val="000000" w:themeColor="text1"/>
        </w:rPr>
        <w:t>dexamethasone</w:t>
      </w:r>
      <w:r w:rsidR="006322C2" w:rsidRPr="006902F6">
        <w:rPr>
          <w:color w:val="000000" w:themeColor="text1"/>
        </w:rPr>
        <w:t>-treated</w:t>
      </w:r>
      <w:r w:rsidR="008C41F3" w:rsidRPr="006902F6">
        <w:rPr>
          <w:color w:val="000000" w:themeColor="text1"/>
        </w:rPr>
        <w:t xml:space="preserve"> mice have reduced fat mass compared to all 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w:t>
      </w:r>
      <w:r w:rsidR="00A411C9">
        <w:rPr>
          <w:color w:val="000000" w:themeColor="text1"/>
        </w:rPr>
        <w:t xml:space="preserve"> glucocorticoid-induced adipocyte</w:t>
      </w:r>
      <w:r w:rsidR="008C41F3" w:rsidRPr="006902F6">
        <w:rPr>
          <w:color w:val="000000" w:themeColor="text1"/>
        </w:rPr>
        <w:t xml:space="preserve">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107A858D" w:rsidR="00EB0A54" w:rsidRDefault="004B1467" w:rsidP="00FF21CB">
      <w:pPr>
        <w:spacing w:line="480" w:lineRule="auto"/>
        <w:rPr>
          <w:rFonts w:eastAsia="Times New Roman" w:cs="Times New Roman"/>
          <w:color w:val="000000" w:themeColor="text1"/>
          <w:shd w:val="clear" w:color="auto" w:fill="FFFFFF"/>
        </w:rPr>
      </w:pPr>
      <w:r w:rsidRPr="006902F6">
        <w:rPr>
          <w:b/>
          <w:color w:val="000000" w:themeColor="text1"/>
        </w:rPr>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r w:rsidR="00852027">
        <w:rPr>
          <w:rFonts w:eastAsia="Times New Roman" w:cs="Times New Roman"/>
          <w:color w:val="000000" w:themeColor="text1"/>
          <w:shd w:val="clear" w:color="auto" w:fill="FFFFFF"/>
        </w:rPr>
        <w:t>, a synthetic glucocorticoid,</w:t>
      </w:r>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A9184D">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"(10)"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45EC7" w:rsidRPr="00245EC7">
        <w:rPr>
          <w:rFonts w:eastAsia="Times New Roman" w:cs="Times New Roman"/>
          <w:noProof/>
          <w:color w:val="000000" w:themeColor="text1"/>
          <w:shd w:val="clear" w:color="auto" w:fill="FFFFFF"/>
        </w:rPr>
        <w:t>(10)</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xml:space="preserve">; 5L0D </w:t>
      </w:r>
      <w:proofErr w:type="spellStart"/>
      <w:r w:rsidR="007D1B1B">
        <w:rPr>
          <w:rFonts w:eastAsia="Times New Roman" w:cs="Times New Roman"/>
          <w:color w:val="000000" w:themeColor="text1"/>
          <w:shd w:val="clear" w:color="auto" w:fill="FFFFFF"/>
        </w:rPr>
        <w:t>LabDiet</w:t>
      </w:r>
      <w:proofErr w:type="spellEnd"/>
      <w:r w:rsidR="007D1B1B">
        <w:rPr>
          <w:rFonts w:eastAsia="Times New Roman" w:cs="Times New Roman"/>
          <w:color w:val="000000" w:themeColor="text1"/>
          <w:shd w:val="clear" w:color="auto" w:fill="FFFFFF"/>
        </w:rPr>
        <w: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r w:rsidR="00B44A19" w:rsidRPr="000734F2">
        <w:rPr>
          <w:rFonts w:eastAsia="Times New Roman" w:cs="Arial"/>
          <w:color w:val="000000" w:themeColor="text1"/>
          <w:shd w:val="clear" w:color="auto" w:fill="FFFFFF"/>
        </w:rPr>
        <w:t xml:space="preserve">Water intake was measured weekly to </w:t>
      </w:r>
      <w:r w:rsidR="00B44A19" w:rsidRPr="000734F2">
        <w:rPr>
          <w:rFonts w:eastAsia="Times New Roman" w:cs="Arial"/>
          <w:color w:val="000000" w:themeColor="text1"/>
          <w:shd w:val="clear" w:color="auto" w:fill="FFFFFF"/>
        </w:rPr>
        <w:lastRenderedPageBreak/>
        <w:t>determine the concentrations of dexamethasone consumed per cage. Average concentration per mouse was estimated by accounting for number of mice in the cage.</w:t>
      </w:r>
      <w:r w:rsidR="00B44A19" w:rsidRPr="000734F2">
        <w:rPr>
          <w:rFonts w:ascii="Arial" w:eastAsia="Times New Roman" w:hAnsi="Arial" w:cs="Arial"/>
          <w:b/>
          <w:color w:val="000000" w:themeColor="text1"/>
          <w:sz w:val="19"/>
          <w:szCs w:val="19"/>
          <w:shd w:val="clear" w:color="auto" w:fill="FFFFFF"/>
        </w:rPr>
        <w:t xml:space="preserve"> </w:t>
      </w:r>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week dexamethasone 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proofErr w:type="spellStart"/>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choMRI</w:t>
      </w:r>
      <w:proofErr w:type="spellEnd"/>
      <w:r w:rsidR="00CE75F3"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We performed a CLAMS experiment</w:t>
      </w:r>
      <w:r w:rsidR="00D77990">
        <w:rPr>
          <w:rFonts w:eastAsia="Times New Roman" w:cs="Times New Roman"/>
          <w:color w:val="000000" w:themeColor="text1"/>
          <w:shd w:val="clear" w:color="auto" w:fill="FFFFFF"/>
        </w:rPr>
        <w:t xml:space="preserve"> (data not 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At the end of treatment, mice were fasted for 16 h</w:t>
      </w:r>
      <w:r w:rsidR="00F27853">
        <w:rPr>
          <w:rFonts w:eastAsia="Times New Roman" w:cs="Times New Roman"/>
          <w:color w:val="000000" w:themeColor="text1"/>
          <w:shd w:val="clear" w:color="auto" w:fill="FFFFFF"/>
        </w:rPr>
        <w:t xml:space="preserve"> beginning a </w:t>
      </w:r>
      <w:r w:rsidR="000A1CCE">
        <w:rPr>
          <w:rFonts w:eastAsia="Times New Roman" w:cs="Times New Roman"/>
          <w:color w:val="000000" w:themeColor="text1"/>
          <w:shd w:val="clear" w:color="auto" w:fill="FFFFFF"/>
        </w:rPr>
        <w:t>ZT10</w:t>
      </w:r>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r w:rsidR="000A1CCE">
        <w:rPr>
          <w:rFonts w:eastAsia="Times New Roman" w:cs="Times New Roman"/>
          <w:color w:val="000000" w:themeColor="text1"/>
          <w:shd w:val="clear" w:color="auto" w:fill="FFFFFF"/>
        </w:rPr>
        <w:t xml:space="preserve"> of the following day</w:t>
      </w:r>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w:t>
      </w:r>
      <w:proofErr w:type="spellStart"/>
      <w:r w:rsidR="002854C2">
        <w:rPr>
          <w:rFonts w:eastAsia="Times New Roman" w:cs="Times New Roman"/>
          <w:color w:val="000000" w:themeColor="text1"/>
          <w:shd w:val="clear" w:color="auto" w:fill="FFFFFF"/>
        </w:rPr>
        <w:t>iWAT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proofErr w:type="spellStart"/>
      <w:r w:rsidR="00EB0A54" w:rsidRPr="006902F6">
        <w:rPr>
          <w:rFonts w:eastAsia="Times New Roman" w:cs="Times New Roman"/>
          <w:color w:val="000000" w:themeColor="text1"/>
          <w:shd w:val="clear" w:color="auto" w:fill="FFFFFF"/>
        </w:rPr>
        <w:t>epididymal</w:t>
      </w:r>
      <w:proofErr w:type="spellEnd"/>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white adipose tissue (</w:t>
      </w:r>
      <w:proofErr w:type="spellStart"/>
      <w:r w:rsidR="002854C2">
        <w:rPr>
          <w:rFonts w:eastAsia="Times New Roman" w:cs="Times New Roman"/>
          <w:color w:val="000000" w:themeColor="text1"/>
          <w:shd w:val="clear" w:color="auto" w:fill="FFFFFF"/>
        </w:rPr>
        <w:t>eWAT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5AD1291B" w14:textId="77777777" w:rsidR="00375434" w:rsidRDefault="00375434" w:rsidP="00FF21CB">
      <w:pPr>
        <w:spacing w:line="480" w:lineRule="auto"/>
        <w:rPr>
          <w:rFonts w:eastAsia="Times New Roman" w:cs="Times New Roman"/>
          <w:color w:val="000000" w:themeColor="text1"/>
          <w:shd w:val="clear" w:color="auto" w:fill="FFFFFF"/>
        </w:rPr>
      </w:pPr>
    </w:p>
    <w:p w14:paraId="548B486F" w14:textId="0B65BE52" w:rsidR="00B44A19" w:rsidRPr="00E918E5" w:rsidRDefault="00B44A19" w:rsidP="00FF21CB">
      <w:pPr>
        <w:spacing w:line="480" w:lineRule="auto"/>
        <w:rPr>
          <w:rFonts w:eastAsia="Times New Roman" w:cs="Times New Roman"/>
          <w:b/>
          <w:color w:val="000000" w:themeColor="text1"/>
          <w:shd w:val="clear" w:color="auto" w:fill="FFFFFF"/>
        </w:rPr>
      </w:pPr>
      <w:r w:rsidRPr="00E918E5">
        <w:rPr>
          <w:rFonts w:eastAsia="Times New Roman" w:cs="Times New Roman"/>
          <w:b/>
          <w:color w:val="000000" w:themeColor="text1"/>
          <w:shd w:val="clear" w:color="auto" w:fill="FFFFFF"/>
        </w:rPr>
        <w:t>Determination of Serum Dexamethasone</w:t>
      </w:r>
      <w:r>
        <w:rPr>
          <w:rFonts w:eastAsia="Times New Roman" w:cs="Times New Roman"/>
          <w:b/>
          <w:color w:val="000000" w:themeColor="text1"/>
          <w:shd w:val="clear" w:color="auto" w:fill="FFFFFF"/>
        </w:rPr>
        <w:t xml:space="preserve">: </w:t>
      </w:r>
      <w:r w:rsidRPr="00E12EA7">
        <w:rPr>
          <w:rFonts w:eastAsia="Times New Roman" w:cs="Arial"/>
          <w:color w:val="000000" w:themeColor="text1"/>
          <w:shd w:val="clear" w:color="auto" w:fill="FFFFFF"/>
        </w:rPr>
        <w:t xml:space="preserve">Serum from 16-hour fasted lean and obese mice following six weeks of dexamethasone treatment was acquired prior to euthanizing at the end </w:t>
      </w:r>
      <w:r w:rsidRPr="00E12EA7">
        <w:rPr>
          <w:rFonts w:eastAsia="Times New Roman" w:cs="Arial"/>
          <w:color w:val="000000" w:themeColor="text1"/>
          <w:shd w:val="clear" w:color="auto" w:fill="FFFFFF"/>
        </w:rPr>
        <w:lastRenderedPageBreak/>
        <w:t>of the study and sent to the University of Michigan Phar</w:t>
      </w:r>
      <w:r w:rsidR="00E12EA7">
        <w:rPr>
          <w:rFonts w:eastAsia="Times New Roman" w:cs="Arial"/>
          <w:color w:val="000000" w:themeColor="text1"/>
          <w:shd w:val="clear" w:color="auto" w:fill="FFFFFF"/>
        </w:rPr>
        <w:t>macokinetic and Mass Spectrometry</w:t>
      </w:r>
      <w:r w:rsidRPr="00E12EA7">
        <w:rPr>
          <w:rFonts w:eastAsia="Times New Roman" w:cs="Arial"/>
          <w:color w:val="000000" w:themeColor="text1"/>
          <w:shd w:val="clear" w:color="auto" w:fill="FFFFFF"/>
        </w:rPr>
        <w:t xml:space="preserve"> Core for LC-MS analysis of dexamethasone concentration. </w:t>
      </w:r>
      <w:r w:rsidRPr="00E918E5">
        <w:rPr>
          <w:rFonts w:cs="Arial"/>
        </w:rPr>
        <w:t>Dexamethasone standard was used to make a calibration curve from 2.5 to 100 ng/</w:t>
      </w:r>
      <w:proofErr w:type="spellStart"/>
      <w:r w:rsidRPr="00E918E5">
        <w:rPr>
          <w:rFonts w:cs="Arial"/>
        </w:rPr>
        <w:t>mL.</w:t>
      </w:r>
      <w:proofErr w:type="spellEnd"/>
      <w:r w:rsidRPr="00E918E5">
        <w:rPr>
          <w:rFonts w:cs="Arial"/>
        </w:rPr>
        <w:t xml:space="preserve"> A separate weighing of dexamethasone was used to make quality control standards at 3 and 30 ng/</w:t>
      </w:r>
      <w:proofErr w:type="spellStart"/>
      <w:r w:rsidRPr="00E918E5">
        <w:rPr>
          <w:rFonts w:cs="Arial"/>
        </w:rPr>
        <w:t>mL.</w:t>
      </w:r>
      <w:proofErr w:type="spellEnd"/>
      <w:r w:rsidRPr="00E918E5">
        <w:rPr>
          <w:rFonts w:cs="Arial"/>
        </w:rPr>
        <w:t xml:space="preserve"> Quality control standards were run in triplicate before and during sample analysis. For each calibration standard and quality control standard, 10 µL of blank plasma, 10 µL of calibration or QC standard, and 40 µL of internal standard were mixed in a 96-</w:t>
      </w:r>
      <w:proofErr w:type="gramStart"/>
      <w:r w:rsidRPr="00E918E5">
        <w:rPr>
          <w:rFonts w:cs="Arial"/>
        </w:rPr>
        <w:t>well</w:t>
      </w:r>
      <w:proofErr w:type="gramEnd"/>
      <w:r w:rsidRPr="00E918E5">
        <w:rPr>
          <w:rFonts w:cs="Arial"/>
        </w:rPr>
        <w:t xml:space="preserve"> plate. Each analytical sample was prepared by mixing 10 µL mouse plasma, 10 µL acetonitrile and 40 µL internal standard into a well of a 96-</w:t>
      </w:r>
      <w:proofErr w:type="gramStart"/>
      <w:r w:rsidRPr="00E918E5">
        <w:rPr>
          <w:rFonts w:cs="Arial"/>
        </w:rPr>
        <w:t>well</w:t>
      </w:r>
      <w:proofErr w:type="gramEnd"/>
      <w:r w:rsidRPr="00E918E5">
        <w:rPr>
          <w:rFonts w:cs="Arial"/>
        </w:rPr>
        <w:t xml:space="preserve"> plate. Some samples were below 10 µL in volume. In these cases, the volume collected was diluted to 10 µL and prepared in the same manner as the other samples. The plate was mixed at 1000 rpm for 5 min, then centrifuged at 3500 rpm for 10 min. Four microliters of supernatant were injected for analysis onto a Waters </w:t>
      </w:r>
      <w:proofErr w:type="spellStart"/>
      <w:r w:rsidRPr="00E918E5">
        <w:rPr>
          <w:rFonts w:cs="Arial"/>
        </w:rPr>
        <w:t>Xevo</w:t>
      </w:r>
      <w:proofErr w:type="spellEnd"/>
      <w:r w:rsidRPr="00E918E5">
        <w:rPr>
          <w:rFonts w:cs="Arial"/>
        </w:rPr>
        <w:t xml:space="preserve"> TQD triple quadrupole UPLC mass spectrometer for analysis.</w:t>
      </w:r>
    </w:p>
    <w:p w14:paraId="6F8B47F4" w14:textId="77777777" w:rsidR="004B1467" w:rsidRPr="006902F6" w:rsidRDefault="004B1467" w:rsidP="00FF21CB">
      <w:pPr>
        <w:spacing w:line="480" w:lineRule="auto"/>
        <w:rPr>
          <w:color w:val="000000" w:themeColor="text1"/>
        </w:rPr>
      </w:pPr>
    </w:p>
    <w:p w14:paraId="03E8D3E9" w14:textId="295B9B46"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proofErr w:type="spellStart"/>
      <w:r w:rsidR="004A26F2">
        <w:rPr>
          <w:b/>
          <w:color w:val="000000" w:themeColor="text1"/>
        </w:rPr>
        <w:t>Hyperinsulinemic</w:t>
      </w:r>
      <w:proofErr w:type="spellEnd"/>
      <w:r w:rsidR="004A26F2">
        <w:rPr>
          <w:b/>
          <w:color w:val="000000" w:themeColor="text1"/>
        </w:rPr>
        <w:t xml:space="preserve"> </w:t>
      </w:r>
      <w:proofErr w:type="spellStart"/>
      <w:r w:rsidRPr="006902F6">
        <w:rPr>
          <w:b/>
          <w:color w:val="000000" w:themeColor="text1"/>
        </w:rPr>
        <w:t>Euglycemic</w:t>
      </w:r>
      <w:proofErr w:type="spellEnd"/>
      <w:r w:rsidRPr="006902F6">
        <w:rPr>
          <w:b/>
          <w:color w:val="000000" w:themeColor="text1"/>
        </w:rPr>
        <w:t xml:space="preserve">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957EC8">
        <w:rPr>
          <w:rFonts w:cs="Times New Roman"/>
          <w:color w:val="000000" w:themeColor="text1"/>
        </w:rPr>
        <w:t>ollowing a six-</w:t>
      </w:r>
      <w:r w:rsidR="004A26F2" w:rsidRPr="006902F6">
        <w:rPr>
          <w:rFonts w:cs="Times New Roman"/>
          <w:color w:val="000000" w:themeColor="text1"/>
        </w:rPr>
        <w:t>hour fast</w:t>
      </w:r>
      <w:r w:rsidR="005C7784">
        <w:rPr>
          <w:rFonts w:cs="Times New Roman"/>
          <w:color w:val="000000" w:themeColor="text1"/>
        </w:rPr>
        <w:t xml:space="preserve"> beginning at </w:t>
      </w:r>
      <w:r w:rsidR="000A1CCE">
        <w:rPr>
          <w:rFonts w:cs="Times New Roman"/>
          <w:color w:val="000000" w:themeColor="text1"/>
        </w:rPr>
        <w:t>ZT1</w:t>
      </w:r>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w:t>
      </w:r>
      <w:proofErr w:type="spellStart"/>
      <w:r w:rsidR="00067455" w:rsidRPr="006902F6">
        <w:rPr>
          <w:rFonts w:cs="Times New Roman"/>
          <w:color w:val="000000" w:themeColor="text1"/>
        </w:rPr>
        <w:t>Humulin</w:t>
      </w:r>
      <w:proofErr w:type="spellEnd"/>
      <w:r w:rsidR="00067455" w:rsidRPr="006902F6">
        <w:rPr>
          <w:rFonts w:cs="Times New Roman"/>
          <w:color w:val="000000" w:themeColor="text1"/>
        </w:rPr>
        <w:t xml:space="preserve"> R, Lilly)</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w:t>
      </w:r>
      <w:proofErr w:type="spellStart"/>
      <w:r w:rsidR="00067455" w:rsidRPr="006902F6">
        <w:rPr>
          <w:rFonts w:cs="Times New Roman"/>
          <w:color w:val="000000" w:themeColor="text1"/>
        </w:rPr>
        <w:t>Lifescan</w:t>
      </w:r>
      <w:proofErr w:type="spellEnd"/>
      <w:r w:rsidR="00067455" w:rsidRPr="006902F6">
        <w:rPr>
          <w:rFonts w:cs="Times New Roman"/>
          <w:color w:val="000000" w:themeColor="text1"/>
        </w:rPr>
        <w:t>).</w:t>
      </w:r>
      <w:r w:rsidR="00BF4435" w:rsidRPr="006902F6">
        <w:rPr>
          <w:color w:val="000000" w:themeColor="text1"/>
        </w:rPr>
        <w:t xml:space="preserve"> For the </w:t>
      </w:r>
      <w:proofErr w:type="spellStart"/>
      <w:r w:rsidR="004A26F2">
        <w:rPr>
          <w:color w:val="000000" w:themeColor="text1"/>
        </w:rPr>
        <w:t>hyper</w:t>
      </w:r>
      <w:r w:rsidR="0011694F">
        <w:rPr>
          <w:color w:val="000000" w:themeColor="text1"/>
        </w:rPr>
        <w:t>insulinemic</w:t>
      </w:r>
      <w:proofErr w:type="spellEnd"/>
      <w:r w:rsidR="00BF4435" w:rsidRPr="006902F6">
        <w:rPr>
          <w:color w:val="000000" w:themeColor="text1"/>
        </w:rPr>
        <w:t xml:space="preserve"> </w:t>
      </w:r>
      <w:proofErr w:type="spellStart"/>
      <w:r w:rsidR="00D72995">
        <w:rPr>
          <w:color w:val="000000" w:themeColor="text1"/>
        </w:rPr>
        <w:t>euglycemic</w:t>
      </w:r>
      <w:proofErr w:type="spellEnd"/>
      <w:r w:rsidR="00D72995">
        <w:rPr>
          <w:color w:val="000000" w:themeColor="text1"/>
        </w:rPr>
        <w:t xml:space="preserve">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 xml:space="preserve">injection of sodium pentobarbital (50−60 mg/kg). Indwelling catheters </w:t>
      </w:r>
      <w:r w:rsidR="00C86E77" w:rsidRPr="006902F6">
        <w:rPr>
          <w:rFonts w:ascii="Calibri" w:hAnsi="Calibri" w:cs="Arial"/>
          <w:color w:val="000000" w:themeColor="text1"/>
          <w:szCs w:val="22"/>
        </w:rPr>
        <w:lastRenderedPageBreak/>
        <w:t>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respectively.  The free ends of catheters were tunneled subcutaneously and exteriorized at the 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regain to or above 90% 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A9184D">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"(24\u201326)", "plainTextFormattedCitation" : "(24\u201326)", "previouslyFormattedCitation" : "(24\u201326)" }, "properties" : {  }, "schema" : "https://github.com/citation-style-language/schema/raw/master/csl-citation.json" }</w:instrText>
      </w:r>
      <w:r w:rsidR="00A328CA" w:rsidRPr="006902F6">
        <w:rPr>
          <w:rFonts w:ascii="Calibri" w:hAnsi="Calibri" w:cs="Arial"/>
          <w:color w:val="000000" w:themeColor="text1"/>
        </w:rPr>
        <w:fldChar w:fldCharType="separate"/>
      </w:r>
      <w:r w:rsidR="00245EC7" w:rsidRPr="00245EC7">
        <w:rPr>
          <w:rFonts w:ascii="Calibri" w:hAnsi="Calibri" w:cs="Arial"/>
          <w:noProof/>
          <w:color w:val="000000" w:themeColor="text1"/>
        </w:rPr>
        <w:t>(24–26)</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/kg/min) of human insulin (Novo Nordisk). </w:t>
      </w:r>
      <w:proofErr w:type="spellStart"/>
      <w:r w:rsidR="00C86E77" w:rsidRPr="006902F6">
        <w:rPr>
          <w:rFonts w:ascii="Calibri" w:hAnsi="Calibri" w:cs="Arial"/>
          <w:color w:val="000000" w:themeColor="text1"/>
        </w:rPr>
        <w:t>Euglycemia</w:t>
      </w:r>
      <w:proofErr w:type="spellEnd"/>
      <w:r w:rsidR="00C86E77" w:rsidRPr="006902F6">
        <w:rPr>
          <w:rFonts w:ascii="Calibri" w:hAnsi="Calibri" w:cs="Arial"/>
          <w:color w:val="000000" w:themeColor="text1"/>
        </w:rPr>
        <w:t xml:space="preserve"> (120~130 mg/</w:t>
      </w:r>
      <w:proofErr w:type="spellStart"/>
      <w:r w:rsidR="00C86E77" w:rsidRPr="006902F6">
        <w:rPr>
          <w:rFonts w:ascii="Calibri" w:hAnsi="Calibri" w:cs="Arial"/>
          <w:color w:val="000000" w:themeColor="text1"/>
        </w:rPr>
        <w:t>dL</w:t>
      </w:r>
      <w:proofErr w:type="spellEnd"/>
      <w:r w:rsidR="00C86E77" w:rsidRPr="006902F6">
        <w:rPr>
          <w:rFonts w:ascii="Calibri" w:hAnsi="Calibri" w:cs="Arial"/>
          <w:color w:val="000000" w:themeColor="text1"/>
        </w:rPr>
        <w:t>)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 xml:space="preserve">Blood glucose was measured using an </w:t>
      </w:r>
      <w:proofErr w:type="spellStart"/>
      <w:r w:rsidR="00C86E77" w:rsidRPr="006902F6">
        <w:rPr>
          <w:rFonts w:ascii="Calibri" w:hAnsi="Calibri" w:cs="Arial"/>
          <w:color w:val="000000" w:themeColor="text1"/>
        </w:rPr>
        <w:t>Accu-Chek</w:t>
      </w:r>
      <w:proofErr w:type="spellEnd"/>
      <w:r w:rsidR="00C86E77" w:rsidRPr="006902F6">
        <w:rPr>
          <w:rFonts w:ascii="Calibri" w:hAnsi="Calibri" w:cs="Arial"/>
          <w:color w:val="000000" w:themeColor="text1"/>
        </w:rPr>
        <w:t xml:space="preserve"> glucometer (Roche, Germany). Plasma insulin was measured using the </w:t>
      </w:r>
      <w:proofErr w:type="spellStart"/>
      <w:r w:rsidR="00C86E77" w:rsidRPr="006902F6">
        <w:rPr>
          <w:rFonts w:ascii="Calibri" w:hAnsi="Calibri" w:cs="Arial"/>
          <w:color w:val="000000" w:themeColor="text1"/>
        </w:rPr>
        <w:t>Linco</w:t>
      </w:r>
      <w:proofErr w:type="spellEnd"/>
      <w:r w:rsidR="00C86E77" w:rsidRPr="006902F6">
        <w:rPr>
          <w:rFonts w:ascii="Calibri" w:hAnsi="Calibri" w:cs="Arial"/>
          <w:color w:val="000000" w:themeColor="text1"/>
        </w:rPr>
        <w:t xml:space="preserve"> rat/mouse insulin ELISA kits.  For determination of plasma radioactivity of [3-</w:t>
      </w:r>
      <w:r w:rsidR="00C86E77" w:rsidRPr="006902F6">
        <w:rPr>
          <w:rFonts w:ascii="Calibri" w:hAnsi="Calibri" w:cs="Arial"/>
          <w:color w:val="000000" w:themeColor="text1"/>
          <w:vertAlign w:val="superscript"/>
        </w:rPr>
        <w:t>3</w:t>
      </w:r>
      <w:proofErr w:type="gramStart"/>
      <w:r w:rsidR="00C86E77" w:rsidRPr="006902F6">
        <w:rPr>
          <w:rFonts w:ascii="Calibri" w:hAnsi="Calibri" w:cs="Arial"/>
          <w:color w:val="000000" w:themeColor="text1"/>
        </w:rPr>
        <w:t>H]glucose</w:t>
      </w:r>
      <w:proofErr w:type="gramEnd"/>
      <w:r w:rsidR="00C86E77" w:rsidRPr="006902F6">
        <w:rPr>
          <w:rFonts w:ascii="Calibri" w:hAnsi="Calibri" w:cs="Arial"/>
          <w:color w:val="000000" w:themeColor="text1"/>
        </w:rPr>
        <w:t xml:space="preserv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 xml:space="preserve">C]2DG, plasma samples were </w:t>
      </w:r>
      <w:proofErr w:type="spellStart"/>
      <w:r w:rsidR="00C86E77" w:rsidRPr="006902F6">
        <w:rPr>
          <w:rFonts w:ascii="Calibri" w:hAnsi="Calibri" w:cs="Arial"/>
          <w:color w:val="000000" w:themeColor="text1"/>
        </w:rPr>
        <w:lastRenderedPageBreak/>
        <w:t>deproteinized</w:t>
      </w:r>
      <w:proofErr w:type="spellEnd"/>
      <w:r w:rsidR="00C86E77" w:rsidRPr="006902F6">
        <w:rPr>
          <w:rFonts w:ascii="Calibri" w:hAnsi="Calibri" w:cs="Arial"/>
          <w:color w:val="000000" w:themeColor="text1"/>
        </w:rPr>
        <w:t xml:space="preserve">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and counted using a Liquid Scintillation Counter (Beckman Coulter LS6500 Multi-purpose Scintillation Counter). Glucose 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A9184D">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"(25\u201327)", "plainTextFormattedCitation" : "(25\u201327)", "previouslyFormattedCitation" : "(25\u201327)" }, "properties" : {  }, "schema" : "https://github.com/citation-style-language/schema/raw/master/csl-citation.json" }</w:instrText>
      </w:r>
      <w:r w:rsidR="00824C9D" w:rsidRPr="006902F6">
        <w:rPr>
          <w:rFonts w:ascii="Calibri" w:hAnsi="Calibri" w:cs="Arial"/>
          <w:color w:val="000000" w:themeColor="text1"/>
        </w:rPr>
        <w:fldChar w:fldCharType="separate"/>
      </w:r>
      <w:r w:rsidR="00245EC7" w:rsidRPr="00245EC7">
        <w:rPr>
          <w:rFonts w:ascii="Calibri" w:hAnsi="Calibri" w:cs="Arial"/>
          <w:noProof/>
          <w:color w:val="000000" w:themeColor="text1"/>
        </w:rPr>
        <w:t>(25–27)</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70DD3379" w:rsidR="00873DCF" w:rsidRPr="006902F6" w:rsidRDefault="00343149" w:rsidP="00FF21CB">
      <w:pPr>
        <w:spacing w:line="480" w:lineRule="auto"/>
        <w:rPr>
          <w:rFonts w:eastAsia="Times New Roman" w:cs="Times New Roman"/>
          <w:color w:val="000000" w:themeColor="text1"/>
        </w:rPr>
      </w:pPr>
      <w:r>
        <w:rPr>
          <w:b/>
          <w:color w:val="000000" w:themeColor="text1"/>
        </w:rPr>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w:t>
      </w:r>
      <w:proofErr w:type="spellStart"/>
      <w:r w:rsidR="0090644F">
        <w:rPr>
          <w:color w:val="000000" w:themeColor="text1"/>
        </w:rPr>
        <w:t>Thermo</w:t>
      </w:r>
      <w:proofErr w:type="spellEnd"/>
      <w:r w:rsidR="0090644F">
        <w:rPr>
          <w:color w:val="000000" w:themeColor="text1"/>
        </w:rPr>
        <w:t xml:space="preserve">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w:t>
      </w:r>
      <w:r w:rsidR="00957EC8">
        <w:rPr>
          <w:color w:val="000000" w:themeColor="text1"/>
        </w:rPr>
        <w:t xml:space="preserve"> beginning at 1700 h</w:t>
      </w:r>
      <w:r w:rsidR="00873DCF" w:rsidRPr="006902F6">
        <w:rPr>
          <w:color w:val="000000" w:themeColor="text1"/>
        </w:rPr>
        <w: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w:t>
      </w:r>
      <w:proofErr w:type="gramStart"/>
      <w:r w:rsidR="0067415E">
        <w:rPr>
          <w:rFonts w:eastAsia="Times New Roman" w:cs="Arial"/>
          <w:color w:val="000000" w:themeColor="text1"/>
          <w:shd w:val="clear" w:color="auto" w:fill="FFFFFF"/>
        </w:rPr>
        <w:t>HR(</w:t>
      </w:r>
      <w:proofErr w:type="gramEnd"/>
      <w:r w:rsidR="0067415E">
        <w:rPr>
          <w:rFonts w:eastAsia="Times New Roman" w:cs="Arial"/>
          <w:color w:val="000000" w:themeColor="text1"/>
          <w:shd w:val="clear" w:color="auto" w:fill="FFFFFF"/>
        </w:rPr>
        <w:t>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798980F5"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A9184D">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"(28)", "plainTextFormattedCitation" : "(28)", "previouslyFormattedCitation" : "(28)" }, "properties" : {  }, "schema" : "https://github.com/citation-style-language/schema/raw/master/csl-citation.json" }</w:instrText>
      </w:r>
      <w:r w:rsidR="00DA1B5A" w:rsidRPr="006902F6">
        <w:rPr>
          <w:rFonts w:cs="Helvetica"/>
          <w:color w:val="000000" w:themeColor="text1"/>
        </w:rPr>
        <w:fldChar w:fldCharType="separate"/>
      </w:r>
      <w:r w:rsidR="00245EC7" w:rsidRPr="00245EC7">
        <w:rPr>
          <w:rFonts w:cs="Helvetica"/>
          <w:noProof/>
          <w:color w:val="000000" w:themeColor="text1"/>
        </w:rPr>
        <w:t>(28)</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w:t>
      </w:r>
      <w:r w:rsidR="003A266B" w:rsidRPr="006902F6">
        <w:rPr>
          <w:rFonts w:cs="Helvetica"/>
          <w:color w:val="000000" w:themeColor="text1"/>
        </w:rPr>
        <w:lastRenderedPageBreak/>
        <w:t xml:space="preserve">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three days. </w:t>
      </w:r>
      <w:r w:rsidR="00D77C59" w:rsidRPr="006902F6">
        <w:rPr>
          <w:rFonts w:cs="Helvetica"/>
          <w:color w:val="000000" w:themeColor="text1"/>
        </w:rPr>
        <w:t>For 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ins w:id="2" w:author="Microsoft Office User" w:date="2018-03-28T15:34:00Z">
        <w:r w:rsidR="009C4452">
          <w:rPr>
            <w:rFonts w:cs="Helvetica"/>
            <w:color w:val="000000" w:themeColor="text1"/>
          </w:rPr>
          <w:t xml:space="preserve"> with </w:t>
        </w:r>
      </w:ins>
      <w:ins w:id="3" w:author="Microsoft Office User" w:date="2018-03-28T15:35:00Z">
        <w:r w:rsidR="009C4452">
          <w:rPr>
            <w:rFonts w:cs="Helvetica"/>
            <w:color w:val="000000" w:themeColor="text1"/>
          </w:rPr>
          <w:t xml:space="preserve">dexamethasone </w:t>
        </w:r>
      </w:ins>
      <w:ins w:id="4" w:author="Microsoft Office User" w:date="2018-03-28T15:34:00Z">
        <w:r w:rsidR="009C4452">
          <w:rPr>
            <w:rFonts w:cs="Helvetica"/>
            <w:color w:val="000000" w:themeColor="text1"/>
          </w:rPr>
          <w:t>media being refreshed on day three and extracted on day five</w:t>
        </w:r>
      </w:ins>
      <w:r w:rsidR="005B3B55" w:rsidRPr="006902F6">
        <w:rPr>
          <w:rFonts w:cs="Helvetica"/>
          <w:color w:val="000000" w:themeColor="text1"/>
        </w:rPr>
        <w:t>.</w:t>
      </w:r>
    </w:p>
    <w:p w14:paraId="67DC8E02" w14:textId="77777777" w:rsidR="004B1467" w:rsidRPr="006902F6" w:rsidRDefault="004B1467" w:rsidP="00FF21CB">
      <w:pPr>
        <w:spacing w:line="480" w:lineRule="auto"/>
        <w:rPr>
          <w:color w:val="000000" w:themeColor="text1"/>
        </w:rPr>
      </w:pPr>
    </w:p>
    <w:p w14:paraId="15A202AF" w14:textId="54E26304"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w:t>
      </w:r>
      <w:proofErr w:type="spellStart"/>
      <w:r w:rsidR="000C3B57" w:rsidRPr="006902F6">
        <w:rPr>
          <w:rFonts w:eastAsia="Times New Roman" w:cs="Times New Roman"/>
          <w:color w:val="000000" w:themeColor="text1"/>
          <w:szCs w:val="21"/>
          <w:shd w:val="clear" w:color="auto" w:fill="FFFFFF"/>
        </w:rPr>
        <w:t>Tris</w:t>
      </w:r>
      <w:proofErr w:type="spellEnd"/>
      <w:r w:rsidR="000C3B57" w:rsidRPr="006902F6">
        <w:rPr>
          <w:rFonts w:eastAsia="Times New Roman" w:cs="Times New Roman"/>
          <w:color w:val="000000" w:themeColor="text1"/>
          <w:szCs w:val="21"/>
          <w:shd w:val="clear" w:color="auto" w:fill="FFFFFF"/>
        </w:rPr>
        <w:t xml:space="preserve"> pH 8, 5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EDTA, 30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w:t>
      </w:r>
      <w:proofErr w:type="spellStart"/>
      <w:r w:rsidR="00051E91" w:rsidRPr="006902F6">
        <w:rPr>
          <w:rFonts w:eastAsia="Times New Roman" w:cs="Times New Roman"/>
          <w:color w:val="000000" w:themeColor="text1"/>
          <w:szCs w:val="21"/>
          <w:shd w:val="clear" w:color="auto" w:fill="FFFFFF"/>
        </w:rPr>
        <w:t>TissueLyser</w:t>
      </w:r>
      <w:proofErr w:type="spellEnd"/>
      <w:r w:rsidR="00051E91" w:rsidRPr="006902F6">
        <w:rPr>
          <w:rFonts w:eastAsia="Times New Roman" w:cs="Times New Roman"/>
          <w:color w:val="000000" w:themeColor="text1"/>
          <w:szCs w:val="21"/>
          <w:shd w:val="clear" w:color="auto" w:fill="FFFFFF"/>
        </w:rPr>
        <w:t xml:space="preserve"> II (</w:t>
      </w:r>
      <w:proofErr w:type="spellStart"/>
      <w:r w:rsidR="00051E91" w:rsidRPr="006902F6">
        <w:rPr>
          <w:rFonts w:eastAsia="Times New Roman" w:cs="Times New Roman"/>
          <w:color w:val="000000" w:themeColor="text1"/>
          <w:szCs w:val="21"/>
          <w:shd w:val="clear" w:color="auto" w:fill="FFFFFF"/>
        </w:rPr>
        <w:t>Qiagen</w:t>
      </w:r>
      <w:proofErr w:type="spellEnd"/>
      <w:r w:rsidR="00051E91" w:rsidRPr="006902F6">
        <w:rPr>
          <w:rFonts w:eastAsia="Times New Roman" w:cs="Times New Roman"/>
          <w:color w:val="000000" w:themeColor="text1"/>
          <w:szCs w:val="21"/>
          <w:shd w:val="clear" w:color="auto" w:fill="FFFFFF"/>
        </w:rPr>
        <w:t>)</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A9184D">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"(29)"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245EC7" w:rsidRPr="00245EC7">
        <w:rPr>
          <w:rFonts w:eastAsia="Times New Roman" w:cs="Times New Roman"/>
          <w:noProof/>
          <w:color w:val="000000" w:themeColor="text1"/>
          <w:szCs w:val="21"/>
          <w:shd w:val="clear" w:color="auto" w:fill="FFFFFF"/>
        </w:rPr>
        <w:t>(29)</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 xml:space="preserve">microscope and </w:t>
      </w:r>
      <w:proofErr w:type="spellStart"/>
      <w:r w:rsidR="00682BC4">
        <w:rPr>
          <w:color w:val="000000" w:themeColor="text1"/>
        </w:rPr>
        <w:t>cellSense</w:t>
      </w:r>
      <w:proofErr w:type="spellEnd"/>
      <w:r w:rsidR="00682BC4">
        <w:rPr>
          <w:color w:val="000000" w:themeColor="text1"/>
        </w:rPr>
        <w:t xml:space="preserv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7E3D7624" w:rsidR="00833B9D" w:rsidRPr="006902F6" w:rsidRDefault="00642BDD" w:rsidP="00FF21CB">
      <w:pPr>
        <w:spacing w:line="480" w:lineRule="auto"/>
        <w:rPr>
          <w:rFonts w:cs="Times New Roman"/>
          <w:color w:val="000000" w:themeColor="text1"/>
        </w:rPr>
      </w:pPr>
      <w:r w:rsidRPr="006902F6">
        <w:rPr>
          <w:b/>
          <w:color w:val="000000" w:themeColor="text1"/>
        </w:rPr>
        <w:lastRenderedPageBreak/>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w:t>
      </w:r>
      <w:proofErr w:type="spellStart"/>
      <w:r w:rsidR="00054F8A" w:rsidRPr="006902F6">
        <w:rPr>
          <w:color w:val="000000" w:themeColor="text1"/>
        </w:rPr>
        <w:t>TRIzol</w:t>
      </w:r>
      <w:proofErr w:type="spellEnd"/>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proofErr w:type="spellStart"/>
      <w:r w:rsidR="005C636B" w:rsidRPr="006902F6">
        <w:rPr>
          <w:rFonts w:eastAsia="Times New Roman" w:cs="Times New Roman"/>
          <w:color w:val="000000" w:themeColor="text1"/>
          <w:szCs w:val="21"/>
          <w:shd w:val="clear" w:color="auto" w:fill="FFFFFF"/>
        </w:rPr>
        <w:t>TissueLyser</w:t>
      </w:r>
      <w:proofErr w:type="spellEnd"/>
      <w:r w:rsidR="005C636B" w:rsidRPr="006902F6">
        <w:rPr>
          <w:rFonts w:eastAsia="Times New Roman" w:cs="Times New Roman"/>
          <w:color w:val="000000" w:themeColor="text1"/>
          <w:szCs w:val="21"/>
          <w:shd w:val="clear" w:color="auto" w:fill="FFFFFF"/>
        </w:rPr>
        <w:t xml:space="preserve"> II, as </w:t>
      </w:r>
      <w:proofErr w:type="spellStart"/>
      <w:r w:rsidR="005C636B" w:rsidRPr="006902F6">
        <w:rPr>
          <w:rFonts w:eastAsia="Times New Roman" w:cs="Times New Roman"/>
          <w:color w:val="000000" w:themeColor="text1"/>
          <w:szCs w:val="21"/>
          <w:shd w:val="clear" w:color="auto" w:fill="FFFFFF"/>
        </w:rPr>
        <w:t>decribed</w:t>
      </w:r>
      <w:proofErr w:type="spellEnd"/>
      <w:r w:rsidR="005C636B" w:rsidRPr="006902F6">
        <w:rPr>
          <w:rFonts w:eastAsia="Times New Roman" w:cs="Times New Roman"/>
          <w:color w:val="000000" w:themeColor="text1"/>
          <w:szCs w:val="21"/>
          <w:shd w:val="clear" w:color="auto" w:fill="FFFFFF"/>
        </w:rPr>
        <w:t xml:space="preserve">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proofErr w:type="spellStart"/>
      <w:r w:rsidR="00877762" w:rsidRPr="006902F6">
        <w:rPr>
          <w:rFonts w:cs="Times New Roman"/>
          <w:color w:val="000000" w:themeColor="text1"/>
        </w:rPr>
        <w:t>PureLink</w:t>
      </w:r>
      <w:proofErr w:type="spellEnd"/>
      <w:r w:rsidR="00877762" w:rsidRPr="006902F6">
        <w:rPr>
          <w:rFonts w:cs="Times New Roman"/>
          <w:color w:val="000000" w:themeColor="text1"/>
        </w:rPr>
        <w:t xml:space="preserve"> RNA kit (Life Technologies</w:t>
      </w:r>
      <w:r w:rsidR="009E3F42">
        <w:rPr>
          <w:rFonts w:cs="Times New Roman"/>
          <w:color w:val="000000" w:themeColor="text1"/>
        </w:rPr>
        <w:t>; catalog #</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A9184D">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"(29)" }, "properties" : {  }, "schema" : "https://github.com/citation-style-language/schema/raw/master/csl-citation.json" }</w:instrText>
      </w:r>
      <w:r w:rsidR="00C70A9A" w:rsidRPr="006902F6">
        <w:rPr>
          <w:rFonts w:cs="Times New Roman"/>
          <w:color w:val="000000" w:themeColor="text1"/>
        </w:rPr>
        <w:fldChar w:fldCharType="separate"/>
      </w:r>
      <w:r w:rsidR="00245EC7" w:rsidRPr="00245EC7">
        <w:rPr>
          <w:rFonts w:cs="Times New Roman"/>
          <w:noProof/>
          <w:color w:val="000000" w:themeColor="text1"/>
        </w:rPr>
        <w:t>(29)</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 xml:space="preserve">using the </w:t>
      </w:r>
      <w:proofErr w:type="spellStart"/>
      <w:r w:rsidR="00CC6EEA">
        <w:rPr>
          <w:rFonts w:cs="Times New Roman"/>
          <w:color w:val="000000" w:themeColor="text1"/>
        </w:rPr>
        <w:t>QuantStudio</w:t>
      </w:r>
      <w:proofErr w:type="spellEnd"/>
      <w:r w:rsidR="00CC6EEA">
        <w:rPr>
          <w:rFonts w:cs="Times New Roman"/>
          <w:color w:val="000000" w:themeColor="text1"/>
        </w:rPr>
        <w:t xml:space="preserve"> 5</w:t>
      </w:r>
      <w:r w:rsidR="00CD11DF">
        <w:rPr>
          <w:rFonts w:cs="Times New Roman"/>
          <w:color w:val="000000" w:themeColor="text1"/>
        </w:rPr>
        <w:t xml:space="preserve"> (</w:t>
      </w:r>
      <w:proofErr w:type="spellStart"/>
      <w:r w:rsidR="00CD11DF">
        <w:rPr>
          <w:rFonts w:cs="Times New Roman"/>
          <w:color w:val="000000" w:themeColor="text1"/>
        </w:rPr>
        <w:t>Thermo</w:t>
      </w:r>
      <w:proofErr w:type="spellEnd"/>
      <w:r w:rsidR="00CD11DF">
        <w:rPr>
          <w:rFonts w:cs="Times New Roman"/>
          <w:color w:val="000000" w:themeColor="text1"/>
        </w:rPr>
        <w:t xml:space="preserve">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proofErr w:type="spellStart"/>
      <w:r w:rsidR="00D6022E" w:rsidRPr="006902F6">
        <w:rPr>
          <w:rFonts w:cs="Times New Roman"/>
          <w:i/>
          <w:color w:val="000000" w:themeColor="text1"/>
        </w:rPr>
        <w:t>Actb</w:t>
      </w:r>
      <w:proofErr w:type="spellEnd"/>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3A2E463E"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 xml:space="preserve">(50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w:t>
      </w:r>
      <w:proofErr w:type="spellStart"/>
      <w:r w:rsidR="00CE26FC" w:rsidRPr="006902F6">
        <w:rPr>
          <w:rFonts w:eastAsia="Times New Roman" w:cs="Times New Roman"/>
          <w:color w:val="000000" w:themeColor="text1"/>
          <w:shd w:val="clear" w:color="auto" w:fill="FFFFFF"/>
        </w:rPr>
        <w:t>Tris</w:t>
      </w:r>
      <w:proofErr w:type="spellEnd"/>
      <w:r w:rsidR="00CE26FC" w:rsidRPr="006902F6">
        <w:rPr>
          <w:rFonts w:eastAsia="Times New Roman" w:cs="Times New Roman"/>
          <w:color w:val="000000" w:themeColor="text1"/>
          <w:shd w:val="clear" w:color="auto" w:fill="FFFFFF"/>
        </w:rPr>
        <w:t xml:space="preserve">, pH 7.4, 0.25% sodium </w:t>
      </w:r>
      <w:proofErr w:type="spellStart"/>
      <w:r w:rsidR="00CE26FC" w:rsidRPr="006902F6">
        <w:rPr>
          <w:rFonts w:eastAsia="Times New Roman" w:cs="Times New Roman"/>
          <w:color w:val="000000" w:themeColor="text1"/>
          <w:shd w:val="clear" w:color="auto" w:fill="FFFFFF"/>
        </w:rPr>
        <w:t>deoxycholate</w:t>
      </w:r>
      <w:proofErr w:type="spellEnd"/>
      <w:r w:rsidR="00CE26FC" w:rsidRPr="006902F6">
        <w:rPr>
          <w:rFonts w:eastAsia="Times New Roman" w:cs="Times New Roman"/>
          <w:color w:val="000000" w:themeColor="text1"/>
          <w:shd w:val="clear" w:color="auto" w:fill="FFFFFF"/>
        </w:rPr>
        <w:t xml:space="preserve">, 1% NP40, 150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chloride, 1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EDTA, 100 </w:t>
      </w:r>
      <w:proofErr w:type="spellStart"/>
      <w:r w:rsidR="00CE26FC" w:rsidRPr="006902F6">
        <w:rPr>
          <w:rFonts w:eastAsia="Times New Roman" w:cs="Times New Roman"/>
          <w:color w:val="000000" w:themeColor="text1"/>
          <w:shd w:val="clear" w:color="auto" w:fill="FFFFFF"/>
        </w:rPr>
        <w:t>uM</w:t>
      </w:r>
      <w:proofErr w:type="spellEnd"/>
      <w:r w:rsidR="00CE26FC" w:rsidRPr="006902F6">
        <w:rPr>
          <w:rFonts w:eastAsia="Times New Roman" w:cs="Times New Roman"/>
          <w:color w:val="000000" w:themeColor="text1"/>
          <w:shd w:val="clear" w:color="auto" w:fill="FFFFFF"/>
        </w:rPr>
        <w:t xml:space="preserve"> sodium </w:t>
      </w:r>
      <w:proofErr w:type="spellStart"/>
      <w:r w:rsidR="00CE26FC" w:rsidRPr="006902F6">
        <w:rPr>
          <w:rFonts w:eastAsia="Times New Roman" w:cs="Times New Roman"/>
          <w:color w:val="000000" w:themeColor="text1"/>
          <w:shd w:val="clear" w:color="auto" w:fill="FFFFFF"/>
        </w:rPr>
        <w:t>orthovanadate</w:t>
      </w:r>
      <w:proofErr w:type="spellEnd"/>
      <w:r w:rsidR="00CE26FC" w:rsidRPr="006902F6">
        <w:rPr>
          <w:rFonts w:eastAsia="Times New Roman" w:cs="Times New Roman"/>
          <w:color w:val="000000" w:themeColor="text1"/>
          <w:shd w:val="clear" w:color="auto" w:fill="FFFFFF"/>
        </w:rPr>
        <w:t xml:space="preserve">, 5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ins w:id="5" w:author="Microsoft Office User" w:date="2018-03-28T15:37:00Z">
        <w:r w:rsidR="008059A5">
          <w:rPr>
            <w:rFonts w:eastAsia="Times New Roman" w:cs="Times New Roman"/>
            <w:color w:val="000000" w:themeColor="text1"/>
            <w:shd w:val="clear" w:color="auto" w:fill="FFFFFF"/>
          </w:rPr>
          <w:t xml:space="preserve"> and </w:t>
        </w:r>
      </w:ins>
      <w:ins w:id="6" w:author="Microsoft Office User" w:date="2018-03-28T15:38:00Z">
        <w:r w:rsidR="008059A5">
          <w:rPr>
            <w:rFonts w:eastAsia="Times New Roman" w:cs="Times New Roman"/>
            <w:color w:val="000000" w:themeColor="text1"/>
            <w:shd w:val="clear" w:color="auto" w:fill="FFFFFF"/>
          </w:rPr>
          <w:t xml:space="preserve">antibodies against </w:t>
        </w:r>
        <w:r w:rsidR="00EA2DED">
          <w:rPr>
            <w:rFonts w:eastAsia="Times New Roman" w:cs="Times New Roman"/>
            <w:color w:val="000000" w:themeColor="text1"/>
            <w:shd w:val="clear" w:color="auto" w:fill="FFFFFF"/>
          </w:rPr>
          <w:t>hormone-</w:t>
        </w:r>
        <w:r w:rsidR="008059A5">
          <w:rPr>
            <w:rFonts w:eastAsia="Times New Roman" w:cs="Times New Roman"/>
            <w:color w:val="000000" w:themeColor="text1"/>
            <w:shd w:val="clear" w:color="auto" w:fill="FFFFFF"/>
          </w:rPr>
          <w:t xml:space="preserve">sensitive lipase </w:t>
        </w:r>
      </w:ins>
      <w:ins w:id="7" w:author="Microsoft Office User" w:date="2018-03-28T16:59:00Z">
        <w:r w:rsidR="00E12EA7">
          <w:rPr>
            <w:rFonts w:eastAsia="Times New Roman" w:cs="Times New Roman"/>
            <w:color w:val="000000" w:themeColor="text1"/>
            <w:shd w:val="clear" w:color="auto" w:fill="FFFFFF"/>
          </w:rPr>
          <w:t xml:space="preserve">(HSL; molecular weight 81; </w:t>
        </w:r>
      </w:ins>
      <w:ins w:id="8" w:author="Microsoft Office User" w:date="2018-03-28T17:03:00Z">
        <w:r w:rsidR="00E12EA7">
          <w:rPr>
            <w:rFonts w:eastAsia="Times New Roman" w:cs="Times New Roman"/>
            <w:color w:val="000000" w:themeColor="text1"/>
            <w:shd w:val="clear" w:color="auto" w:fill="FFFFFF"/>
          </w:rPr>
          <w:t xml:space="preserve">Cell Signaling Technologies; </w:t>
        </w:r>
      </w:ins>
      <w:ins w:id="9" w:author="Microsoft Office User" w:date="2018-03-28T16:59:00Z">
        <w:r w:rsidR="00E12EA7">
          <w:rPr>
            <w:rFonts w:eastAsia="Times New Roman" w:cs="Times New Roman"/>
            <w:color w:val="000000" w:themeColor="text1"/>
            <w:shd w:val="clear" w:color="auto" w:fill="FFFFFF"/>
          </w:rPr>
          <w:t>catalog</w:t>
        </w:r>
      </w:ins>
      <w:ins w:id="10" w:author="Microsoft Office User" w:date="2018-03-28T17:03:00Z">
        <w:r w:rsidR="00E12EA7">
          <w:rPr>
            <w:rFonts w:eastAsia="Times New Roman" w:cs="Times New Roman"/>
            <w:color w:val="000000" w:themeColor="text1"/>
            <w:shd w:val="clear" w:color="auto" w:fill="FFFFFF"/>
          </w:rPr>
          <w:t xml:space="preserve"> </w:t>
        </w:r>
      </w:ins>
      <w:ins w:id="11" w:author="Microsoft Office User" w:date="2018-03-28T16:59:00Z">
        <w:r w:rsidR="00E12EA7">
          <w:rPr>
            <w:rFonts w:eastAsia="Times New Roman" w:cs="Times New Roman"/>
            <w:color w:val="000000" w:themeColor="text1"/>
            <w:shd w:val="clear" w:color="auto" w:fill="FFFFFF"/>
          </w:rPr>
          <w:t>#</w:t>
        </w:r>
      </w:ins>
      <w:ins w:id="12" w:author="Microsoft Office User" w:date="2018-03-28T17:03:00Z">
        <w:r w:rsidR="00E12EA7">
          <w:rPr>
            <w:rFonts w:eastAsia="Times New Roman" w:cs="Times New Roman"/>
            <w:color w:val="000000" w:themeColor="text1"/>
            <w:shd w:val="clear" w:color="auto" w:fill="FFFFFF"/>
          </w:rPr>
          <w:t>4107</w:t>
        </w:r>
      </w:ins>
      <w:ins w:id="13" w:author="Microsoft Office User" w:date="2018-03-28T16:59:00Z">
        <w:r w:rsidR="00E12EA7">
          <w:rPr>
            <w:rFonts w:eastAsia="Times New Roman" w:cs="Times New Roman"/>
            <w:color w:val="000000" w:themeColor="text1"/>
            <w:shd w:val="clear" w:color="auto" w:fill="FFFFFF"/>
          </w:rPr>
          <w:t xml:space="preserve">) </w:t>
        </w:r>
      </w:ins>
      <w:ins w:id="14" w:author="Microsoft Office User" w:date="2018-03-28T17:01:00Z">
        <w:r w:rsidR="00E12EA7">
          <w:rPr>
            <w:rFonts w:eastAsia="Times New Roman" w:cs="Times New Roman"/>
            <w:color w:val="000000" w:themeColor="text1"/>
            <w:shd w:val="clear" w:color="auto" w:fill="FFFFFF"/>
          </w:rPr>
          <w:t xml:space="preserve">and its </w:t>
        </w:r>
      </w:ins>
      <w:ins w:id="15" w:author="Microsoft Office User" w:date="2018-03-28T17:03:00Z">
        <w:r w:rsidR="00E12EA7">
          <w:rPr>
            <w:rFonts w:eastAsia="Times New Roman" w:cs="Times New Roman"/>
            <w:color w:val="000000" w:themeColor="text1"/>
            <w:shd w:val="clear" w:color="auto" w:fill="FFFFFF"/>
          </w:rPr>
          <w:t xml:space="preserve">PKA </w:t>
        </w:r>
      </w:ins>
      <w:ins w:id="16" w:author="Microsoft Office User" w:date="2018-03-28T17:00:00Z">
        <w:r w:rsidR="00E12EA7">
          <w:rPr>
            <w:rFonts w:eastAsia="Times New Roman" w:cs="Times New Roman"/>
            <w:color w:val="000000" w:themeColor="text1"/>
            <w:shd w:val="clear" w:color="auto" w:fill="FFFFFF"/>
          </w:rPr>
          <w:t xml:space="preserve">phosphorylation sites </w:t>
        </w:r>
      </w:ins>
      <w:ins w:id="17" w:author="Microsoft Office User" w:date="2018-03-28T17:01:00Z">
        <w:r w:rsidR="00E12EA7">
          <w:rPr>
            <w:rFonts w:eastAsia="Times New Roman" w:cs="Times New Roman"/>
            <w:color w:val="000000" w:themeColor="text1"/>
            <w:shd w:val="clear" w:color="auto" w:fill="FFFFFF"/>
          </w:rPr>
          <w:t xml:space="preserve">on serine 563 and 660 </w:t>
        </w:r>
      </w:ins>
      <w:ins w:id="18" w:author="Microsoft Office User" w:date="2018-03-28T15:40:00Z">
        <w:r w:rsidR="00955DB5">
          <w:rPr>
            <w:rFonts w:eastAsia="Times New Roman" w:cs="Times New Roman"/>
            <w:color w:val="000000" w:themeColor="text1"/>
            <w:shd w:val="clear" w:color="auto" w:fill="FFFFFF"/>
          </w:rPr>
          <w:t>(</w:t>
        </w:r>
      </w:ins>
      <w:ins w:id="19" w:author="Microsoft Office User" w:date="2018-03-28T15:41:00Z">
        <w:r w:rsidR="001D00A2">
          <w:rPr>
            <w:rFonts w:eastAsia="Times New Roman" w:cs="Times New Roman"/>
            <w:color w:val="000000" w:themeColor="text1"/>
            <w:shd w:val="clear" w:color="auto" w:fill="FFFFFF"/>
          </w:rPr>
          <w:t>Cell Signaling Technologies; catalog #</w:t>
        </w:r>
      </w:ins>
      <w:ins w:id="20" w:author="Microsoft Office User" w:date="2018-03-28T17:03:00Z">
        <w:r w:rsidR="00E12EA7">
          <w:rPr>
            <w:rFonts w:eastAsia="Times New Roman" w:cs="Times New Roman"/>
            <w:color w:val="000000" w:themeColor="text1"/>
            <w:shd w:val="clear" w:color="auto" w:fill="FFFFFF"/>
          </w:rPr>
          <w:t>4139</w:t>
        </w:r>
      </w:ins>
      <w:ins w:id="21" w:author="Microsoft Office User" w:date="2018-03-28T17:02:00Z">
        <w:r w:rsidR="00E12EA7">
          <w:rPr>
            <w:rFonts w:eastAsia="Times New Roman" w:cs="Times New Roman"/>
            <w:color w:val="000000" w:themeColor="text1"/>
            <w:shd w:val="clear" w:color="auto" w:fill="FFFFFF"/>
          </w:rPr>
          <w:t xml:space="preserve"> and #</w:t>
        </w:r>
      </w:ins>
      <w:ins w:id="22" w:author="Microsoft Office User" w:date="2018-03-28T17:03:00Z">
        <w:r w:rsidR="00E12EA7">
          <w:rPr>
            <w:rFonts w:eastAsia="Times New Roman" w:cs="Times New Roman"/>
            <w:color w:val="000000" w:themeColor="text1"/>
            <w:shd w:val="clear" w:color="auto" w:fill="FFFFFF"/>
          </w:rPr>
          <w:t>4126</w:t>
        </w:r>
      </w:ins>
      <w:ins w:id="23" w:author="Microsoft Office User" w:date="2018-03-28T17:02:00Z">
        <w:r w:rsidR="00E12EA7">
          <w:rPr>
            <w:rFonts w:eastAsia="Times New Roman" w:cs="Times New Roman"/>
            <w:color w:val="000000" w:themeColor="text1"/>
            <w:shd w:val="clear" w:color="auto" w:fill="FFFFFF"/>
          </w:rPr>
          <w:t>, respectively</w:t>
        </w:r>
      </w:ins>
      <w:ins w:id="24" w:author="Microsoft Office User" w:date="2018-03-28T15:42:00Z">
        <w:r w:rsidR="001D00A2">
          <w:rPr>
            <w:rFonts w:eastAsia="Times New Roman" w:cs="Times New Roman"/>
            <w:color w:val="000000" w:themeColor="text1"/>
            <w:shd w:val="clear" w:color="auto" w:fill="FFFFFF"/>
          </w:rPr>
          <w:t>)</w:t>
        </w:r>
      </w:ins>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w:t>
      </w:r>
      <w:proofErr w:type="spellStart"/>
      <w:r w:rsidR="00DA4887" w:rsidRPr="006902F6">
        <w:rPr>
          <w:rFonts w:eastAsia="Times New Roman" w:cs="Times New Roman"/>
          <w:color w:val="000000" w:themeColor="text1"/>
          <w:shd w:val="clear" w:color="auto" w:fill="FFFFFF"/>
        </w:rPr>
        <w:t>CLx</w:t>
      </w:r>
      <w:proofErr w:type="spellEnd"/>
      <w:r w:rsidRPr="006902F6">
        <w:rPr>
          <w:rFonts w:eastAsia="Times New Roman" w:cs="Times New Roman"/>
          <w:color w:val="000000" w:themeColor="text1"/>
          <w:shd w:val="clear" w:color="auto" w:fill="FFFFFF"/>
        </w:rPr>
        <w:t xml:space="preserve"> image </w:t>
      </w:r>
      <w:r w:rsidRPr="006902F6">
        <w:rPr>
          <w:rFonts w:eastAsia="Times New Roman" w:cs="Times New Roman"/>
          <w:color w:val="000000" w:themeColor="text1"/>
          <w:shd w:val="clear" w:color="auto" w:fill="FFFFFF"/>
        </w:rPr>
        <w:lastRenderedPageBreak/>
        <w:t>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w:t>
      </w:r>
      <w:proofErr w:type="spellStart"/>
      <w:r w:rsidRPr="006902F6">
        <w:rPr>
          <w:rFonts w:eastAsia="Times New Roman" w:cs="Times New Roman"/>
          <w:color w:val="000000" w:themeColor="text1"/>
          <w:shd w:val="clear" w:color="auto" w:fill="FFFFFF"/>
        </w:rPr>
        <w:t>LiCOR</w:t>
      </w:r>
      <w:proofErr w:type="spellEnd"/>
      <w:r w:rsidRPr="006902F6">
        <w:rPr>
          <w:rFonts w:eastAsia="Times New Roman" w:cs="Times New Roman"/>
          <w:color w:val="000000" w:themeColor="text1"/>
          <w:shd w:val="clear" w:color="auto" w:fill="FFFFFF"/>
        </w:rPr>
        <w:t>)</w:t>
      </w:r>
      <w:r w:rsidR="00827CC4">
        <w:rPr>
          <w:rFonts w:eastAsia="Times New Roman" w:cs="Times New Roman"/>
          <w:color w:val="000000" w:themeColor="text1"/>
          <w:shd w:val="clear" w:color="auto" w:fill="FFFFFF"/>
        </w:rPr>
        <w:t xml:space="preserve"> and normalized to Revert Total Protein Stain (</w:t>
      </w:r>
      <w:proofErr w:type="spellStart"/>
      <w:r w:rsidR="00827CC4">
        <w:rPr>
          <w:rFonts w:eastAsia="Times New Roman" w:cs="Times New Roman"/>
          <w:color w:val="000000" w:themeColor="text1"/>
          <w:shd w:val="clear" w:color="auto" w:fill="FFFFFF"/>
        </w:rPr>
        <w:t>LiCOR</w:t>
      </w:r>
      <w:proofErr w:type="spellEnd"/>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xml:space="preserve">, normality and equal variance were tested using Shapiro-Wilk and </w:t>
      </w:r>
      <w:proofErr w:type="spellStart"/>
      <w:r w:rsidR="00737415">
        <w:rPr>
          <w:color w:val="000000" w:themeColor="text1"/>
        </w:rPr>
        <w:t>Levene’s</w:t>
      </w:r>
      <w:proofErr w:type="spellEnd"/>
      <w:r w:rsidR="00737415">
        <w:rPr>
          <w:color w:val="000000" w:themeColor="text1"/>
        </w:rPr>
        <w:t xml:space="preserve">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3EE9D09C" w:rsidR="007E0200" w:rsidRPr="00FC24A2" w:rsidRDefault="002A443E" w:rsidP="00A81B12">
      <w:pPr>
        <w:spacing w:line="480" w:lineRule="auto"/>
        <w:rPr>
          <w:rFonts w:eastAsia="Times New Roman" w:cs="Arial"/>
          <w:b/>
          <w:color w:val="FF0000"/>
          <w:shd w:val="clear" w:color="auto" w:fill="FFFFFF"/>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xml:space="preserve">) or treated with </w:t>
      </w:r>
      <w:r w:rsidR="00B24C2D">
        <w:rPr>
          <w:color w:val="000000" w:themeColor="text1"/>
        </w:rPr>
        <w:t>d</w:t>
      </w:r>
      <w:r w:rsidR="007E0200" w:rsidRPr="006902F6">
        <w:rPr>
          <w:color w:val="000000" w:themeColor="text1"/>
        </w:rPr>
        <w:t xml:space="preserve">examethasone.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sidRPr="00FC24A2">
        <w:rPr>
          <w:b/>
          <w:color w:val="000000" w:themeColor="text1"/>
        </w:rPr>
        <w:t>)</w:t>
      </w:r>
      <w:r w:rsidR="000D578C" w:rsidRPr="00FC24A2">
        <w:rPr>
          <w:b/>
          <w:color w:val="000000" w:themeColor="text1"/>
        </w:rPr>
        <w:t>.</w:t>
      </w:r>
      <w:r w:rsidR="007E0200" w:rsidRPr="00FC24A2">
        <w:rPr>
          <w:b/>
          <w:color w:val="000000" w:themeColor="text1"/>
        </w:rPr>
        <w:t xml:space="preserve">  </w:t>
      </w:r>
      <w:r w:rsidR="006979AD" w:rsidRPr="006325C8">
        <w:rPr>
          <w:rFonts w:eastAsia="Times New Roman" w:cs="Arial"/>
          <w:color w:val="000000" w:themeColor="text1"/>
          <w:shd w:val="clear" w:color="auto" w:fill="FFFFFF"/>
        </w:rPr>
        <w:t>When normalized to percent change from basal, dexamethasone treatment results in reduced glucose disposal when compared to water controls in lean and obese mice (Supplementary Figure 1A).</w:t>
      </w:r>
      <w:r w:rsidR="006979AD" w:rsidRPr="006325C8">
        <w:rPr>
          <w:rFonts w:eastAsia="Times New Roman" w:cs="Arial"/>
          <w:b/>
          <w:color w:val="000000" w:themeColor="text1"/>
          <w:shd w:val="clear" w:color="auto" w:fill="FFFFFF"/>
        </w:rPr>
        <w:t xml:space="preserve"> </w:t>
      </w:r>
      <w:r w:rsidR="007E0200" w:rsidRPr="006902F6">
        <w:rPr>
          <w:color w:val="000000" w:themeColor="text1"/>
        </w:rPr>
        <w:t xml:space="preserve">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lastRenderedPageBreak/>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controls not treated 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5737B304" w:rsidR="00D674AB" w:rsidRPr="006902F6" w:rsidRDefault="00D674AB" w:rsidP="00A81B12">
      <w:pPr>
        <w:spacing w:line="480" w:lineRule="auto"/>
        <w:rPr>
          <w:color w:val="000000" w:themeColor="text1"/>
        </w:rPr>
      </w:pPr>
      <w:r w:rsidRPr="006902F6">
        <w:rPr>
          <w:color w:val="000000" w:themeColor="text1"/>
        </w:rPr>
        <w:t xml:space="preserve">To </w:t>
      </w:r>
      <w:r w:rsidR="0060769C" w:rsidRPr="006902F6">
        <w:rPr>
          <w:color w:val="000000" w:themeColor="text1"/>
        </w:rPr>
        <w:t xml:space="preserve">evaluate glucose homeostasis in more detail </w:t>
      </w:r>
      <w:r w:rsidR="00B77F49" w:rsidRPr="006902F6">
        <w:rPr>
          <w:color w:val="000000" w:themeColor="text1"/>
        </w:rPr>
        <w:t xml:space="preserve">we performed </w:t>
      </w:r>
      <w:proofErr w:type="spellStart"/>
      <w:r w:rsidR="00B77F49" w:rsidRPr="006902F6">
        <w:rPr>
          <w:color w:val="000000" w:themeColor="text1"/>
        </w:rPr>
        <w:t>hyperinsulinemic</w:t>
      </w:r>
      <w:r w:rsidR="005A4E16">
        <w:rPr>
          <w:color w:val="000000" w:themeColor="text1"/>
        </w:rPr>
        <w:t>-</w:t>
      </w:r>
      <w:r w:rsidR="00B77F49" w:rsidRPr="006902F6">
        <w:rPr>
          <w:color w:val="000000" w:themeColor="text1"/>
        </w:rPr>
        <w:t>euglycemic</w:t>
      </w:r>
      <w:proofErr w:type="spellEnd"/>
      <w:r w:rsidR="00B77F49" w:rsidRPr="006902F6">
        <w:rPr>
          <w:color w:val="000000" w:themeColor="text1"/>
        </w:rPr>
        <w:t xml:space="preserve">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w:t>
      </w:r>
      <w:ins w:id="25" w:author="Microsoft Office User" w:date="2018-03-28T15:44:00Z">
        <w:r w:rsidR="00120828">
          <w:rPr>
            <w:color w:val="000000" w:themeColor="text1"/>
          </w:rPr>
          <w:t>, but no differences in fat mass</w:t>
        </w:r>
      </w:ins>
      <w:r w:rsidR="0003545C" w:rsidRPr="006902F6">
        <w:rPr>
          <w:color w:val="000000" w:themeColor="text1"/>
        </w:rPr>
        <w:t xml:space="preserve"> (Supplementary Figures 1</w:t>
      </w:r>
      <w:ins w:id="26" w:author="Microsoft Office User" w:date="2018-03-28T15:44:00Z">
        <w:r w:rsidR="00120828">
          <w:rPr>
            <w:color w:val="000000" w:themeColor="text1"/>
          </w:rPr>
          <w:t>B</w:t>
        </w:r>
      </w:ins>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Animals were 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1F</w:t>
      </w:r>
      <w:r w:rsidR="003667DE">
        <w:rPr>
          <w:color w:val="000000" w:themeColor="text1"/>
        </w:rPr>
        <w:t>-</w:t>
      </w:r>
      <w:r w:rsidR="00120828">
        <w:rPr>
          <w:color w:val="000000" w:themeColor="text1"/>
        </w:rPr>
        <w:t>G</w:t>
      </w:r>
      <w:r w:rsidR="00501D0B" w:rsidRPr="006902F6">
        <w:rPr>
          <w:color w:val="000000" w:themeColor="text1"/>
        </w:rPr>
        <w:t>)</w:t>
      </w:r>
      <w:r w:rsidR="00DA3579" w:rsidRPr="006902F6">
        <w:rPr>
          <w:color w:val="000000" w:themeColor="text1"/>
        </w:rPr>
        <w:t xml:space="preserve">.  </w:t>
      </w:r>
      <w:r w:rsidR="0060769C" w:rsidRPr="006902F6">
        <w:rPr>
          <w:color w:val="000000" w:themeColor="text1"/>
        </w:rPr>
        <w:t xml:space="preserve">During the </w:t>
      </w:r>
      <w:proofErr w:type="spellStart"/>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proofErr w:type="spellEnd"/>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w:t>
      </w:r>
      <w:proofErr w:type="spellStart"/>
      <w:r w:rsidR="00F83E6F" w:rsidRPr="006902F6">
        <w:rPr>
          <w:color w:val="000000" w:themeColor="text1"/>
        </w:rPr>
        <w:t>euglycemia</w:t>
      </w:r>
      <w:proofErr w:type="spellEnd"/>
      <w:r w:rsidR="00F83E6F" w:rsidRPr="006902F6">
        <w:rPr>
          <w:color w:val="000000" w:themeColor="text1"/>
        </w:rPr>
        <w:t xml:space="preserve">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r w:rsidR="00120828">
        <w:rPr>
          <w:color w:val="000000" w:themeColor="text1"/>
        </w:rPr>
        <w:t>; Figure 1D</w:t>
      </w:r>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w:t>
      </w:r>
      <w:r w:rsidR="00730EFF" w:rsidRPr="006902F6">
        <w:rPr>
          <w:color w:val="000000" w:themeColor="text1"/>
        </w:rPr>
        <w:lastRenderedPageBreak/>
        <w:t xml:space="preserve">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r w:rsidR="003667DE">
        <w:rPr>
          <w:color w:val="000000" w:themeColor="text1"/>
        </w:rPr>
        <w:t>H-I</w:t>
      </w:r>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glucose 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54C2373F" w:rsidR="00B63F75" w:rsidRPr="006902F6" w:rsidRDefault="002611CB" w:rsidP="00E13216">
      <w:pPr>
        <w:spacing w:line="480" w:lineRule="auto"/>
        <w:rPr>
          <w:color w:val="000000" w:themeColor="text1"/>
        </w:rPr>
      </w:pPr>
      <w:r w:rsidRPr="006902F6">
        <w:rPr>
          <w:color w:val="000000" w:themeColor="text1"/>
        </w:rPr>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A9184D">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"(30,31)", "plainTextFormattedCitation" : "(30,31)", "previouslyFormattedCitation" : "(30,31)" }, "properties" : {  }, "schema" : "https://github.com/citation-style-language/schema/raw/master/csl-citation.json" }</w:instrText>
      </w:r>
      <w:r w:rsidR="00C70427" w:rsidRPr="006902F6">
        <w:rPr>
          <w:color w:val="000000" w:themeColor="text1"/>
        </w:rPr>
        <w:fldChar w:fldCharType="separate"/>
      </w:r>
      <w:r w:rsidR="00245EC7" w:rsidRPr="00245EC7">
        <w:rPr>
          <w:noProof/>
          <w:color w:val="000000" w:themeColor="text1"/>
        </w:rPr>
        <w:t>(30,31)</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proofErr w:type="spellStart"/>
      <w:r w:rsidR="00B63F75" w:rsidRPr="006902F6">
        <w:rPr>
          <w:i/>
          <w:color w:val="000000" w:themeColor="text1"/>
        </w:rPr>
        <w:t>Fasn</w:t>
      </w:r>
      <w:proofErr w:type="spellEnd"/>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0C79D737" w:rsidR="00733364" w:rsidRDefault="00222D60" w:rsidP="00E13216">
      <w:pPr>
        <w:spacing w:line="480" w:lineRule="auto"/>
        <w:rPr>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 xml:space="preserve">e observed reductions in </w:t>
      </w:r>
      <w:ins w:id="27" w:author="Microsoft Office User" w:date="2018-03-28T15:47:00Z">
        <w:r w:rsidR="003667DE">
          <w:rPr>
            <w:color w:val="000000" w:themeColor="text1"/>
          </w:rPr>
          <w:t xml:space="preserve">body weight and </w:t>
        </w:r>
      </w:ins>
      <w:r w:rsidR="00035700" w:rsidRPr="006902F6">
        <w:rPr>
          <w:color w:val="000000" w:themeColor="text1"/>
        </w:rPr>
        <w:t>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lastRenderedPageBreak/>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proofErr w:type="spellStart"/>
      <w:r w:rsidR="003667DE">
        <w:rPr>
          <w:color w:val="000000" w:themeColor="text1"/>
        </w:rPr>
        <w:t>i</w:t>
      </w:r>
      <w:r w:rsidR="001C4E38">
        <w:rPr>
          <w:color w:val="000000" w:themeColor="text1"/>
        </w:rPr>
        <w:t>WAT</w:t>
      </w:r>
      <w:proofErr w:type="spellEnd"/>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proofErr w:type="spellStart"/>
      <w:r w:rsidR="003667DE">
        <w:rPr>
          <w:color w:val="000000" w:themeColor="text1"/>
        </w:rPr>
        <w:t>e</w:t>
      </w:r>
      <w:r w:rsidR="001C4E38">
        <w:rPr>
          <w:color w:val="000000" w:themeColor="text1"/>
        </w:rPr>
        <w:t>WAT</w:t>
      </w:r>
      <w:proofErr w:type="spellEnd"/>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w:t>
      </w:r>
      <w:r w:rsidR="00AF60EA">
        <w:rPr>
          <w:color w:val="000000" w:themeColor="text1"/>
        </w:rPr>
        <w:t>in</w:t>
      </w:r>
      <w:r w:rsidR="00A87023">
        <w:rPr>
          <w:color w:val="000000" w:themeColor="text1"/>
        </w:rPr>
        <w:t xml:space="preserve">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proofErr w:type="spellStart"/>
      <w:r w:rsidR="003667DE">
        <w:rPr>
          <w:color w:val="000000" w:themeColor="text1"/>
        </w:rPr>
        <w:t>i</w:t>
      </w:r>
      <w:r w:rsidR="001C4E38">
        <w:rPr>
          <w:color w:val="000000" w:themeColor="text1"/>
        </w:rPr>
        <w:t>WAT</w:t>
      </w:r>
      <w:proofErr w:type="spellEnd"/>
      <w:r w:rsidR="001C4E38" w:rsidRPr="006902F6">
        <w:rPr>
          <w:color w:val="000000" w:themeColor="text1"/>
        </w:rPr>
        <w:t xml:space="preserve"> </w:t>
      </w:r>
      <w:r w:rsidR="00D4046E" w:rsidRPr="006902F6">
        <w:rPr>
          <w:color w:val="000000" w:themeColor="text1"/>
        </w:rPr>
        <w:t xml:space="preserve">or </w:t>
      </w:r>
      <w:proofErr w:type="spellStart"/>
      <w:r w:rsidR="003667DE">
        <w:rPr>
          <w:color w:val="000000" w:themeColor="text1"/>
        </w:rPr>
        <w:t>e</w:t>
      </w:r>
      <w:r w:rsidR="001C4E38">
        <w:rPr>
          <w:color w:val="000000" w:themeColor="text1"/>
        </w:rPr>
        <w:t>WAT</w:t>
      </w:r>
      <w:proofErr w:type="spellEnd"/>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r w:rsidR="00C902E7">
        <w:rPr>
          <w:color w:val="000000" w:themeColor="text1"/>
        </w:rPr>
        <w:t xml:space="preserve">, we compared food intake </w:t>
      </w:r>
      <w:r w:rsidR="0060314C">
        <w:rPr>
          <w:color w:val="000000" w:themeColor="text1"/>
        </w:rPr>
        <w:t xml:space="preserve">among </w:t>
      </w:r>
      <w:r w:rsidR="00C902E7">
        <w:rPr>
          <w:color w:val="000000" w:themeColor="text1"/>
        </w:rPr>
        <w:t>the groups</w:t>
      </w:r>
      <w:r w:rsidR="003667DE">
        <w:rPr>
          <w:color w:val="000000" w:themeColor="text1"/>
        </w:rPr>
        <w:t xml:space="preserve"> </w:t>
      </w:r>
      <w:r w:rsidR="003667DE" w:rsidRPr="006902F6">
        <w:rPr>
          <w:color w:val="000000" w:themeColor="text1"/>
        </w:rPr>
        <w:t>(Figure 3D)</w:t>
      </w:r>
      <w:r w:rsidR="00567887" w:rsidRPr="006902F6">
        <w:rPr>
          <w:color w:val="000000" w:themeColor="text1"/>
        </w:rPr>
        <w:t>.</w:t>
      </w:r>
      <w:r w:rsidR="001C22CC" w:rsidRPr="006902F6">
        <w:rPr>
          <w:color w:val="000000" w:themeColor="text1"/>
        </w:rPr>
        <w:t xml:space="preserve"> </w:t>
      </w:r>
      <w:r w:rsidR="003667DE">
        <w:rPr>
          <w:color w:val="000000" w:themeColor="text1"/>
        </w:rPr>
        <w:t>Lean</w:t>
      </w:r>
      <w:r w:rsidR="00883B29">
        <w:rPr>
          <w:color w:val="000000" w:themeColor="text1"/>
        </w:rPr>
        <w:t xml:space="preserve"> dexamethasone-treated mice ate significantly less than </w:t>
      </w:r>
      <w:r w:rsidR="003667DE">
        <w:rPr>
          <w:color w:val="000000" w:themeColor="text1"/>
        </w:rPr>
        <w:t>lean</w:t>
      </w:r>
      <w:r w:rsidR="00EC1D88">
        <w:rPr>
          <w:color w:val="000000" w:themeColor="text1"/>
        </w:rPr>
        <w:t xml:space="preserve"> 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A9184D">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"(32,33)", "plainTextFormattedCitation" : "(32,33)", "previouslyFormattedCitation" : "(32,33)" }, "properties" : {  }, "schema" : "https://github.com/citation-style-language/schema/raw/master/csl-citation.json" }</w:instrText>
      </w:r>
      <w:r w:rsidR="00CD3FE5">
        <w:rPr>
          <w:color w:val="000000" w:themeColor="text1"/>
        </w:rPr>
        <w:fldChar w:fldCharType="separate"/>
      </w:r>
      <w:r w:rsidR="00245EC7" w:rsidRPr="00245EC7">
        <w:rPr>
          <w:noProof/>
          <w:color w:val="000000" w:themeColor="text1"/>
        </w:rPr>
        <w:t>(32,33)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w:t>
      </w:r>
      <w:r w:rsidR="003667DE">
        <w:rPr>
          <w:color w:val="000000" w:themeColor="text1"/>
        </w:rPr>
        <w:t xml:space="preserve">obese </w:t>
      </w:r>
      <w:r w:rsidR="007374F3" w:rsidRPr="006902F6">
        <w:rPr>
          <w:color w:val="000000" w:themeColor="text1"/>
        </w:rPr>
        <w:t xml:space="preserve">dexamethasone-treated </w:t>
      </w:r>
      <w:r w:rsidR="003667DE">
        <w:rPr>
          <w:color w:val="000000" w:themeColor="text1"/>
        </w:rPr>
        <w:t>mice</w:t>
      </w:r>
      <w:r w:rsidR="007374F3" w:rsidRPr="006902F6">
        <w:rPr>
          <w:color w:val="000000" w:themeColor="text1"/>
        </w:rPr>
        <w:t xml:space="preserve">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0D0F170E" w14:textId="77777777" w:rsidR="0019520C" w:rsidRDefault="0019520C" w:rsidP="00E13216">
      <w:pPr>
        <w:spacing w:line="480" w:lineRule="auto"/>
        <w:rPr>
          <w:color w:val="000000" w:themeColor="text1"/>
        </w:rPr>
      </w:pPr>
    </w:p>
    <w:p w14:paraId="63EEE21A" w14:textId="77777777" w:rsidR="0019520C" w:rsidRPr="006325C8" w:rsidRDefault="0019520C" w:rsidP="006325C8">
      <w:pPr>
        <w:spacing w:line="480" w:lineRule="auto"/>
        <w:rPr>
          <w:rFonts w:eastAsia="Times New Roman" w:cs="Arial"/>
          <w:color w:val="000000" w:themeColor="text1"/>
          <w:shd w:val="clear" w:color="auto" w:fill="FFFFFF"/>
        </w:rPr>
      </w:pPr>
      <w:r w:rsidRPr="006325C8">
        <w:rPr>
          <w:rFonts w:eastAsia="Times New Roman" w:cs="Arial"/>
          <w:color w:val="000000" w:themeColor="text1"/>
          <w:shd w:val="clear" w:color="auto" w:fill="FFFFFF"/>
        </w:rPr>
        <w:t>Over the course of the experiment, obese dexamethasone-treated mice consumed more water, starting at a lower amount, which then increased over the duration of the experiment (Figure 3E).  Overall this corresponded to a 22% increase when normalized to the animal’s body weight.  By the end of the study, this increased intake resulted in a 7.6-fold increase in serum dexamethasone concentration in the obese dexamethasone-treated mice when compared to lean dexamethasone-treated mice (Figure 3F; p=0.031).</w:t>
      </w:r>
    </w:p>
    <w:p w14:paraId="11654F1A" w14:textId="77777777" w:rsidR="0019520C" w:rsidRPr="006902F6" w:rsidRDefault="0019520C" w:rsidP="00E13216">
      <w:pPr>
        <w:spacing w:line="480" w:lineRule="auto"/>
        <w:rPr>
          <w:color w:val="000000" w:themeColor="text1"/>
        </w:rPr>
      </w:pP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47B2CBE0"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A9184D">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"(17,34)", "plainTextFormattedCitation" : "(17,34)", "previouslyFormattedCitation" : "(17,34)" }, "properties" : {  }, "schema" : "https://github.com/citation-style-language/schema/raw/master/csl-citation.json" }</w:instrText>
      </w:r>
      <w:r w:rsidR="00EB7489" w:rsidRPr="006902F6">
        <w:rPr>
          <w:color w:val="000000" w:themeColor="text1"/>
        </w:rPr>
        <w:fldChar w:fldCharType="separate"/>
      </w:r>
      <w:r w:rsidR="00245EC7" w:rsidRPr="00245EC7">
        <w:rPr>
          <w:noProof/>
          <w:color w:val="000000" w:themeColor="text1"/>
        </w:rPr>
        <w:t>(17,34)</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A9184D">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"(35)" }, "properties" : {  }, "schema" : "https://github.com/citation-style-language/schema/raw/master/csl-citation.json" }</w:instrText>
      </w:r>
      <w:r w:rsidR="000511C5" w:rsidRPr="006902F6">
        <w:rPr>
          <w:color w:val="000000" w:themeColor="text1"/>
        </w:rPr>
        <w:fldChar w:fldCharType="separate"/>
      </w:r>
      <w:r w:rsidR="00245EC7" w:rsidRPr="00245EC7">
        <w:rPr>
          <w:noProof/>
          <w:color w:val="000000" w:themeColor="text1"/>
        </w:rPr>
        <w:t>(35)</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lastRenderedPageBreak/>
        <w:fldChar w:fldCharType="begin" w:fldLock="1"/>
      </w:r>
      <w:r w:rsidR="00A9184D">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"(10,14\u201316)", "plainTextFormattedCitation" : "(10,14\u201316)", "previouslyFormattedCitation" : "(10,14\u201316)" }, "properties" : {  }, "schema" : "https://github.com/citation-style-language/schema/raw/master/csl-citation.json" }</w:instrText>
      </w:r>
      <w:r w:rsidR="00D149BB" w:rsidRPr="006902F6">
        <w:rPr>
          <w:color w:val="000000" w:themeColor="text1"/>
        </w:rPr>
        <w:fldChar w:fldCharType="separate"/>
      </w:r>
      <w:r w:rsidR="00245EC7" w:rsidRPr="00245EC7">
        <w:rPr>
          <w:noProof/>
          <w:color w:val="000000" w:themeColor="text1"/>
        </w:rPr>
        <w:t>(10,14–16)</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ins w:id="28" w:author="Microsoft Office User" w:date="2018-03-28T15:49:00Z">
        <w:r w:rsidR="003667DE">
          <w:rPr>
            <w:color w:val="000000" w:themeColor="text1"/>
          </w:rPr>
          <w:t>; Figure 4A</w:t>
        </w:r>
      </w:ins>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ins w:id="29" w:author="Microsoft Office User" w:date="2018-03-28T15:49:00Z">
        <w:r w:rsidR="003667DE">
          <w:rPr>
            <w:color w:val="000000" w:themeColor="text1"/>
          </w:rPr>
          <w:t>; Figure 4B</w:t>
        </w:r>
      </w:ins>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 xml:space="preserve">increased lipolysis. </w:t>
      </w:r>
      <w:r w:rsidR="001944F8" w:rsidRPr="006902F6">
        <w:rPr>
          <w:color w:val="000000" w:themeColor="text1"/>
        </w:rPr>
        <w:t xml:space="preserve">In order to identify a potential GR-dependent </w:t>
      </w:r>
      <w:proofErr w:type="spellStart"/>
      <w:r w:rsidR="001944F8" w:rsidRPr="006902F6">
        <w:rPr>
          <w:color w:val="000000" w:themeColor="text1"/>
        </w:rPr>
        <w:t>lipolytic</w:t>
      </w:r>
      <w:proofErr w:type="spellEnd"/>
      <w:r w:rsidR="001944F8" w:rsidRPr="006902F6">
        <w:rPr>
          <w:color w:val="000000" w:themeColor="text1"/>
        </w:rPr>
        <w:t xml:space="preserve">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and 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442A069D" w:rsidR="00472706" w:rsidRPr="006902F6" w:rsidRDefault="005037E7" w:rsidP="00E13216">
      <w:pPr>
        <w:spacing w:line="480" w:lineRule="auto"/>
        <w:rPr>
          <w:color w:val="000000" w:themeColor="text1"/>
        </w:rPr>
      </w:pPr>
      <w:r w:rsidRPr="006902F6">
        <w:rPr>
          <w:color w:val="000000" w:themeColor="text1"/>
        </w:rPr>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proofErr w:type="spellStart"/>
      <w:r w:rsidR="006066A2" w:rsidRPr="006902F6">
        <w:rPr>
          <w:color w:val="000000" w:themeColor="text1"/>
        </w:rPr>
        <w:t>iWAT</w:t>
      </w:r>
      <w:proofErr w:type="spellEnd"/>
      <w:r w:rsidR="006066A2" w:rsidRPr="006902F6">
        <w:rPr>
          <w:color w:val="000000" w:themeColor="text1"/>
        </w:rPr>
        <w:t xml:space="preserve">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lastRenderedPageBreak/>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w:t>
      </w:r>
      <w:proofErr w:type="spellStart"/>
      <w:r w:rsidR="000F63EF">
        <w:rPr>
          <w:color w:val="000000" w:themeColor="text1"/>
        </w:rPr>
        <w:t>hyperinsulinemic</w:t>
      </w:r>
      <w:proofErr w:type="spellEnd"/>
      <w:r w:rsidR="000F63EF">
        <w:rPr>
          <w:color w:val="000000" w:themeColor="text1"/>
        </w:rPr>
        <w:t xml:space="preserve"> </w:t>
      </w:r>
      <w:proofErr w:type="spellStart"/>
      <w:r w:rsidR="000F63EF">
        <w:rPr>
          <w:color w:val="000000" w:themeColor="text1"/>
        </w:rPr>
        <w:t>euglycemic</w:t>
      </w:r>
      <w:proofErr w:type="spellEnd"/>
      <w:r w:rsidR="000F63EF">
        <w:rPr>
          <w:color w:val="000000" w:themeColor="text1"/>
        </w:rPr>
        <w:t xml:space="preserve"> clamp in the obese 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reduction in 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3C275144" w:rsidR="00210C84" w:rsidRPr="00146924" w:rsidRDefault="00A87023" w:rsidP="00E13216">
      <w:pPr>
        <w:spacing w:line="480" w:lineRule="auto"/>
        <w:rPr>
          <w:rFonts w:eastAsia="Times New Roman" w:cs="Arial"/>
          <w:color w:val="FF0000"/>
          <w:shd w:val="clear" w:color="auto" w:fill="FFFFFF"/>
        </w:rPr>
      </w:pPr>
      <w:r>
        <w:rPr>
          <w:color w:val="000000" w:themeColor="text1"/>
        </w:rPr>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w:t>
      </w:r>
      <w:proofErr w:type="spellStart"/>
      <w:r w:rsidR="00EA22A1" w:rsidRPr="006902F6">
        <w:rPr>
          <w:color w:val="000000" w:themeColor="text1"/>
        </w:rPr>
        <w:t>iWAT</w:t>
      </w:r>
      <w:proofErr w:type="spellEnd"/>
      <w:r w:rsidR="00EA22A1" w:rsidRPr="006902F6">
        <w:rPr>
          <w:color w:val="000000" w:themeColor="text1"/>
        </w:rPr>
        <w:t xml:space="preserve">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w:t>
      </w:r>
      <w:r w:rsidR="0019520C">
        <w:rPr>
          <w:color w:val="000000" w:themeColor="text1"/>
        </w:rPr>
        <w:t xml:space="preserve"> </w:t>
      </w:r>
      <w:r w:rsidR="0019520C" w:rsidRPr="003353B3">
        <w:rPr>
          <w:rFonts w:eastAsia="Times New Roman" w:cs="Arial"/>
          <w:color w:val="000000" w:themeColor="text1"/>
          <w:shd w:val="clear" w:color="auto" w:fill="FFFFFF"/>
        </w:rPr>
        <w:t xml:space="preserve">There were no significant increases observed in HSL expression or phosphorylation that might explain enhanced lipolysis in the obese, dexamethasone treated mice (Supplementary </w:t>
      </w:r>
      <w:r w:rsidR="006979AD" w:rsidRPr="003353B3">
        <w:rPr>
          <w:rFonts w:eastAsia="Times New Roman" w:cs="Arial"/>
          <w:color w:val="000000" w:themeColor="text1"/>
          <w:shd w:val="clear" w:color="auto" w:fill="FFFFFF"/>
        </w:rPr>
        <w:t>Figure 2A</w:t>
      </w:r>
      <w:ins w:id="30" w:author="Microsoft Office User" w:date="2018-03-28T17:28:00Z">
        <w:r w:rsidR="005023FC">
          <w:rPr>
            <w:rFonts w:eastAsia="Times New Roman" w:cs="Arial"/>
            <w:color w:val="000000" w:themeColor="text1"/>
            <w:shd w:val="clear" w:color="auto" w:fill="FFFFFF"/>
          </w:rPr>
          <w:t>-</w:t>
        </w:r>
      </w:ins>
      <w:r w:rsidR="0019520C" w:rsidRPr="003353B3">
        <w:rPr>
          <w:rFonts w:eastAsia="Times New Roman" w:cs="Arial"/>
          <w:color w:val="000000" w:themeColor="text1"/>
          <w:shd w:val="clear" w:color="auto" w:fill="FFFFFF"/>
        </w:rPr>
        <w:t xml:space="preserve">B). In fact, phosphorylation of PKA sites on HSL tended to be lower in obese mice when compared to lean, as has been reported previously </w:t>
      </w:r>
      <w:r w:rsidR="0019520C" w:rsidRPr="003353B3">
        <w:rPr>
          <w:rFonts w:eastAsia="Times New Roman" w:cs="Arial"/>
          <w:color w:val="000000" w:themeColor="text1"/>
          <w:shd w:val="clear" w:color="auto" w:fill="FFFFFF"/>
        </w:rPr>
        <w:fldChar w:fldCharType="begin" w:fldLock="1"/>
      </w:r>
      <w:r w:rsidR="00A9184D" w:rsidRPr="003353B3">
        <w:rPr>
          <w:rFonts w:eastAsia="Times New Roman" w:cs="Arial"/>
          <w:color w:val="000000" w:themeColor="text1"/>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"(36)", "plainTextFormattedCitation" : "(36)", "previouslyFormattedCitation" : "(36)" }, "properties" : {  }, "schema" : "https://github.com/citation-style-language/schema/raw/master/csl-citation.json" }</w:instrText>
      </w:r>
      <w:r w:rsidR="0019520C" w:rsidRPr="003353B3">
        <w:rPr>
          <w:rFonts w:eastAsia="Times New Roman" w:cs="Arial"/>
          <w:color w:val="000000" w:themeColor="text1"/>
          <w:shd w:val="clear" w:color="auto" w:fill="FFFFFF"/>
        </w:rPr>
        <w:fldChar w:fldCharType="separate"/>
      </w:r>
      <w:r w:rsidR="00A9184D" w:rsidRPr="003353B3">
        <w:rPr>
          <w:rFonts w:eastAsia="Times New Roman" w:cs="Arial"/>
          <w:noProof/>
          <w:color w:val="000000" w:themeColor="text1"/>
          <w:shd w:val="clear" w:color="auto" w:fill="FFFFFF"/>
        </w:rPr>
        <w:t>(36)</w:t>
      </w:r>
      <w:r w:rsidR="0019520C" w:rsidRPr="003353B3">
        <w:rPr>
          <w:rFonts w:eastAsia="Times New Roman" w:cs="Arial"/>
          <w:color w:val="000000" w:themeColor="text1"/>
          <w:shd w:val="clear" w:color="auto" w:fill="FFFFFF"/>
        </w:rPr>
        <w:fldChar w:fldCharType="end"/>
      </w:r>
      <w:r w:rsidR="0019520C" w:rsidRPr="003353B3">
        <w:rPr>
          <w:rFonts w:eastAsia="Times New Roman" w:cs="Arial"/>
          <w:color w:val="000000" w:themeColor="text1"/>
          <w:shd w:val="clear" w:color="auto" w:fill="FFFFFF"/>
        </w:rPr>
        <w:t>.</w:t>
      </w:r>
      <w:r w:rsidR="0019520C" w:rsidRPr="003353B3">
        <w:rPr>
          <w:rFonts w:eastAsia="Times New Roman" w:cs="Arial"/>
          <w:color w:val="000000" w:themeColor="text1"/>
          <w:shd w:val="clear" w:color="auto" w:fill="FFFFFF"/>
        </w:rPr>
        <w:t xml:space="preserve"> </w:t>
      </w:r>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lastRenderedPageBreak/>
        <w:t xml:space="preserve">support the hypothesis </w:t>
      </w:r>
      <w:r w:rsidR="00DD385B" w:rsidRPr="006902F6">
        <w:rPr>
          <w:color w:val="000000" w:themeColor="text1"/>
        </w:rPr>
        <w:t>that glucocorticoid-stimulated 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01B40BD2"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"(10,12,13)", "plainTextFormattedCitation" : "(10,12,13)", "previouslyFormattedCitation" : "(10,12,13)"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(10,12,13)</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"(9\u201311)", "plainTextFormattedCitation" : "(9\u201311)", "previouslyFormattedCitation" : "(9\u201311)"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(9–11)</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A9184D">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"(1)" }, "properties" : {  }, "schema" : "https://github.com/citation-style-language/schema/raw/master/csl-citation.json" }</w:instrText>
      </w:r>
      <w:r w:rsidR="00A30887">
        <w:rPr>
          <w:color w:val="000000" w:themeColor="text1"/>
        </w:rPr>
        <w:fldChar w:fldCharType="separate"/>
      </w:r>
      <w:r w:rsidR="00245EC7" w:rsidRPr="00245EC7">
        <w:rPr>
          <w:noProof/>
          <w:color w:val="000000" w:themeColor="text1"/>
        </w:rPr>
        <w:t>(1)</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62B422BF" w14:textId="5E091292" w:rsidR="000F1913"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adipocytes, several studies demonstrate that adipocyte-specific reductions in glucocorticoid signaling being associated with improved metabolic profiles </w:t>
      </w:r>
      <w:r w:rsidRPr="006902F6">
        <w:rPr>
          <w:color w:val="000000" w:themeColor="text1"/>
        </w:rPr>
        <w:fldChar w:fldCharType="begin" w:fldLock="1"/>
      </w:r>
      <w:r w:rsidR="00A9184D">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"(20\u201323)"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(20–23)</w:t>
      </w:r>
      <w:r w:rsidRPr="006902F6">
        <w:rPr>
          <w:color w:val="000000" w:themeColor="text1"/>
        </w:rPr>
        <w:fldChar w:fldCharType="end"/>
      </w:r>
      <w:r>
        <w:rPr>
          <w:color w:val="000000" w:themeColor="text1"/>
        </w:rPr>
        <w:t xml:space="preserve">.  We hypothesize that 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167D16DA" w:rsidR="00FC121E" w:rsidRPr="006902F6" w:rsidRDefault="0064784B" w:rsidP="00FC121E">
      <w:pPr>
        <w:spacing w:line="480" w:lineRule="auto"/>
        <w:rPr>
          <w:color w:val="000000" w:themeColor="text1"/>
        </w:rPr>
      </w:pPr>
      <w:r>
        <w:rPr>
          <w:color w:val="000000" w:themeColor="text1"/>
        </w:rPr>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A9184D">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"(10)" }, "properties" : {  }, "schema" : "https://github.com/citation-style-language/schema/raw/master/csl-citation.json" }</w:instrText>
      </w:r>
      <w:r w:rsidR="00B32E07" w:rsidRPr="006902F6">
        <w:rPr>
          <w:color w:val="000000" w:themeColor="text1"/>
        </w:rPr>
        <w:fldChar w:fldCharType="separate"/>
      </w:r>
      <w:r w:rsidR="00245EC7" w:rsidRPr="00245EC7">
        <w:rPr>
          <w:noProof/>
          <w:color w:val="000000" w:themeColor="text1"/>
        </w:rPr>
        <w:t>(10)</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A9184D">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"(37)", "plainTextFormattedCitation" : "(37)", "previouslyFormattedCitation" : "(37)" }, "properties" : {  }, "schema" : "https://github.com/citation-style-language/schema/raw/master/csl-citation.json" }</w:instrText>
      </w:r>
      <w:r w:rsidR="00065189" w:rsidRPr="006902F6">
        <w:rPr>
          <w:color w:val="000000" w:themeColor="text1"/>
        </w:rPr>
        <w:fldChar w:fldCharType="separate"/>
      </w:r>
      <w:r w:rsidR="00A9184D" w:rsidRPr="00A9184D">
        <w:rPr>
          <w:noProof/>
          <w:color w:val="000000" w:themeColor="text1"/>
        </w:rPr>
        <w:t>(37)</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w:t>
      </w:r>
      <w:r w:rsidR="007637C8" w:rsidRPr="006902F6">
        <w:rPr>
          <w:color w:val="000000" w:themeColor="text1"/>
        </w:rPr>
        <w:lastRenderedPageBreak/>
        <w:t xml:space="preserve">mice led to </w:t>
      </w:r>
      <w:r w:rsidR="00C922C0">
        <w:rPr>
          <w:color w:val="000000" w:themeColor="text1"/>
        </w:rPr>
        <w:t xml:space="preserve">a </w:t>
      </w:r>
      <w:proofErr w:type="spellStart"/>
      <w:r w:rsidR="00C922C0">
        <w:rPr>
          <w:color w:val="000000" w:themeColor="text1"/>
        </w:rPr>
        <w:t>lipodystrophic</w:t>
      </w:r>
      <w:proofErr w:type="spellEnd"/>
      <w:r w:rsidR="00C922C0">
        <w:rPr>
          <w:color w:val="000000" w:themeColor="text1"/>
        </w:rPr>
        <w:t xml:space="preserve">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A9184D">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"(7,8,38)", "plainTextFormattedCitation" : "(7,8,38)", "previouslyFormattedCitation" : "(7,8,38)" }, "properties" : {  }, "schema" : "https://github.com/citation-style-language/schema/raw/master/csl-citation.json" }</w:instrText>
      </w:r>
      <w:r w:rsidR="00FC121E" w:rsidRPr="006902F6">
        <w:rPr>
          <w:color w:val="000000" w:themeColor="text1"/>
        </w:rPr>
        <w:fldChar w:fldCharType="separate"/>
      </w:r>
      <w:r w:rsidR="00A9184D" w:rsidRPr="00A9184D">
        <w:rPr>
          <w:noProof/>
          <w:color w:val="000000" w:themeColor="text1"/>
        </w:rPr>
        <w:t>(7,8,38)</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69B43452" w:rsidR="00CD6325" w:rsidRPr="006902F6" w:rsidRDefault="0015242A" w:rsidP="00E13216">
      <w:pPr>
        <w:spacing w:line="480" w:lineRule="auto"/>
        <w:rPr>
          <w:color w:val="000000" w:themeColor="text1"/>
        </w:rPr>
      </w:pPr>
      <w:r w:rsidRPr="006902F6">
        <w:rPr>
          <w:color w:val="000000" w:themeColor="text1"/>
        </w:rPr>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A9184D">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"(39\u201343)", "plainTextFormattedCitation" : "(39\u201343)", "previouslyFormattedCitation" : "(39\u201343)" }, "properties" : {  }, "schema" : "https://github.com/citation-style-language/schema/raw/master/csl-citation.json" }</w:instrText>
      </w:r>
      <w:r w:rsidR="004B21DD" w:rsidRPr="006902F6">
        <w:rPr>
          <w:color w:val="000000" w:themeColor="text1"/>
        </w:rPr>
        <w:fldChar w:fldCharType="separate"/>
      </w:r>
      <w:r w:rsidR="00A9184D" w:rsidRPr="00A9184D">
        <w:rPr>
          <w:noProof/>
          <w:color w:val="000000" w:themeColor="text1"/>
        </w:rPr>
        <w:t>(39–43)</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A9184D">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"(10,14\u201316)", "plainTextFormattedCitation" : "(10,14\u201316)", "previouslyFormattedCitation" : "(10,14\u201316)"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(10,14–16)</w:t>
      </w:r>
      <w:r w:rsidR="00FE35A0" w:rsidRPr="006902F6">
        <w:rPr>
          <w:color w:val="000000" w:themeColor="text1"/>
        </w:rPr>
        <w:fldChar w:fldCharType="end"/>
      </w:r>
      <w:r w:rsidR="00FE35A0" w:rsidRPr="006902F6">
        <w:rPr>
          <w:color w:val="000000" w:themeColor="text1"/>
        </w:rPr>
        <w:t>, possibly as a way to promote gluconeogenesis to maintain blood glucose levels.</w:t>
      </w:r>
      <w:r w:rsidRPr="006902F6">
        <w:rPr>
          <w:color w:val="000000" w:themeColor="text1"/>
        </w:rPr>
        <w:t xml:space="preserve"> </w:t>
      </w:r>
      <w:r w:rsidR="00FE35A0" w:rsidRPr="006902F6">
        <w:rPr>
          <w:color w:val="000000" w:themeColor="text1"/>
        </w:rPr>
        <w:t xml:space="preserve"> Lipolysis has</w:t>
      </w:r>
      <w:ins w:id="31" w:author="Microsoft Office User" w:date="2018-03-28T15:51:00Z">
        <w:r w:rsidR="005A635A">
          <w:rPr>
            <w:color w:val="000000" w:themeColor="text1"/>
          </w:rPr>
          <w:t xml:space="preserve"> also</w:t>
        </w:r>
      </w:ins>
      <w:r w:rsidR="00FE35A0" w:rsidRPr="006902F6">
        <w:rPr>
          <w:color w:val="000000" w:themeColor="text1"/>
        </w:rPr>
        <w:t xml:space="preserve"> been implicated in insulin resistance </w:t>
      </w:r>
      <w:r w:rsidR="00FE35A0" w:rsidRPr="006902F6">
        <w:rPr>
          <w:color w:val="000000" w:themeColor="text1"/>
        </w:rPr>
        <w:fldChar w:fldCharType="begin" w:fldLock="1"/>
      </w:r>
      <w:r w:rsidR="00A9184D">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"(17,34)", "plainTextFormattedCitation" : "(17,34)", "previouslyFormattedCitation" : "(17,34)"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(17,34)</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A9184D">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"(35)"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(35)</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We found synergistic elevations in glycerol, indicative of 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erefore, we 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79ADF70F" w:rsidR="00CD1457" w:rsidRPr="000F1913" w:rsidRDefault="0015242A" w:rsidP="00E13216">
      <w:pPr>
        <w:spacing w:line="480" w:lineRule="auto"/>
        <w:rPr>
          <w:ins w:id="32" w:author="Microsoft Office User" w:date="2018-03-26T20:07:00Z"/>
          <w:color w:val="000000" w:themeColor="text1"/>
        </w:rPr>
      </w:pPr>
      <w:r w:rsidRPr="006902F6">
        <w:rPr>
          <w:color w:val="000000" w:themeColor="text1"/>
        </w:rPr>
        <w:t xml:space="preserve">There is some debate as to which genes glucocorticoids act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A9184D">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"(44)", "plainTextFormattedCitation" : "(44)", "previouslyFormattedCitation" : "(44)"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(44)</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A9184D">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"(45)", "plainTextFormattedCitation" : "(45)", "previouslyFormattedCitation" : "(45)"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(45)</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w:t>
      </w:r>
      <w:r w:rsidRPr="006902F6">
        <w:rPr>
          <w:color w:val="000000" w:themeColor="text1"/>
        </w:rPr>
        <w:lastRenderedPageBreak/>
        <w:t xml:space="preserve">transcripts </w:t>
      </w:r>
      <w:r w:rsidRPr="006902F6">
        <w:rPr>
          <w:color w:val="000000" w:themeColor="text1"/>
        </w:rPr>
        <w:fldChar w:fldCharType="begin" w:fldLock="1"/>
      </w:r>
      <w:r w:rsidR="00A9184D">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"(21,46,47)", "plainTextFormattedCitation" : "(21,46,47)", "previouslyFormattedCitation" : "(21,46,47)" }, "properties" : {  }, "schema" : "https://github.com/citation-style-language/schema/raw/master/csl-citation.json" }</w:instrText>
      </w:r>
      <w:r w:rsidRPr="006902F6">
        <w:rPr>
          <w:color w:val="000000" w:themeColor="text1"/>
        </w:rPr>
        <w:fldChar w:fldCharType="separate"/>
      </w:r>
      <w:r w:rsidR="00A9184D" w:rsidRPr="00A9184D">
        <w:rPr>
          <w:noProof/>
          <w:color w:val="000000" w:themeColor="text1"/>
        </w:rPr>
        <w:t>(21,46,47)</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del w:id="33" w:author="Microsoft Office User" w:date="2018-03-28T17:30:00Z">
        <w:r w:rsidR="000F1913" w:rsidRPr="003353B3" w:rsidDel="008A054B">
          <w:rPr>
            <w:rFonts w:eastAsia="Times New Roman" w:cs="Arial"/>
            <w:color w:val="000000" w:themeColor="text1"/>
            <w:shd w:val="clear" w:color="auto" w:fill="FFFFFF"/>
          </w:rPr>
          <w:delText>We did not</w:delText>
        </w:r>
      </w:del>
      <w:ins w:id="34" w:author="Microsoft Office User" w:date="2018-03-28T17:30:00Z">
        <w:r w:rsidR="008A054B">
          <w:rPr>
            <w:rFonts w:eastAsia="Times New Roman" w:cs="Arial"/>
            <w:color w:val="000000" w:themeColor="text1"/>
            <w:shd w:val="clear" w:color="auto" w:fill="FFFFFF"/>
          </w:rPr>
          <w:t>There were no</w:t>
        </w:r>
      </w:ins>
      <w:r w:rsidR="000F1913" w:rsidRPr="003353B3">
        <w:rPr>
          <w:rFonts w:eastAsia="Times New Roman" w:cs="Arial"/>
          <w:color w:val="000000" w:themeColor="text1"/>
          <w:shd w:val="clear" w:color="auto" w:fill="FFFFFF"/>
        </w:rPr>
        <w:t xml:space="preserve"> </w:t>
      </w:r>
      <w:del w:id="35" w:author="Microsoft Office User" w:date="2018-03-28T17:30:00Z">
        <w:r w:rsidR="000F1913" w:rsidRPr="003353B3" w:rsidDel="008A054B">
          <w:rPr>
            <w:rFonts w:eastAsia="Times New Roman" w:cs="Arial"/>
            <w:color w:val="000000" w:themeColor="text1"/>
            <w:shd w:val="clear" w:color="auto" w:fill="FFFFFF"/>
          </w:rPr>
          <w:delText xml:space="preserve">find any </w:delText>
        </w:r>
      </w:del>
      <w:r w:rsidR="000F1913" w:rsidRPr="003353B3">
        <w:rPr>
          <w:rFonts w:eastAsia="Times New Roman" w:cs="Arial"/>
          <w:color w:val="000000" w:themeColor="text1"/>
          <w:shd w:val="clear" w:color="auto" w:fill="FFFFFF"/>
        </w:rPr>
        <w:t xml:space="preserve">significant differences in the effects of diet or treatment on HSL phosphorylation. Interestingly, obesity and dexamethasone treatment appeared to slightly decrease HSL phosphorylation, consistent with previous reports </w:t>
      </w:r>
      <w:r w:rsidR="000F1913" w:rsidRPr="003353B3">
        <w:rPr>
          <w:rFonts w:eastAsia="Times New Roman" w:cs="Arial"/>
          <w:color w:val="000000" w:themeColor="text1"/>
          <w:shd w:val="clear" w:color="auto" w:fill="FFFFFF"/>
        </w:rPr>
        <w:fldChar w:fldCharType="begin" w:fldLock="1"/>
      </w:r>
      <w:r w:rsidR="00A9184D" w:rsidRPr="003353B3">
        <w:rPr>
          <w:rFonts w:eastAsia="Times New Roman" w:cs="Arial"/>
          <w:color w:val="000000" w:themeColor="text1"/>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"(36)", "plainTextFormattedCitation" : "(36)", "previouslyFormattedCitation" : "(36)" }, "properties" : {  }, "schema" : "https://github.com/citation-style-language/schema/raw/master/csl-citation.json" }</w:instrText>
      </w:r>
      <w:r w:rsidR="000F1913" w:rsidRPr="003353B3">
        <w:rPr>
          <w:rFonts w:eastAsia="Times New Roman" w:cs="Arial"/>
          <w:color w:val="000000" w:themeColor="text1"/>
          <w:shd w:val="clear" w:color="auto" w:fill="FFFFFF"/>
        </w:rPr>
        <w:fldChar w:fldCharType="separate"/>
      </w:r>
      <w:r w:rsidR="00A9184D" w:rsidRPr="003353B3">
        <w:rPr>
          <w:rFonts w:eastAsia="Times New Roman" w:cs="Arial"/>
          <w:noProof/>
          <w:color w:val="000000" w:themeColor="text1"/>
          <w:shd w:val="clear" w:color="auto" w:fill="FFFFFF"/>
        </w:rPr>
        <w:t>(36)</w:t>
      </w:r>
      <w:r w:rsidR="000F1913" w:rsidRPr="003353B3">
        <w:rPr>
          <w:rFonts w:eastAsia="Times New Roman" w:cs="Arial"/>
          <w:color w:val="000000" w:themeColor="text1"/>
          <w:shd w:val="clear" w:color="auto" w:fill="FFFFFF"/>
        </w:rPr>
        <w:fldChar w:fldCharType="end"/>
      </w:r>
      <w:r w:rsidR="000F1913" w:rsidRPr="003353B3">
        <w:rPr>
          <w:rFonts w:eastAsia="Times New Roman" w:cs="Arial"/>
          <w:color w:val="000000" w:themeColor="text1"/>
          <w:shd w:val="clear" w:color="auto" w:fill="FFFFFF"/>
        </w:rPr>
        <w:t>.  Given these results, we attribute enhanced lipolysis seen in obese dexamethasone-treated mice</w:t>
      </w:r>
      <w:r w:rsidR="005A635A" w:rsidRPr="003353B3">
        <w:rPr>
          <w:rFonts w:eastAsia="Times New Roman" w:cs="Arial"/>
          <w:color w:val="000000" w:themeColor="text1"/>
          <w:shd w:val="clear" w:color="auto" w:fill="FFFFFF"/>
        </w:rPr>
        <w:t xml:space="preserve"> in part</w:t>
      </w:r>
      <w:r w:rsidR="000F1913" w:rsidRPr="003353B3">
        <w:rPr>
          <w:rFonts w:eastAsia="Times New Roman" w:cs="Arial"/>
          <w:color w:val="000000" w:themeColor="text1"/>
          <w:shd w:val="clear" w:color="auto" w:fill="FFFFFF"/>
        </w:rPr>
        <w:t xml:space="preserve"> to upregulated ATGL.</w:t>
      </w:r>
      <w:r w:rsidR="000F1913" w:rsidRPr="003353B3">
        <w:rPr>
          <w:color w:val="000000" w:themeColor="text1"/>
        </w:rPr>
        <w:t xml:space="preserve"> </w:t>
      </w:r>
      <w:r w:rsidRPr="006902F6">
        <w:rPr>
          <w:color w:val="000000" w:themeColor="text1"/>
        </w:rPr>
        <w:t>The mechanisms by which obesity and glucocorticoids synergize to activate ATGL expression are not 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ins w:id="36" w:author="Microsoft Office User" w:date="2018-03-26T20:09:00Z">
        <w:r w:rsidR="000F1913">
          <w:rPr>
            <w:color w:val="000000" w:themeColor="text1"/>
          </w:rPr>
          <w:t xml:space="preserve"> </w:t>
        </w:r>
      </w:ins>
    </w:p>
    <w:p w14:paraId="1E83106F" w14:textId="77777777" w:rsidR="000F1913" w:rsidRPr="006902F6" w:rsidRDefault="000F1913" w:rsidP="00E13216">
      <w:pPr>
        <w:spacing w:line="480" w:lineRule="auto"/>
        <w:rPr>
          <w:color w:val="000000" w:themeColor="text1"/>
        </w:rPr>
      </w:pPr>
    </w:p>
    <w:p w14:paraId="5FCCE281" w14:textId="1CE0C434" w:rsidR="000F1913" w:rsidRPr="003353B3" w:rsidRDefault="000F1913" w:rsidP="00146924">
      <w:pPr>
        <w:spacing w:line="480" w:lineRule="auto"/>
        <w:rPr>
          <w:rFonts w:ascii="Arial" w:eastAsia="Times New Roman" w:hAnsi="Arial" w:cs="Arial"/>
          <w:b/>
          <w:color w:val="FF0000"/>
          <w:sz w:val="19"/>
          <w:szCs w:val="19"/>
          <w:shd w:val="clear" w:color="auto" w:fill="FFFFFF"/>
        </w:rPr>
      </w:pPr>
      <w:r w:rsidRPr="003353B3">
        <w:rPr>
          <w:rFonts w:eastAsia="Times New Roman" w:cs="Arial"/>
          <w:color w:val="000000" w:themeColor="text1"/>
          <w:shd w:val="clear" w:color="auto" w:fill="FFFFFF"/>
        </w:rPr>
        <w:t xml:space="preserve">The obese, dexamethasone treated animals consumed </w:t>
      </w:r>
      <w:r w:rsidR="005A635A" w:rsidRPr="003353B3">
        <w:rPr>
          <w:rFonts w:eastAsia="Times New Roman" w:cs="Arial"/>
          <w:color w:val="000000" w:themeColor="text1"/>
          <w:shd w:val="clear" w:color="auto" w:fill="FFFFFF"/>
        </w:rPr>
        <w:t xml:space="preserve">increasing amounts of </w:t>
      </w:r>
      <w:r w:rsidRPr="003353B3">
        <w:rPr>
          <w:rFonts w:eastAsia="Times New Roman" w:cs="Arial"/>
          <w:color w:val="000000" w:themeColor="text1"/>
          <w:shd w:val="clear" w:color="auto" w:fill="FFFFFF"/>
        </w:rPr>
        <w:t xml:space="preserve">dexamethasone as the study progressed (Figure 3E) resulting in increased serum dexamethasone at sacrifice (Figure 3F).  This was unexpected and may be due to the increased urination, and water requirement in severely diabetic animals, as has been documented previously </w:t>
      </w:r>
      <w:r w:rsidRPr="003353B3">
        <w:rPr>
          <w:rFonts w:eastAsia="Times New Roman" w:cs="Arial"/>
          <w:color w:val="000000" w:themeColor="text1"/>
          <w:shd w:val="clear" w:color="auto" w:fill="FFFFFF"/>
        </w:rPr>
        <w:fldChar w:fldCharType="begin" w:fldLock="1"/>
      </w:r>
      <w:r w:rsidR="00A9184D" w:rsidRPr="003353B3">
        <w:rPr>
          <w:rFonts w:eastAsia="Times New Roman" w:cs="Arial"/>
          <w:color w:val="000000" w:themeColor="text1"/>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"(48)", "plainTextFormattedCitation" : "(48)", "previouslyFormattedCitation" : "(48)" }, "properties" : {  }, "schema" : "https://github.com/citation-style-language/schema/raw/master/csl-citation.json" }</w:instrText>
      </w:r>
      <w:r w:rsidRPr="003353B3">
        <w:rPr>
          <w:rFonts w:eastAsia="Times New Roman" w:cs="Arial"/>
          <w:color w:val="000000" w:themeColor="text1"/>
          <w:shd w:val="clear" w:color="auto" w:fill="FFFFFF"/>
        </w:rPr>
        <w:fldChar w:fldCharType="separate"/>
      </w:r>
      <w:r w:rsidR="00A9184D" w:rsidRPr="003353B3">
        <w:rPr>
          <w:rFonts w:eastAsia="Times New Roman" w:cs="Arial"/>
          <w:noProof/>
          <w:color w:val="000000" w:themeColor="text1"/>
          <w:shd w:val="clear" w:color="auto" w:fill="FFFFFF"/>
        </w:rPr>
        <w:t>(48)</w:t>
      </w:r>
      <w:r w:rsidRPr="003353B3">
        <w:rPr>
          <w:rFonts w:eastAsia="Times New Roman" w:cs="Arial"/>
          <w:color w:val="000000" w:themeColor="text1"/>
          <w:shd w:val="clear" w:color="auto" w:fill="FFFFFF"/>
        </w:rPr>
        <w:fldChar w:fldCharType="end"/>
      </w:r>
      <w:r w:rsidRPr="003353B3">
        <w:rPr>
          <w:rFonts w:eastAsia="Times New Roman" w:cs="Arial"/>
          <w:color w:val="000000" w:themeColor="text1"/>
          <w:shd w:val="clear" w:color="auto" w:fill="FFFFFF"/>
        </w:rPr>
        <w:t xml:space="preserve">. This is an important limitation to our study, although we note that several phenotypes including fasting glucose, liver triglycerides, hepatic </w:t>
      </w:r>
      <w:proofErr w:type="spellStart"/>
      <w:r w:rsidRPr="003353B3">
        <w:rPr>
          <w:rFonts w:eastAsia="Times New Roman" w:cs="Arial"/>
          <w:color w:val="000000" w:themeColor="text1"/>
          <w:shd w:val="clear" w:color="auto" w:fill="FFFFFF"/>
        </w:rPr>
        <w:t>lipogenic</w:t>
      </w:r>
      <w:proofErr w:type="spellEnd"/>
      <w:r w:rsidRPr="003353B3">
        <w:rPr>
          <w:rFonts w:eastAsia="Times New Roman" w:cs="Arial"/>
          <w:color w:val="000000" w:themeColor="text1"/>
          <w:shd w:val="clear" w:color="auto" w:fill="FFFFFF"/>
        </w:rPr>
        <w:t xml:space="preserve"> gene expression, and adipose tissue mass changed in different directions in lean and obese animals, and therefore </w:t>
      </w:r>
      <w:r w:rsidR="00653681" w:rsidRPr="003353B3">
        <w:rPr>
          <w:rFonts w:eastAsia="Times New Roman" w:cs="Arial"/>
          <w:color w:val="000000" w:themeColor="text1"/>
          <w:shd w:val="clear" w:color="auto" w:fill="FFFFFF"/>
        </w:rPr>
        <w:t>are</w:t>
      </w:r>
      <w:r w:rsidRPr="003353B3">
        <w:rPr>
          <w:rFonts w:eastAsia="Times New Roman" w:cs="Arial"/>
          <w:color w:val="000000" w:themeColor="text1"/>
          <w:shd w:val="clear" w:color="auto" w:fill="FFFFFF"/>
        </w:rPr>
        <w:t xml:space="preserve"> unlikely </w:t>
      </w:r>
      <w:r w:rsidR="00653681" w:rsidRPr="003353B3">
        <w:rPr>
          <w:rFonts w:eastAsia="Times New Roman" w:cs="Arial"/>
          <w:color w:val="000000" w:themeColor="text1"/>
          <w:shd w:val="clear" w:color="auto" w:fill="FFFFFF"/>
        </w:rPr>
        <w:t xml:space="preserve">to be </w:t>
      </w:r>
      <w:r w:rsidRPr="003353B3">
        <w:rPr>
          <w:rFonts w:eastAsia="Times New Roman" w:cs="Arial"/>
          <w:color w:val="000000" w:themeColor="text1"/>
          <w:shd w:val="clear" w:color="auto" w:fill="FFFFFF"/>
        </w:rPr>
        <w:t>due to an increased dose of dexamethasone.</w:t>
      </w:r>
      <w:r w:rsidRPr="003353B3">
        <w:rPr>
          <w:rFonts w:eastAsia="Times New Roman" w:cs="Arial"/>
          <w:color w:val="000000" w:themeColor="text1"/>
          <w:shd w:val="clear" w:color="auto" w:fill="FFFFFF"/>
        </w:rPr>
        <w:t xml:space="preserve"> </w:t>
      </w:r>
      <w:ins w:id="37" w:author="Microsoft Office User" w:date="2018-03-28T15:54:00Z">
        <w:r w:rsidR="00653681" w:rsidRPr="003353B3">
          <w:rPr>
            <w:rFonts w:eastAsia="Times New Roman" w:cs="Arial"/>
            <w:color w:val="000000" w:themeColor="text1"/>
            <w:shd w:val="clear" w:color="auto" w:fill="FFFFFF"/>
          </w:rPr>
          <w:t>For example</w:t>
        </w:r>
      </w:ins>
      <w:ins w:id="38" w:author="Microsoft Office User" w:date="2018-03-28T15:55:00Z">
        <w:r w:rsidR="00653681" w:rsidRPr="003353B3">
          <w:rPr>
            <w:rFonts w:eastAsia="Times New Roman" w:cs="Arial"/>
            <w:color w:val="000000" w:themeColor="text1"/>
            <w:shd w:val="clear" w:color="auto" w:fill="FFFFFF"/>
          </w:rPr>
          <w:t>,</w:t>
        </w:r>
      </w:ins>
      <w:ins w:id="39" w:author="Microsoft Office User" w:date="2018-03-28T15:54:00Z">
        <w:r w:rsidR="00653681" w:rsidRPr="003353B3">
          <w:rPr>
            <w:rFonts w:eastAsia="Times New Roman" w:cs="Arial"/>
            <w:color w:val="000000" w:themeColor="text1"/>
            <w:shd w:val="clear" w:color="auto" w:fill="FFFFFF"/>
          </w:rPr>
          <w:t xml:space="preserve"> dexamethasone attenuat</w:t>
        </w:r>
      </w:ins>
      <w:ins w:id="40" w:author="Microsoft Office User" w:date="2018-03-28T15:55:00Z">
        <w:r w:rsidR="00653681" w:rsidRPr="003353B3">
          <w:rPr>
            <w:rFonts w:eastAsia="Times New Roman" w:cs="Arial"/>
            <w:color w:val="000000" w:themeColor="text1"/>
            <w:shd w:val="clear" w:color="auto" w:fill="FFFFFF"/>
          </w:rPr>
          <w:t>ed fasting blood glucose</w:t>
        </w:r>
        <w:r w:rsidR="00DF744C" w:rsidRPr="003353B3">
          <w:rPr>
            <w:rFonts w:eastAsia="Times New Roman" w:cs="Arial"/>
            <w:color w:val="000000" w:themeColor="text1"/>
            <w:shd w:val="clear" w:color="auto" w:fill="FFFFFF"/>
          </w:rPr>
          <w:t xml:space="preserve"> levels in lean mice, but led to </w:t>
        </w:r>
      </w:ins>
      <w:ins w:id="41" w:author="Microsoft Office User" w:date="2018-03-28T15:56:00Z">
        <w:r w:rsidR="00DF744C" w:rsidRPr="003353B3">
          <w:rPr>
            <w:rFonts w:eastAsia="Times New Roman" w:cs="Arial"/>
            <w:color w:val="000000" w:themeColor="text1"/>
            <w:shd w:val="clear" w:color="auto" w:fill="FFFFFF"/>
          </w:rPr>
          <w:t>hyperglycemia in obese mice</w:t>
        </w:r>
        <w:r w:rsidR="00DF744C" w:rsidRPr="003353B3">
          <w:rPr>
            <w:rFonts w:ascii="Arial" w:eastAsia="Times New Roman" w:hAnsi="Arial" w:cs="Arial"/>
            <w:b/>
            <w:color w:val="000000" w:themeColor="text1"/>
            <w:sz w:val="19"/>
            <w:szCs w:val="19"/>
            <w:shd w:val="clear" w:color="auto" w:fill="FFFFFF"/>
          </w:rPr>
          <w:t xml:space="preserve">. </w:t>
        </w:r>
      </w:ins>
      <w:r w:rsidRPr="003353B3">
        <w:rPr>
          <w:rFonts w:eastAsia="Times New Roman" w:cs="Arial"/>
          <w:color w:val="000000" w:themeColor="text1"/>
          <w:shd w:val="clear" w:color="auto" w:fill="FFFFFF"/>
        </w:rPr>
        <w:t xml:space="preserve">The dose of dexamethasone received was within the clinical range administered to human patients </w:t>
      </w:r>
      <w:r w:rsidRPr="003353B3">
        <w:rPr>
          <w:rFonts w:eastAsia="Times New Roman" w:cs="Arial"/>
          <w:color w:val="000000" w:themeColor="text1"/>
          <w:shd w:val="clear" w:color="auto" w:fill="FFFFFF"/>
        </w:rPr>
        <w:fldChar w:fldCharType="begin" w:fldLock="1"/>
      </w:r>
      <w:r w:rsidR="00A9184D" w:rsidRPr="003353B3">
        <w:rPr>
          <w:rFonts w:eastAsia="Times New Roman" w:cs="Arial"/>
          <w:color w:val="000000" w:themeColor="text1"/>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"id" : "ITEM-3", "itemData" : { "URL" : "https://reference.medscape.com/drug/decadron-dexamethasone-intensol-dexamethasone-342741", "accessed" : { "date-parts" : [ [ "2018", "3", "26" ] ] }, "author" : [ { "dropping-particle" : "", "family" : "Medscape", "given" : "", "non-dropping-particle" : "", "parse-names" : false, "suffix" : "" } ], "id" : "ITEM-3", "issued" : { "date-parts" : [ [ "0" ] ] }, "title" : "Decadron, Dexamethasone Intensol (dexamethasone) dosing, indications, interactions, adverse effects, and more", "type" : "webpage" }, "uris" : [ "http://www.mendeley.com/documents/?uuid=f99593be-ec68-33d3-acd4-2db4786655bc" ] } ], "mendeley" : { "formattedCitation" : "(49\u201351)", "plainTextFormattedCitation" : "(49\u201351)", "previouslyFormattedCitation" : "(49\u201351)" }, "properties" : {  }, "schema" : "https://github.com/citation-style-language/schema/raw/master/csl-citation.json" }</w:instrText>
      </w:r>
      <w:r w:rsidRPr="003353B3">
        <w:rPr>
          <w:rFonts w:eastAsia="Times New Roman" w:cs="Arial"/>
          <w:color w:val="000000" w:themeColor="text1"/>
          <w:shd w:val="clear" w:color="auto" w:fill="FFFFFF"/>
        </w:rPr>
        <w:fldChar w:fldCharType="separate"/>
      </w:r>
      <w:r w:rsidR="00A9184D" w:rsidRPr="003353B3">
        <w:rPr>
          <w:rFonts w:eastAsia="Times New Roman" w:cs="Arial"/>
          <w:noProof/>
          <w:color w:val="000000" w:themeColor="text1"/>
          <w:shd w:val="clear" w:color="auto" w:fill="FFFFFF"/>
        </w:rPr>
        <w:t>(49–51)</w:t>
      </w:r>
      <w:r w:rsidRPr="003353B3">
        <w:rPr>
          <w:rFonts w:eastAsia="Times New Roman" w:cs="Arial"/>
          <w:color w:val="000000" w:themeColor="text1"/>
          <w:shd w:val="clear" w:color="auto" w:fill="FFFFFF"/>
        </w:rPr>
        <w:fldChar w:fldCharType="end"/>
      </w:r>
      <w:r w:rsidRPr="003353B3">
        <w:rPr>
          <w:rFonts w:eastAsia="Times New Roman" w:cs="Arial"/>
          <w:color w:val="000000" w:themeColor="text1"/>
          <w:shd w:val="clear" w:color="auto" w:fill="FFFFFF"/>
        </w:rPr>
        <w:t xml:space="preserve">, </w:t>
      </w:r>
      <w:r w:rsidRPr="003353B3">
        <w:rPr>
          <w:rFonts w:eastAsia="Times New Roman" w:cs="Arial"/>
          <w:color w:val="000000" w:themeColor="text1"/>
          <w:shd w:val="clear" w:color="auto" w:fill="FFFFFF"/>
        </w:rPr>
        <w:lastRenderedPageBreak/>
        <w:t>corresponding to approximately 5 mg/day in an averaged sized human. Circulating concentrations of dexamethasone were similar to those observed</w:t>
      </w:r>
      <w:ins w:id="42" w:author="Microsoft Office User" w:date="2018-03-28T17:19:00Z">
        <w:r w:rsidR="00A35789">
          <w:rPr>
            <w:rFonts w:eastAsia="Times New Roman" w:cs="Arial"/>
            <w:color w:val="000000" w:themeColor="text1"/>
            <w:shd w:val="clear" w:color="auto" w:fill="FFFFFF"/>
          </w:rPr>
          <w:t xml:space="preserve"> following therapeutic doses of glucocorticoids</w:t>
        </w:r>
      </w:ins>
      <w:ins w:id="43" w:author="Microsoft Office User" w:date="2018-03-28T17:28:00Z">
        <w:r w:rsidR="005023FC">
          <w:rPr>
            <w:rFonts w:eastAsia="Times New Roman" w:cs="Arial"/>
            <w:color w:val="000000" w:themeColor="text1"/>
            <w:shd w:val="clear" w:color="auto" w:fill="FFFFFF"/>
          </w:rPr>
          <w:t xml:space="preserve"> </w:t>
        </w:r>
        <w:r w:rsidR="005023FC">
          <w:rPr>
            <w:rFonts w:eastAsia="Times New Roman" w:cs="Arial"/>
            <w:color w:val="000000" w:themeColor="text1"/>
            <w:shd w:val="clear" w:color="auto" w:fill="FFFFFF"/>
          </w:rPr>
          <w:fldChar w:fldCharType="begin" w:fldLock="1"/>
        </w:r>
        <w:r w:rsidR="005023FC">
          <w:rPr>
            <w:rFonts w:eastAsia="Times New Roman" w:cs="Arial"/>
            <w:color w:val="000000" w:themeColor="text1"/>
            <w:shd w:val="clear" w:color="auto" w:fill="FFFFFF"/>
          </w:rPr>
          <w:instrText>ADDIN CSL_CITATION { "citationItems" : [ { "id" : "ITEM-1", "itemData" : { "author" : [ { "dropping-particle" : "", "family" : "Ballard PL, Granberg P", "given" : "Ballard RA", "non-dropping-particle" : "", "parse-names" : false, "suffix" : "" } ], "container-title" : "J Clin Invest", "id" : "ITEM-1", "issue" : "1", "issued" : { "date-parts" : [ [ "1975" ] ] }, "page" : "1548-1554", "title" : "Glucocorticoid level in maternal and cord serum after perinatal betamethasone therapy to prevent respiratory distress syndrome.", "type" : "article-journal", "volume" : "56" }, "uris" : [ "http://www.mendeley.com/documents/?uuid=cf26e30d-bd86-4af8-b21b-14aa23fd86f2" ] }, { "id" : "ITEM-2", "itemData" : { "DOI" : "10.1016/S0022-3476(80)80204-6", "ISBN" : "0022-3476 (Print)\\r0022-3476 (Linking)", "ISSN" : "00223476", "PMID" : "7411310", "abstract" : "We examined the influence of fetal sex on the occurrence of respiratory distress syndrome in premature infants after maternal treatment with betamethasone. Among treated infants of 1,251 to 1,750 gm birth weight, the incidence of RDS was 40.9% in 22 males and 7.1% (P=0.03) in 14 females. Cord serum levels of betamethasone were similar for infants of both sexes, and there was no sex difference in suppression of serum cortisol, dehydroepiandrosterone sulfate, and growth hormone after treatment. These findings suggest that prenatal corticosteroid therapy is less effective in male infants than in female infants. This effect is not due to a difference in transfer or metabolism of betamethasone, nor is it reflected in the responsiveness of the fetal hypothalamic-pituitary-adrenal axis to synthetic glucocorticoid. \u00a9 1980 The C. V. Mosby Company.", "author" : [ { "dropping-particle" : "", "family" : "Ballard", "given" : "Philip L.", "non-dropping-particle" : "", "parse-names" : false, "suffix" : "" }, { "dropping-particle" : "", "family" : "Ballard", "given" : "Roberta A.", "non-dropping-particle" : "", "parse-names" : false, "suffix" : "" }, { "dropping-particle" : "", "family" : "Granberg", "given" : "J. Patricia", "non-dropping-particle" : "", "parse-names" : false, "suffix" : "" }, { "dropping-particle" : "", "family" : "Sniderman", "given" : "Susan", "non-dropping-particle" : "", "parse-names" : false, "suffix" : "" }, { "dropping-particle" : "", "family" : "Gluckman", "given" : "Peter D.", "non-dropping-particle" : "", "parse-names" : false, "suffix" : "" }, { "dropping-particle" : "", "family" : "Kaplan", "given" : "Selna L.", "non-dropping-particle" : "", "parse-names" : false, "suffix" : "" }, { "dropping-particle" : "", "family" : "Grumbach", "given" : "Melvin M.", "non-dropping-particle" : "", "parse-names" : false, "suffix" : "" } ], "container-title" : "The Journal of Pediatrics", "id" : "ITEM-2", "issue" : "3", "issued" : { "date-parts" : [ [ "1980" ] ] }, "page" : "451-454", "title" : "Fetal sex and prenatal betamethasone therapy", "type" : "article-journal", "volume" : "97" }, "uris" : [ "http://www.mendeley.com/documents/?uuid=00f6b50e-b13b-4312-8f1c-5260f0c4fddf" ] }, { "id" : "ITEM-3", "itemData" : { "DOI" : "10.1016/S0002-9394(98)00003-8", "ISSN" : "00029394", "PMID" : "9625551", "abstract" : "PURPOSE: To determine the dexamethasone concentration in vitreous and serum of patients after oral administration of dexamethasone and to compare the results with the concentrations in vitreous and serum found in a previous study with peribulbar injection of 5 mg dexamethasone disodiumphosphate. METHODS: In a prospective study, 54 patients who were scheduled for vitrectomy received 7.5 mg dexamethasone orally at varied time intervals before surgery. A vitreous sample was taken from each patient and serum samples were collected at multiple time points from 32 out of 54 patients. Dexamethasone concentrations were measured by radioimmunoassay. RESULTS: Dexamethasone concentrations in serum ranged from 2.5 to 98.1 ng/ml (median, 61.6 ng/ml) between 1 and 3 hours after oral administration of 7.5 mg dexamethasone. Serum concentrations after peribulbar injection of 5 mg dexamethasone disodiumphosphate (containing 3.75 mg dexamethasone) were lower by a factor of 1.5. Concentrations in vitreous ranged from 1.7 to 23.4 ng/ml (median, 5.2 ng/ml) between 4 and 10 hours after oral administration. After peribulbar injection of 5 mg dexamethasone disodiumphosphate, the intravitreal concentrations were 3.9 times higher. CONCLUSIONS: An oral dose of 7.5 mg dexamethasone resulted in an intravitreal corticosteroid concentration with an anti-inflammatory potency that is clearly above physiological level. This concentration, however, is several times lower than is the intravitreal concentration after a peribulbar injection of 5 mg dexamethasone disodiumphosphate, although the two routes of administration resulted in nearly equal dexamethasone concentrations in serum. The higher intravitreal concentration after peribulbar injection is probably caused by diffusion from the serum and additional transscleral diffusion.", "author" : [ { "dropping-particle" : "", "family" : "Weijtens", "given" : "Olga", "non-dropping-particle" : "", "parse-names" : false, "suffix" : "" }, { "dropping-particle" : "", "family" : "Schoemaker", "given" : "Rik C.", "non-dropping-particle" : "", "parse-names" : false, "suffix" : "" }, { "dropping-particle" : "", "family" : "Cohen", "given" : "Adam F.", "non-dropping-particle" : "", "parse-names" : false, "suffix" : "" }, { "dropping-particle" : "", "family" : "Romijn", "given" : "Fred P.h.t.m.", "non-dropping-particle" : "", "parse-names" : false, "suffix" : "" }, { "dropping-particle" : "", "family" : "Lentjes", "given" : "Eef G.w.m.", "non-dropping-particle" : "", "parse-names" : false, "suffix" : "" }, { "dropping-particle" : "", "family" : "Rooij", "given" : "Jeroen", "non-dropping-particle" : "Van", "parse-names" : false, "suffix" : "" }, { "dropping-particle" : "", "family" : "Meurs", "given" : "Jan C.", "non-dropping-particle" : "Van", "parse-names" : false, "suffix" : "" } ], "container-title" : "American Journal of Ophthalmology", "id" : "ITEM-3", "issue" : "5", "issued" : { "date-parts" : [ [ "1998" ] ] }, "page" : "673-679", "title" : "Dexamethasone concentration in vitreous and serum after oral administration", "type" : "article-journal", "volume" : "125" }, "uris" : [ "http://www.mendeley.com/documents/?uuid=b3072c44-3995-41ae-a8f0-2bb7eeefa55f" ] } ], "mendeley" : { "formattedCitation" : "(54\u201356)", "plainTextFormattedCitation" : "(54\u201356)", "previouslyFormattedCitation" : "(54\u201356)" }, "properties" : {  }, "schema" : "https://github.com/citation-style-language/schema/raw/master/csl-citation.json" }</w:instrText>
        </w:r>
        <w:r w:rsidR="005023FC">
          <w:rPr>
            <w:rFonts w:eastAsia="Times New Roman" w:cs="Arial"/>
            <w:color w:val="000000" w:themeColor="text1"/>
            <w:shd w:val="clear" w:color="auto" w:fill="FFFFFF"/>
          </w:rPr>
          <w:fldChar w:fldCharType="separate"/>
        </w:r>
        <w:r w:rsidR="005023FC" w:rsidRPr="00F30035">
          <w:rPr>
            <w:rFonts w:eastAsia="Times New Roman" w:cs="Arial"/>
            <w:noProof/>
            <w:color w:val="000000" w:themeColor="text1"/>
            <w:shd w:val="clear" w:color="auto" w:fill="FFFFFF"/>
          </w:rPr>
          <w:t>(54–56)</w:t>
        </w:r>
        <w:r w:rsidR="005023FC">
          <w:rPr>
            <w:rFonts w:eastAsia="Times New Roman" w:cs="Arial"/>
            <w:color w:val="000000" w:themeColor="text1"/>
            <w:shd w:val="clear" w:color="auto" w:fill="FFFFFF"/>
          </w:rPr>
          <w:fldChar w:fldCharType="end"/>
        </w:r>
      </w:ins>
      <w:ins w:id="44" w:author="Microsoft Office User" w:date="2018-03-28T17:19:00Z">
        <w:r w:rsidR="00F30035">
          <w:rPr>
            <w:rFonts w:eastAsia="Times New Roman" w:cs="Arial"/>
            <w:color w:val="000000" w:themeColor="text1"/>
            <w:shd w:val="clear" w:color="auto" w:fill="FFFFFF"/>
          </w:rPr>
          <w:t xml:space="preserve"> and</w:t>
        </w:r>
      </w:ins>
      <w:r w:rsidRPr="003353B3">
        <w:rPr>
          <w:rFonts w:eastAsia="Times New Roman" w:cs="Arial"/>
          <w:color w:val="000000" w:themeColor="text1"/>
          <w:shd w:val="clear" w:color="auto" w:fill="FFFFFF"/>
        </w:rPr>
        <w:t xml:space="preserve"> in Cushing’s </w:t>
      </w:r>
      <w:ins w:id="45" w:author="Microsoft Office User" w:date="2018-03-28T15:52:00Z">
        <w:r w:rsidR="005A635A" w:rsidRPr="003353B3">
          <w:rPr>
            <w:rFonts w:eastAsia="Times New Roman" w:cs="Arial"/>
            <w:color w:val="000000" w:themeColor="text1"/>
            <w:shd w:val="clear" w:color="auto" w:fill="FFFFFF"/>
          </w:rPr>
          <w:t>s</w:t>
        </w:r>
      </w:ins>
      <w:r w:rsidRPr="003353B3">
        <w:rPr>
          <w:rFonts w:eastAsia="Times New Roman" w:cs="Arial"/>
          <w:color w:val="000000" w:themeColor="text1"/>
          <w:shd w:val="clear" w:color="auto" w:fill="FFFFFF"/>
        </w:rPr>
        <w:t xml:space="preserve">yndrome patients </w:t>
      </w:r>
      <w:r w:rsidRPr="003353B3">
        <w:rPr>
          <w:rFonts w:eastAsia="Times New Roman" w:cs="Arial"/>
          <w:color w:val="000000" w:themeColor="text1"/>
          <w:shd w:val="clear" w:color="auto" w:fill="FFFFFF"/>
        </w:rPr>
        <w:fldChar w:fldCharType="begin" w:fldLock="1"/>
      </w:r>
      <w:r w:rsidR="00A9184D" w:rsidRPr="003353B3">
        <w:rPr>
          <w:rFonts w:eastAsia="Times New Roman" w:cs="Arial"/>
          <w:color w:val="000000" w:themeColor="text1"/>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"(52,53)", "plainTextFormattedCitation" : "(52,53)", "previouslyFormattedCitation" : "(52,53)" }, "properties" : {  }, "schema" : "https://github.com/citation-style-language/schema/raw/master/csl-citation.json" }</w:instrText>
      </w:r>
      <w:r w:rsidRPr="003353B3">
        <w:rPr>
          <w:rFonts w:eastAsia="Times New Roman" w:cs="Arial"/>
          <w:color w:val="000000" w:themeColor="text1"/>
          <w:shd w:val="clear" w:color="auto" w:fill="FFFFFF"/>
        </w:rPr>
        <w:fldChar w:fldCharType="separate"/>
      </w:r>
      <w:r w:rsidR="00A9184D" w:rsidRPr="003353B3">
        <w:rPr>
          <w:rFonts w:eastAsia="Times New Roman" w:cs="Arial"/>
          <w:noProof/>
          <w:color w:val="000000" w:themeColor="text1"/>
          <w:shd w:val="clear" w:color="auto" w:fill="FFFFFF"/>
        </w:rPr>
        <w:t>(52,53)</w:t>
      </w:r>
      <w:r w:rsidRPr="003353B3">
        <w:rPr>
          <w:rFonts w:eastAsia="Times New Roman" w:cs="Arial"/>
          <w:color w:val="000000" w:themeColor="text1"/>
          <w:shd w:val="clear" w:color="auto" w:fill="FFFFFF"/>
        </w:rPr>
        <w:fldChar w:fldCharType="end"/>
      </w:r>
      <w:r w:rsidRPr="003353B3">
        <w:rPr>
          <w:rFonts w:eastAsia="Times New Roman" w:cs="Arial"/>
          <w:color w:val="000000" w:themeColor="text1"/>
          <w:shd w:val="clear" w:color="auto" w:fill="FFFFFF"/>
        </w:rPr>
        <w:t xml:space="preserve"> even after accounting for dexamethasone’s higher potency</w:t>
      </w:r>
      <w:ins w:id="46" w:author="Microsoft Office User" w:date="2018-03-28T17:20:00Z">
        <w:r w:rsidR="00F30035">
          <w:rPr>
            <w:rFonts w:eastAsia="Times New Roman" w:cs="Arial"/>
            <w:color w:val="000000" w:themeColor="text1"/>
            <w:shd w:val="clear" w:color="auto" w:fill="FFFFFF"/>
          </w:rPr>
          <w:t xml:space="preserve">, and similar to other studies investigating glucocorticoid-induced metabolic effects in rodent models </w:t>
        </w:r>
      </w:ins>
      <w:ins w:id="47" w:author="Microsoft Office User" w:date="2018-03-28T17:21:00Z">
        <w:r w:rsidR="00F30035">
          <w:rPr>
            <w:rFonts w:eastAsia="Times New Roman" w:cs="Arial"/>
            <w:color w:val="000000" w:themeColor="text1"/>
            <w:shd w:val="clear" w:color="auto" w:fill="FFFFFF"/>
          </w:rPr>
          <w:fldChar w:fldCharType="begin" w:fldLock="1"/>
        </w:r>
      </w:ins>
      <w:r w:rsidR="00F30035">
        <w:rPr>
          <w:rFonts w:eastAsia="Times New Roman" w:cs="Arial"/>
          <w:color w:val="000000" w:themeColor="text1"/>
          <w:shd w:val="clear" w:color="auto" w:fill="FFFFFF"/>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 } ], "mendeley" : { "formattedCitation" : "(7)", "plainTextFormattedCitation" : "(7)", "previouslyFormattedCitation" : "(7)" }, "properties" : {  }, "schema" : "https://github.com/citation-style-language/schema/raw/master/csl-citation.json" }</w:instrText>
      </w:r>
      <w:r w:rsidR="00F30035">
        <w:rPr>
          <w:rFonts w:eastAsia="Times New Roman" w:cs="Arial"/>
          <w:color w:val="000000" w:themeColor="text1"/>
          <w:shd w:val="clear" w:color="auto" w:fill="FFFFFF"/>
        </w:rPr>
        <w:fldChar w:fldCharType="separate"/>
      </w:r>
      <w:r w:rsidR="00F30035" w:rsidRPr="00F30035">
        <w:rPr>
          <w:rFonts w:eastAsia="Times New Roman" w:cs="Arial"/>
          <w:noProof/>
          <w:color w:val="000000" w:themeColor="text1"/>
          <w:shd w:val="clear" w:color="auto" w:fill="FFFFFF"/>
        </w:rPr>
        <w:t>(7)</w:t>
      </w:r>
      <w:ins w:id="48" w:author="Microsoft Office User" w:date="2018-03-28T17:21:00Z">
        <w:r w:rsidR="00F30035">
          <w:rPr>
            <w:rFonts w:eastAsia="Times New Roman" w:cs="Arial"/>
            <w:color w:val="000000" w:themeColor="text1"/>
            <w:shd w:val="clear" w:color="auto" w:fill="FFFFFF"/>
          </w:rPr>
          <w:fldChar w:fldCharType="end"/>
        </w:r>
      </w:ins>
      <w:r w:rsidRPr="003353B3">
        <w:rPr>
          <w:rFonts w:eastAsia="Times New Roman" w:cs="Arial"/>
          <w:color w:val="000000" w:themeColor="text1"/>
          <w:shd w:val="clear" w:color="auto" w:fill="FFFFFF"/>
        </w:rPr>
        <w:t xml:space="preserve">. </w:t>
      </w:r>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 xml:space="preserve">diet-induced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3AECC4BC" w14:textId="77777777" w:rsidR="00706726" w:rsidRPr="00BC77B6" w:rsidRDefault="00706726" w:rsidP="0068384E">
      <w:pPr>
        <w:spacing w:line="480" w:lineRule="auto"/>
        <w:rPr>
          <w:b/>
        </w:rPr>
      </w:pPr>
    </w:p>
    <w:p w14:paraId="284432B8" w14:textId="77777777" w:rsidR="00706726" w:rsidRDefault="00706726" w:rsidP="0068384E">
      <w:pPr>
        <w:spacing w:line="480" w:lineRule="auto"/>
        <w:rPr>
          <w:bCs/>
          <w:color w:val="000000" w:themeColor="text1"/>
        </w:rPr>
      </w:pPr>
      <w:r w:rsidRPr="00BC77B6">
        <w:rPr>
          <w:b/>
        </w:rPr>
        <w:t>Author contributions:</w:t>
      </w:r>
      <w:r>
        <w:t xml:space="preserve"> D.B. acquired funding. D.B., </w:t>
      </w:r>
      <w:proofErr w:type="spellStart"/>
      <w:r>
        <w:t>I.Ha</w:t>
      </w:r>
      <w:proofErr w:type="spellEnd"/>
      <w:r>
        <w:t xml:space="preserve">. and </w:t>
      </w:r>
      <w:proofErr w:type="spellStart"/>
      <w:r>
        <w:t>I.Ho</w:t>
      </w:r>
      <w:proofErr w:type="spellEnd"/>
      <w:r>
        <w:t xml:space="preserve">. were responsible for conceptualizing the study. D.B., </w:t>
      </w:r>
      <w:proofErr w:type="spellStart"/>
      <w:r>
        <w:t>I.Ha</w:t>
      </w:r>
      <w:proofErr w:type="spellEnd"/>
      <w:r>
        <w:t xml:space="preserve">. and N.Q. designed the experiments. </w:t>
      </w:r>
      <w:proofErr w:type="spellStart"/>
      <w:r>
        <w:t>I.Ha</w:t>
      </w:r>
      <w:proofErr w:type="spellEnd"/>
      <w:r>
        <w:t xml:space="preserve">. performed all cell experiments. </w:t>
      </w:r>
      <w:proofErr w:type="spellStart"/>
      <w:r>
        <w:t>I.Ha</w:t>
      </w:r>
      <w:proofErr w:type="spellEnd"/>
      <w:r>
        <w:t xml:space="preserve">., E.S. and J.R. performed mouse experiments. D.B. and Q.T. performed statistical analyses. </w:t>
      </w:r>
      <w:proofErr w:type="spellStart"/>
      <w:r>
        <w:t>I.Ha</w:t>
      </w:r>
      <w:proofErr w:type="spellEnd"/>
      <w:r>
        <w:t xml:space="preserve">. wrote the manuscript. </w:t>
      </w:r>
      <w:proofErr w:type="spellStart"/>
      <w:r>
        <w:t>I.Ha</w:t>
      </w:r>
      <w:proofErr w:type="spellEnd"/>
      <w:r>
        <w:t>. and D.B. edited and reviewed the manuscript. All authors were involved in discussions. This manuscript has been approved by all authors.</w:t>
      </w:r>
    </w:p>
    <w:p w14:paraId="7E8D8B1B" w14:textId="77777777" w:rsidR="00706726" w:rsidRPr="006902F6" w:rsidRDefault="00706726" w:rsidP="00E13216">
      <w:pPr>
        <w:spacing w:line="480" w:lineRule="auto"/>
        <w:rPr>
          <w:color w:val="000000" w:themeColor="text1"/>
        </w:rPr>
      </w:pPr>
    </w:p>
    <w:p w14:paraId="186FC159" w14:textId="632D5159" w:rsidR="00B022C2" w:rsidRDefault="00706726" w:rsidP="005821CD">
      <w:pPr>
        <w:spacing w:line="480" w:lineRule="auto"/>
        <w:rPr>
          <w:bCs/>
          <w:color w:val="000000" w:themeColor="text1"/>
        </w:rPr>
      </w:pPr>
      <w:r w:rsidRPr="0068384E">
        <w:rPr>
          <w:b/>
          <w:color w:val="000000" w:themeColor="text1"/>
        </w:rPr>
        <w:lastRenderedPageBreak/>
        <w:t xml:space="preserve">Acknowledgements: </w:t>
      </w:r>
      <w:r w:rsidR="0089314D">
        <w:rPr>
          <w:bCs/>
          <w:color w:val="000000" w:themeColor="text1"/>
        </w:rPr>
        <w:t>We would like to thank</w:t>
      </w:r>
      <w:r w:rsidR="00AF489A">
        <w:rPr>
          <w:bCs/>
          <w:color w:val="000000" w:themeColor="text1"/>
        </w:rPr>
        <w:t xml:space="preserve"> Lynne </w:t>
      </w:r>
      <w:proofErr w:type="spellStart"/>
      <w:r w:rsidR="00AF489A">
        <w:rPr>
          <w:bCs/>
          <w:color w:val="000000" w:themeColor="text1"/>
        </w:rPr>
        <w:t>Geletka</w:t>
      </w:r>
      <w:proofErr w:type="spellEnd"/>
      <w:r w:rsidR="00AF489A">
        <w:rPr>
          <w:bCs/>
          <w:color w:val="000000" w:themeColor="text1"/>
        </w:rPr>
        <w:t>,</w:t>
      </w:r>
      <w:r w:rsidR="00302276">
        <w:rPr>
          <w:bCs/>
          <w:color w:val="000000" w:themeColor="text1"/>
        </w:rPr>
        <w:t xml:space="preserve"> Jennifer </w:t>
      </w:r>
      <w:proofErr w:type="spellStart"/>
      <w:r w:rsidR="00302276">
        <w:rPr>
          <w:bCs/>
          <w:color w:val="000000" w:themeColor="text1"/>
        </w:rPr>
        <w:t>DelProposto</w:t>
      </w:r>
      <w:proofErr w:type="spellEnd"/>
      <w:r w:rsidR="00302276">
        <w:rPr>
          <w:bCs/>
          <w:color w:val="000000" w:themeColor="text1"/>
        </w:rPr>
        <w:t xml:space="preserve"> and Carey </w:t>
      </w:r>
      <w:proofErr w:type="spellStart"/>
      <w:r w:rsidR="00302276">
        <w:rPr>
          <w:bCs/>
          <w:color w:val="000000" w:themeColor="text1"/>
        </w:rPr>
        <w:t>Lumeng</w:t>
      </w:r>
      <w:proofErr w:type="spellEnd"/>
      <w:r w:rsidR="00302276">
        <w:rPr>
          <w:bCs/>
          <w:color w:val="000000" w:themeColor="text1"/>
        </w:rPr>
        <w:t xml:space="preserve"> </w:t>
      </w:r>
      <w:r w:rsidR="00AF489A">
        <w:rPr>
          <w:bCs/>
          <w:color w:val="000000" w:themeColor="text1"/>
        </w:rPr>
        <w:t xml:space="preserve">(University of Michigan) </w:t>
      </w:r>
      <w:r w:rsidR="00302276">
        <w:rPr>
          <w:bCs/>
          <w:color w:val="000000" w:themeColor="text1"/>
        </w:rPr>
        <w:t>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studies.  </w:t>
      </w:r>
      <w:r w:rsidR="00A23F57" w:rsidRPr="006902F6">
        <w:rPr>
          <w:bCs/>
          <w:color w:val="000000" w:themeColor="text1"/>
        </w:rPr>
        <w:t xml:space="preserve">We would like to thank the other members of the Bridges laboratory, </w:t>
      </w:r>
      <w:proofErr w:type="spellStart"/>
      <w:r w:rsidR="00A23F57" w:rsidRPr="006902F6">
        <w:rPr>
          <w:bCs/>
          <w:color w:val="000000" w:themeColor="text1"/>
        </w:rPr>
        <w:t>Thurl</w:t>
      </w:r>
      <w:proofErr w:type="spellEnd"/>
      <w:r w:rsidR="00A23F57" w:rsidRPr="006902F6">
        <w:rPr>
          <w:bCs/>
          <w:color w:val="000000" w:themeColor="text1"/>
        </w:rPr>
        <w:t xml:space="preserve"> Harris (University of Virginia)</w:t>
      </w:r>
      <w:r w:rsidR="00F33C5C">
        <w:rPr>
          <w:bCs/>
          <w:color w:val="000000" w:themeColor="text1"/>
        </w:rPr>
        <w:t xml:space="preserve">, Christoph </w:t>
      </w:r>
      <w:proofErr w:type="spellStart"/>
      <w:r w:rsidR="00F33C5C">
        <w:rPr>
          <w:bCs/>
          <w:color w:val="000000" w:themeColor="text1"/>
        </w:rPr>
        <w:t>Buettner</w:t>
      </w:r>
      <w:proofErr w:type="spellEnd"/>
      <w:r w:rsidR="00A23F57" w:rsidRPr="006902F6">
        <w:rPr>
          <w:bCs/>
          <w:color w:val="000000" w:themeColor="text1"/>
        </w:rPr>
        <w:t xml:space="preserve"> </w:t>
      </w:r>
      <w:r w:rsidR="00F33C5C">
        <w:rPr>
          <w:bCs/>
          <w:color w:val="000000" w:themeColor="text1"/>
        </w:rPr>
        <w:t>and Eliza Geer (Icahn Sch</w:t>
      </w:r>
      <w:r w:rsidR="00AF489A">
        <w:rPr>
          <w:bCs/>
          <w:color w:val="000000" w:themeColor="text1"/>
        </w:rPr>
        <w:t xml:space="preserve">ool of Medicine at Mount Sinai), </w:t>
      </w:r>
      <w:r w:rsidR="00A23F57" w:rsidRPr="006902F6">
        <w:rPr>
          <w:bCs/>
          <w:color w:val="000000" w:themeColor="text1"/>
        </w:rPr>
        <w:t>Edwards Park (U</w:t>
      </w:r>
      <w:r w:rsidR="00AF489A">
        <w:rPr>
          <w:bCs/>
          <w:color w:val="000000" w:themeColor="text1"/>
        </w:rPr>
        <w:t xml:space="preserve">niversity of </w:t>
      </w:r>
      <w:r w:rsidR="00A23F57" w:rsidRPr="006902F6">
        <w:rPr>
          <w:bCs/>
          <w:color w:val="000000" w:themeColor="text1"/>
        </w:rPr>
        <w:t>T</w:t>
      </w:r>
      <w:r w:rsidR="00AF489A">
        <w:rPr>
          <w:bCs/>
          <w:color w:val="000000" w:themeColor="text1"/>
        </w:rPr>
        <w:t xml:space="preserve">ennessee </w:t>
      </w:r>
      <w:r w:rsidR="00A23F57" w:rsidRPr="006902F6">
        <w:rPr>
          <w:bCs/>
          <w:color w:val="000000" w:themeColor="text1"/>
        </w:rPr>
        <w:t>H</w:t>
      </w:r>
      <w:r w:rsidR="00AF489A">
        <w:rPr>
          <w:bCs/>
          <w:color w:val="000000" w:themeColor="text1"/>
        </w:rPr>
        <w:t xml:space="preserve">ealth </w:t>
      </w:r>
      <w:r w:rsidR="00A23F57" w:rsidRPr="006902F6">
        <w:rPr>
          <w:bCs/>
          <w:color w:val="000000" w:themeColor="text1"/>
        </w:rPr>
        <w:t>S</w:t>
      </w:r>
      <w:r w:rsidR="00AF489A">
        <w:rPr>
          <w:bCs/>
          <w:color w:val="000000" w:themeColor="text1"/>
        </w:rPr>
        <w:t xml:space="preserve">cience </w:t>
      </w:r>
      <w:r w:rsidR="00A23F57" w:rsidRPr="006902F6">
        <w:rPr>
          <w:bCs/>
          <w:color w:val="000000" w:themeColor="text1"/>
        </w:rPr>
        <w:t>C</w:t>
      </w:r>
      <w:r w:rsidR="00AF489A">
        <w:rPr>
          <w:bCs/>
          <w:color w:val="000000" w:themeColor="text1"/>
        </w:rPr>
        <w:t>enter</w:t>
      </w:r>
      <w:r w:rsidR="00A23F57" w:rsidRPr="006902F6">
        <w:rPr>
          <w:bCs/>
          <w:color w:val="000000" w:themeColor="text1"/>
        </w:rPr>
        <w:t xml:space="preserve">) </w:t>
      </w:r>
      <w:r w:rsidR="00AF489A">
        <w:rPr>
          <w:bCs/>
          <w:color w:val="000000" w:themeColor="text1"/>
        </w:rPr>
        <w:t xml:space="preserve">and Tobias Else (University of Michigan) </w:t>
      </w:r>
      <w:r w:rsidR="00A23F57" w:rsidRPr="006902F6">
        <w:rPr>
          <w:bCs/>
          <w:color w:val="000000" w:themeColor="text1"/>
        </w:rPr>
        <w:t>for insights on this work.</w:t>
      </w:r>
      <w:r w:rsidR="000C2650">
        <w:rPr>
          <w:bCs/>
          <w:color w:val="000000" w:themeColor="text1"/>
        </w:rPr>
        <w:t xml:space="preserve"> </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0ED19BD8" w14:textId="1C39C4F5" w:rsidR="00F30035" w:rsidRPr="00F30035" w:rsidRDefault="00A43B68" w:rsidP="00F30035">
      <w:pPr>
        <w:widowControl w:val="0"/>
        <w:autoSpaceDE w:val="0"/>
        <w:autoSpaceDN w:val="0"/>
        <w:adjustRightInd w:val="0"/>
        <w:spacing w:line="480" w:lineRule="auto"/>
        <w:ind w:left="640" w:hanging="64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F30035" w:rsidRPr="00F30035">
        <w:rPr>
          <w:rFonts w:ascii="Calibri" w:eastAsia="Times New Roman" w:hAnsi="Calibri" w:cs="Times New Roman"/>
          <w:noProof/>
        </w:rPr>
        <w:t xml:space="preserve">1. </w:t>
      </w:r>
      <w:r w:rsidR="00F30035" w:rsidRPr="00F30035">
        <w:rPr>
          <w:rFonts w:ascii="Calibri" w:eastAsia="Times New Roman" w:hAnsi="Calibri" w:cs="Times New Roman"/>
          <w:noProof/>
        </w:rPr>
        <w:tab/>
      </w:r>
      <w:r w:rsidR="00F30035" w:rsidRPr="00F30035">
        <w:rPr>
          <w:rFonts w:ascii="Calibri" w:eastAsia="Times New Roman" w:hAnsi="Calibri" w:cs="Times New Roman"/>
          <w:b/>
          <w:bCs/>
          <w:noProof/>
        </w:rPr>
        <w:t>Paredes S, Ribeiro L.</w:t>
      </w:r>
      <w:r w:rsidR="00F30035" w:rsidRPr="00F30035">
        <w:rPr>
          <w:rFonts w:ascii="Calibri" w:eastAsia="Times New Roman" w:hAnsi="Calibri" w:cs="Times New Roman"/>
          <w:noProof/>
        </w:rPr>
        <w:t xml:space="preserve"> Cortisol: the villain in Metabolic Syndrome? </w:t>
      </w:r>
      <w:r w:rsidR="00F30035" w:rsidRPr="00F30035">
        <w:rPr>
          <w:rFonts w:ascii="Calibri" w:eastAsia="Times New Roman" w:hAnsi="Calibri" w:cs="Times New Roman"/>
          <w:i/>
          <w:iCs/>
          <w:noProof/>
        </w:rPr>
        <w:t>Rev Assoc Med BRAs</w:t>
      </w:r>
      <w:r w:rsidR="00F30035" w:rsidRPr="00F30035">
        <w:rPr>
          <w:rFonts w:ascii="Calibri" w:eastAsia="Times New Roman" w:hAnsi="Calibri" w:cs="Times New Roman"/>
          <w:noProof/>
        </w:rPr>
        <w:t xml:space="preserve"> 2014;60(1):84–92.</w:t>
      </w:r>
    </w:p>
    <w:p w14:paraId="1A547900"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 </w:t>
      </w:r>
      <w:r w:rsidRPr="00F30035">
        <w:rPr>
          <w:rFonts w:ascii="Calibri" w:eastAsia="Times New Roman" w:hAnsi="Calibri" w:cs="Times New Roman"/>
          <w:noProof/>
        </w:rPr>
        <w:tab/>
      </w:r>
      <w:r w:rsidRPr="00F30035">
        <w:rPr>
          <w:rFonts w:ascii="Calibri" w:eastAsia="Times New Roman" w:hAnsi="Calibri" w:cs="Times New Roman"/>
          <w:b/>
          <w:bCs/>
          <w:noProof/>
        </w:rPr>
        <w:t>Overman R a., Yeh JY, Deal CL.</w:t>
      </w:r>
      <w:r w:rsidRPr="00F30035">
        <w:rPr>
          <w:rFonts w:ascii="Calibri" w:eastAsia="Times New Roman" w:hAnsi="Calibri" w:cs="Times New Roman"/>
          <w:noProof/>
        </w:rPr>
        <w:t xml:space="preserve"> Prevalence of oral glucocorticoid usage in the United States: A general population perspective. </w:t>
      </w:r>
      <w:r w:rsidRPr="00F30035">
        <w:rPr>
          <w:rFonts w:ascii="Calibri" w:eastAsia="Times New Roman" w:hAnsi="Calibri" w:cs="Times New Roman"/>
          <w:i/>
          <w:iCs/>
          <w:noProof/>
        </w:rPr>
        <w:t>Arthritis Care Res.</w:t>
      </w:r>
      <w:r w:rsidRPr="00F30035">
        <w:rPr>
          <w:rFonts w:ascii="Calibri" w:eastAsia="Times New Roman" w:hAnsi="Calibri" w:cs="Times New Roman"/>
          <w:noProof/>
        </w:rPr>
        <w:t xml:space="preserve"> 2013;65(2):294–298.</w:t>
      </w:r>
    </w:p>
    <w:p w14:paraId="35B2AC13"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 </w:t>
      </w:r>
      <w:r w:rsidRPr="00F30035">
        <w:rPr>
          <w:rFonts w:ascii="Calibri" w:eastAsia="Times New Roman" w:hAnsi="Calibri" w:cs="Times New Roman"/>
          <w:noProof/>
        </w:rPr>
        <w:tab/>
      </w:r>
      <w:r w:rsidRPr="00F30035">
        <w:rPr>
          <w:rFonts w:ascii="Calibri" w:eastAsia="Times New Roman" w:hAnsi="Calibri" w:cs="Times New Roman"/>
          <w:b/>
          <w:bCs/>
          <w:noProof/>
        </w:rPr>
        <w:t>Fardet L, Petersen I, Nazareth I.</w:t>
      </w:r>
      <w:r w:rsidRPr="00F30035">
        <w:rPr>
          <w:rFonts w:ascii="Calibri" w:eastAsia="Times New Roman" w:hAnsi="Calibri" w:cs="Times New Roman"/>
          <w:noProof/>
        </w:rPr>
        <w:t xml:space="preserve"> Original article Prevalence of long-term oral glucocorticoid prescriptions in the UK over the past 20 years. 2011;(March). doi:10.1093/rheumatology/ker017.</w:t>
      </w:r>
    </w:p>
    <w:p w14:paraId="22801BC9"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 </w:t>
      </w:r>
      <w:r w:rsidRPr="00F30035">
        <w:rPr>
          <w:rFonts w:ascii="Calibri" w:eastAsia="Times New Roman" w:hAnsi="Calibri" w:cs="Times New Roman"/>
          <w:noProof/>
        </w:rPr>
        <w:tab/>
      </w:r>
      <w:r w:rsidRPr="00F30035">
        <w:rPr>
          <w:rFonts w:ascii="Calibri" w:eastAsia="Times New Roman" w:hAnsi="Calibri" w:cs="Times New Roman"/>
          <w:b/>
          <w:bCs/>
          <w:noProof/>
        </w:rPr>
        <w:t>Hsiao C, Ph D, Cherry DK, Beatty PC, Ph D, Rechtsteiner EA, Care H.</w:t>
      </w:r>
      <w:r w:rsidRPr="00F30035">
        <w:rPr>
          <w:rFonts w:ascii="Calibri" w:eastAsia="Times New Roman" w:hAnsi="Calibri" w:cs="Times New Roman"/>
          <w:noProof/>
        </w:rPr>
        <w:t xml:space="preserve"> National Ambulatory Medical Care Survey : 2007 Summary. 2010;(27).</w:t>
      </w:r>
    </w:p>
    <w:p w14:paraId="27B6C16B"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5. </w:t>
      </w:r>
      <w:r w:rsidRPr="00F30035">
        <w:rPr>
          <w:rFonts w:ascii="Calibri" w:eastAsia="Times New Roman" w:hAnsi="Calibri" w:cs="Times New Roman"/>
          <w:noProof/>
        </w:rPr>
        <w:tab/>
      </w:r>
      <w:r w:rsidRPr="00F30035">
        <w:rPr>
          <w:rFonts w:ascii="Calibri" w:eastAsia="Times New Roman" w:hAnsi="Calibri" w:cs="Times New Roman"/>
          <w:b/>
          <w:bCs/>
          <w:noProof/>
        </w:rPr>
        <w:t>Laugesen K, Otto J, Jørgensen L, Sørensen HT, Petersen I.</w:t>
      </w:r>
      <w:r w:rsidRPr="00F30035">
        <w:rPr>
          <w:rFonts w:ascii="Calibri" w:eastAsia="Times New Roman" w:hAnsi="Calibri" w:cs="Times New Roman"/>
          <w:noProof/>
        </w:rPr>
        <w:t xml:space="preserve"> Systemic glucocorticoid use in Denmark : a population-based prevalence study. 2017;(January 1999):1–6.</w:t>
      </w:r>
    </w:p>
    <w:p w14:paraId="2926DFB8"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6. </w:t>
      </w:r>
      <w:r w:rsidRPr="00F30035">
        <w:rPr>
          <w:rFonts w:ascii="Calibri" w:eastAsia="Times New Roman" w:hAnsi="Calibri" w:cs="Times New Roman"/>
          <w:noProof/>
        </w:rPr>
        <w:tab/>
      </w:r>
      <w:r w:rsidRPr="00F30035">
        <w:rPr>
          <w:rFonts w:ascii="Calibri" w:eastAsia="Times New Roman" w:hAnsi="Calibri" w:cs="Times New Roman"/>
          <w:b/>
          <w:bCs/>
          <w:noProof/>
        </w:rPr>
        <w:t>The GBD 2015 Obesity Collaborators.</w:t>
      </w:r>
      <w:r w:rsidRPr="00F30035">
        <w:rPr>
          <w:rFonts w:ascii="Calibri" w:eastAsia="Times New Roman" w:hAnsi="Calibri" w:cs="Times New Roman"/>
          <w:noProof/>
        </w:rPr>
        <w:t xml:space="preserve"> Health Effects of Overweight and Obesity in 195 Countries over 25 Years. </w:t>
      </w:r>
      <w:r w:rsidRPr="00F30035">
        <w:rPr>
          <w:rFonts w:ascii="Calibri" w:eastAsia="Times New Roman" w:hAnsi="Calibri" w:cs="Times New Roman"/>
          <w:i/>
          <w:iCs/>
          <w:noProof/>
        </w:rPr>
        <w:t>N. Engl. J. Med.</w:t>
      </w:r>
      <w:r w:rsidRPr="00F30035">
        <w:rPr>
          <w:rFonts w:ascii="Calibri" w:eastAsia="Times New Roman" w:hAnsi="Calibri" w:cs="Times New Roman"/>
          <w:noProof/>
        </w:rPr>
        <w:t xml:space="preserve"> 2017;377(1):13–27.</w:t>
      </w:r>
    </w:p>
    <w:p w14:paraId="53615203"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7. </w:t>
      </w:r>
      <w:r w:rsidRPr="00F30035">
        <w:rPr>
          <w:rFonts w:ascii="Calibri" w:eastAsia="Times New Roman" w:hAnsi="Calibri" w:cs="Times New Roman"/>
          <w:noProof/>
        </w:rPr>
        <w:tab/>
      </w:r>
      <w:r w:rsidRPr="00F30035">
        <w:rPr>
          <w:rFonts w:ascii="Calibri" w:eastAsia="Times New Roman" w:hAnsi="Calibri" w:cs="Times New Roman"/>
          <w:b/>
          <w:bCs/>
          <w:noProof/>
        </w:rPr>
        <w:t>Beaudry JL, Anna MD, Teich T, Tsushima R, Riddell MC.</w:t>
      </w:r>
      <w:r w:rsidRPr="00F30035">
        <w:rPr>
          <w:rFonts w:ascii="Calibri" w:eastAsia="Times New Roman" w:hAnsi="Calibri" w:cs="Times New Roman"/>
          <w:noProof/>
        </w:rPr>
        <w:t xml:space="preserve"> Exogenous Glucocorticoids and a High-Fat Diet Cause Severe Hyperglycemia and Hyperinsulinemia and Sprague-Dawley </w:t>
      </w:r>
      <w:r w:rsidRPr="00F30035">
        <w:rPr>
          <w:rFonts w:ascii="Calibri" w:eastAsia="Times New Roman" w:hAnsi="Calibri" w:cs="Times New Roman"/>
          <w:noProof/>
        </w:rPr>
        <w:lastRenderedPageBreak/>
        <w:t>Rats. 2013;154(September):3197–3208.</w:t>
      </w:r>
    </w:p>
    <w:p w14:paraId="57941175"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8. </w:t>
      </w:r>
      <w:r w:rsidRPr="00F30035">
        <w:rPr>
          <w:rFonts w:ascii="Calibri" w:eastAsia="Times New Roman" w:hAnsi="Calibri" w:cs="Times New Roman"/>
          <w:noProof/>
        </w:rPr>
        <w:tab/>
      </w:r>
      <w:r w:rsidRPr="00F30035">
        <w:rPr>
          <w:rFonts w:ascii="Calibri" w:eastAsia="Times New Roman" w:hAnsi="Calibri" w:cs="Times New Roman"/>
          <w:b/>
          <w:bCs/>
          <w:noProof/>
        </w:rPr>
        <w:t>Shpilberg Y, Beaudry JL, Souza AD, Campbell JE, Peckett A, Riddell MC.</w:t>
      </w:r>
      <w:r w:rsidRPr="00F30035">
        <w:rPr>
          <w:rFonts w:ascii="Calibri" w:eastAsia="Times New Roman" w:hAnsi="Calibri" w:cs="Times New Roman"/>
          <w:noProof/>
        </w:rPr>
        <w:t xml:space="preserve"> A rodent model of rapid-onset diabetes induced by glucocorticoids and high-fat feeding. 2012;680:671–680.</w:t>
      </w:r>
    </w:p>
    <w:p w14:paraId="666EA392"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9. </w:t>
      </w:r>
      <w:r w:rsidRPr="00F30035">
        <w:rPr>
          <w:rFonts w:ascii="Calibri" w:eastAsia="Times New Roman" w:hAnsi="Calibri" w:cs="Times New Roman"/>
          <w:noProof/>
        </w:rPr>
        <w:tab/>
      </w:r>
      <w:r w:rsidRPr="00F30035">
        <w:rPr>
          <w:rFonts w:ascii="Calibri" w:eastAsia="Times New Roman" w:hAnsi="Calibri" w:cs="Times New Roman"/>
          <w:b/>
          <w:bCs/>
          <w:noProof/>
        </w:rPr>
        <w:t>Dardevet D, Somet C, Taillandier D, Savary I, Attaix D, Grizard J.</w:t>
      </w:r>
      <w:r w:rsidRPr="00F30035">
        <w:rPr>
          <w:rFonts w:ascii="Calibri" w:eastAsia="Times New Roman" w:hAnsi="Calibri" w:cs="Times New Roman"/>
          <w:noProof/>
        </w:rPr>
        <w:t xml:space="preserve"> Sensitivity and Protein Turnover Response to Glucocorticoids Are Different in Skeletal Muscle from Adult and Old Rats Lack of Regulation of the Ubiquitin-Proteasome Proteolytic Pathway in Aging. </w:t>
      </w:r>
      <w:r w:rsidRPr="00F30035">
        <w:rPr>
          <w:rFonts w:ascii="Calibri" w:eastAsia="Times New Roman" w:hAnsi="Calibri" w:cs="Times New Roman"/>
          <w:i/>
          <w:iCs/>
          <w:noProof/>
        </w:rPr>
        <w:t>J. Clin. Invest.</w:t>
      </w:r>
      <w:r w:rsidRPr="00F30035">
        <w:rPr>
          <w:rFonts w:ascii="Calibri" w:eastAsia="Times New Roman" w:hAnsi="Calibri" w:cs="Times New Roman"/>
          <w:noProof/>
        </w:rPr>
        <w:t xml:space="preserve"> 1995;96(31):2113–2119.</w:t>
      </w:r>
    </w:p>
    <w:p w14:paraId="3D8611B9"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10. </w:t>
      </w:r>
      <w:r w:rsidRPr="00F30035">
        <w:rPr>
          <w:rFonts w:ascii="Calibri" w:eastAsia="Times New Roman" w:hAnsi="Calibri" w:cs="Times New Roman"/>
          <w:noProof/>
        </w:rPr>
        <w:tab/>
      </w:r>
      <w:r w:rsidRPr="00F30035">
        <w:rPr>
          <w:rFonts w:ascii="Calibri" w:eastAsia="Times New Roman" w:hAnsi="Calibri" w:cs="Times New Roman"/>
          <w:b/>
          <w:bCs/>
          <w:noProof/>
        </w:rPr>
        <w:t>Hochberg I, Harvey I, Tran QT, Stephenson EJ, Barkan AL, Saltiel AR, Chandler WF, Bridges D.</w:t>
      </w:r>
      <w:r w:rsidRPr="00F30035">
        <w:rPr>
          <w:rFonts w:ascii="Calibri" w:eastAsia="Times New Roman" w:hAnsi="Calibri" w:cs="Times New Roman"/>
          <w:noProof/>
        </w:rPr>
        <w:t xml:space="preserve"> Gene expression changes in subcutaneous adipose tissue due to Cushing’s disease. </w:t>
      </w:r>
      <w:r w:rsidRPr="00F30035">
        <w:rPr>
          <w:rFonts w:ascii="Calibri" w:eastAsia="Times New Roman" w:hAnsi="Calibri" w:cs="Times New Roman"/>
          <w:i/>
          <w:iCs/>
          <w:noProof/>
        </w:rPr>
        <w:t>J. Mol. Endocrinol.</w:t>
      </w:r>
      <w:r w:rsidRPr="00F30035">
        <w:rPr>
          <w:rFonts w:ascii="Calibri" w:eastAsia="Times New Roman" w:hAnsi="Calibri" w:cs="Times New Roman"/>
          <w:noProof/>
        </w:rPr>
        <w:t xml:space="preserve"> 2015;55(2):81–94.</w:t>
      </w:r>
    </w:p>
    <w:p w14:paraId="5B62BF72"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11. </w:t>
      </w:r>
      <w:r w:rsidRPr="00F30035">
        <w:rPr>
          <w:rFonts w:ascii="Calibri" w:eastAsia="Times New Roman" w:hAnsi="Calibri" w:cs="Times New Roman"/>
          <w:noProof/>
        </w:rPr>
        <w:tab/>
      </w:r>
      <w:r w:rsidRPr="00F30035">
        <w:rPr>
          <w:rFonts w:ascii="Calibri" w:eastAsia="Times New Roman" w:hAnsi="Calibri" w:cs="Times New Roman"/>
          <w:b/>
          <w:bCs/>
          <w:noProof/>
        </w:rPr>
        <w:t>Schakman O, Kalista S, Barbé C, Loumaye A, Thissen JP.</w:t>
      </w:r>
      <w:r w:rsidRPr="00F30035">
        <w:rPr>
          <w:rFonts w:ascii="Calibri" w:eastAsia="Times New Roman" w:hAnsi="Calibri" w:cs="Times New Roman"/>
          <w:noProof/>
        </w:rPr>
        <w:t xml:space="preserve"> Glucocorticoid-induced skeletal muscle atrophy </w:t>
      </w:r>
      <w:r w:rsidRPr="00F30035">
        <w:rPr>
          <w:rFonts w:ascii="Oriya Sangam MN" w:eastAsia="Oriya Sangam MN" w:hAnsi="Oriya Sangam MN" w:cs="Oriya Sangam MN"/>
          <w:noProof/>
        </w:rPr>
        <w:t>ଝ</w:t>
      </w:r>
      <w:r w:rsidRPr="00F30035">
        <w:rPr>
          <w:rFonts w:ascii="Calibri" w:eastAsia="Times New Roman" w:hAnsi="Calibri" w:cs="Times New Roman"/>
          <w:noProof/>
        </w:rPr>
        <w:t xml:space="preserve">. </w:t>
      </w:r>
      <w:r w:rsidRPr="00F30035">
        <w:rPr>
          <w:rFonts w:ascii="Calibri" w:eastAsia="Times New Roman" w:hAnsi="Calibri" w:cs="Times New Roman"/>
          <w:i/>
          <w:iCs/>
          <w:noProof/>
        </w:rPr>
        <w:t>Int. J. Biochem. Cell Biol.</w:t>
      </w:r>
      <w:r w:rsidRPr="00F30035">
        <w:rPr>
          <w:rFonts w:ascii="Calibri" w:eastAsia="Times New Roman" w:hAnsi="Calibri" w:cs="Times New Roman"/>
          <w:noProof/>
        </w:rPr>
        <w:t xml:space="preserve"> 2013;45(10):2163–2172.</w:t>
      </w:r>
    </w:p>
    <w:p w14:paraId="76575F10"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12. </w:t>
      </w:r>
      <w:r w:rsidRPr="00F30035">
        <w:rPr>
          <w:rFonts w:ascii="Calibri" w:eastAsia="Times New Roman" w:hAnsi="Calibri" w:cs="Times New Roman"/>
          <w:noProof/>
        </w:rPr>
        <w:tab/>
      </w:r>
      <w:r w:rsidRPr="00F30035">
        <w:rPr>
          <w:rFonts w:ascii="Calibri" w:eastAsia="Times New Roman" w:hAnsi="Calibri" w:cs="Times New Roman"/>
          <w:b/>
          <w:bCs/>
          <w:noProof/>
        </w:rPr>
        <w:t>Abad V, Chrousos GP, Reynolds JC, Nieman LK, Hill SC, Weinstein RS, Leong GM.</w:t>
      </w:r>
      <w:r w:rsidRPr="00F30035">
        <w:rPr>
          <w:rFonts w:ascii="Calibri" w:eastAsia="Times New Roman" w:hAnsi="Calibri" w:cs="Times New Roman"/>
          <w:noProof/>
        </w:rPr>
        <w:t xml:space="preserve"> Glucocorticoid Excess During Adolescence Leads to a Major Persistent Deficit in Bone Mass and an Increase in Central Body Fat. 2001;16(10):1879–1885.</w:t>
      </w:r>
    </w:p>
    <w:p w14:paraId="10E6E32C"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13. </w:t>
      </w:r>
      <w:r w:rsidRPr="00F30035">
        <w:rPr>
          <w:rFonts w:ascii="Calibri" w:eastAsia="Times New Roman" w:hAnsi="Calibri" w:cs="Times New Roman"/>
          <w:noProof/>
        </w:rPr>
        <w:tab/>
      </w:r>
      <w:r w:rsidRPr="00F30035">
        <w:rPr>
          <w:rFonts w:ascii="Calibri" w:eastAsia="Times New Roman" w:hAnsi="Calibri" w:cs="Times New Roman"/>
          <w:b/>
          <w:bCs/>
          <w:noProof/>
        </w:rPr>
        <w:t>Geer EB, Shen W, Gallagher D, Punyanitya M, Looker HC, Post KD, Freda PU.</w:t>
      </w:r>
      <w:r w:rsidRPr="00F30035">
        <w:rPr>
          <w:rFonts w:ascii="Calibri" w:eastAsia="Times New Roman" w:hAnsi="Calibri" w:cs="Times New Roman"/>
          <w:noProof/>
        </w:rPr>
        <w:t xml:space="preserve"> Female Patients with Cushing ’ s Disease. 2011;73(4):469–475.</w:t>
      </w:r>
    </w:p>
    <w:p w14:paraId="04A5DA4B"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14. </w:t>
      </w:r>
      <w:r w:rsidRPr="00F30035">
        <w:rPr>
          <w:rFonts w:ascii="Calibri" w:eastAsia="Times New Roman" w:hAnsi="Calibri" w:cs="Times New Roman"/>
          <w:noProof/>
        </w:rPr>
        <w:tab/>
      </w:r>
      <w:r w:rsidRPr="00F30035">
        <w:rPr>
          <w:rFonts w:ascii="Calibri" w:eastAsia="Times New Roman" w:hAnsi="Calibri" w:cs="Times New Roman"/>
          <w:b/>
          <w:bCs/>
          <w:noProof/>
        </w:rPr>
        <w:t>Djurhuus CB, Gravholt CH, Nielsen S, Pedersen SB, Møller N, Schmitz O.</w:t>
      </w:r>
      <w:r w:rsidRPr="00F30035">
        <w:rPr>
          <w:rFonts w:ascii="Calibri" w:eastAsia="Times New Roman" w:hAnsi="Calibri" w:cs="Times New Roman"/>
          <w:noProof/>
        </w:rPr>
        <w:t xml:space="preserve"> Additive effects of cortisol and growth hormone on regional and systemic lipolysis in humans. 2004:488–494.</w:t>
      </w:r>
    </w:p>
    <w:p w14:paraId="69B41169"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15. </w:t>
      </w:r>
      <w:r w:rsidRPr="00F30035">
        <w:rPr>
          <w:rFonts w:ascii="Calibri" w:eastAsia="Times New Roman" w:hAnsi="Calibri" w:cs="Times New Roman"/>
          <w:noProof/>
        </w:rPr>
        <w:tab/>
      </w:r>
      <w:r w:rsidRPr="00F30035">
        <w:rPr>
          <w:rFonts w:ascii="Calibri" w:eastAsia="Times New Roman" w:hAnsi="Calibri" w:cs="Times New Roman"/>
          <w:b/>
          <w:bCs/>
          <w:noProof/>
        </w:rPr>
        <w:t xml:space="preserve">Kršek M, Rosická M, Nedvídková J, Ková HKČ, Hána V, Marek J, Haluzík M, Lai EW, </w:t>
      </w:r>
      <w:r w:rsidRPr="00F30035">
        <w:rPr>
          <w:rFonts w:ascii="Calibri" w:eastAsia="Times New Roman" w:hAnsi="Calibri" w:cs="Times New Roman"/>
          <w:b/>
          <w:bCs/>
          <w:noProof/>
        </w:rPr>
        <w:lastRenderedPageBreak/>
        <w:t>Pacák K.</w:t>
      </w:r>
      <w:r w:rsidRPr="00F30035">
        <w:rPr>
          <w:rFonts w:ascii="Calibri" w:eastAsia="Times New Roman" w:hAnsi="Calibri" w:cs="Times New Roman"/>
          <w:noProof/>
        </w:rPr>
        <w:t xml:space="preserve"> Increased Lipolysis of Subcutaneous Abdominal Adipose Tissue and Altered Noradrenergic Activity in Patients with Cushing ‘ s Syndrome : An In-vivo Microdialysis Study. 2006:421–428.</w:t>
      </w:r>
    </w:p>
    <w:p w14:paraId="3C0CE2C1"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16. </w:t>
      </w:r>
      <w:r w:rsidRPr="00F30035">
        <w:rPr>
          <w:rFonts w:ascii="Calibri" w:eastAsia="Times New Roman" w:hAnsi="Calibri" w:cs="Times New Roman"/>
          <w:noProof/>
        </w:rPr>
        <w:tab/>
      </w:r>
      <w:r w:rsidRPr="00F30035">
        <w:rPr>
          <w:rFonts w:ascii="Calibri" w:eastAsia="Times New Roman" w:hAnsi="Calibri" w:cs="Times New Roman"/>
          <w:b/>
          <w:bCs/>
          <w:noProof/>
        </w:rPr>
        <w:t>Djurhuus CB, Gravholt CH, Nielsen S, Mengel  a, Christiansen JS, Schmitz OE, Møller N.</w:t>
      </w:r>
      <w:r w:rsidRPr="00F30035">
        <w:rPr>
          <w:rFonts w:ascii="Calibri" w:eastAsia="Times New Roman" w:hAnsi="Calibri" w:cs="Times New Roman"/>
          <w:noProof/>
        </w:rPr>
        <w:t xml:space="preserve"> Effects of cortisol on lipolysis and regional interstitial glycerol levels in humans. </w:t>
      </w:r>
      <w:r w:rsidRPr="00F30035">
        <w:rPr>
          <w:rFonts w:ascii="Calibri" w:eastAsia="Times New Roman" w:hAnsi="Calibri" w:cs="Times New Roman"/>
          <w:i/>
          <w:iCs/>
          <w:noProof/>
        </w:rPr>
        <w:t>Am. J. Physiol. Endocrinol. Metab.</w:t>
      </w:r>
      <w:r w:rsidRPr="00F30035">
        <w:rPr>
          <w:rFonts w:ascii="Calibri" w:eastAsia="Times New Roman" w:hAnsi="Calibri" w:cs="Times New Roman"/>
          <w:noProof/>
        </w:rPr>
        <w:t xml:space="preserve"> 2002;283(1):E172–E177.</w:t>
      </w:r>
    </w:p>
    <w:p w14:paraId="5563D862"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17. </w:t>
      </w:r>
      <w:r w:rsidRPr="00F30035">
        <w:rPr>
          <w:rFonts w:ascii="Calibri" w:eastAsia="Times New Roman" w:hAnsi="Calibri" w:cs="Times New Roman"/>
          <w:noProof/>
        </w:rPr>
        <w:tab/>
      </w:r>
      <w:r w:rsidRPr="00F30035">
        <w:rPr>
          <w:rFonts w:ascii="Calibri" w:eastAsia="Times New Roman" w:hAnsi="Calibri" w:cs="Times New Roman"/>
          <w:b/>
          <w:bCs/>
          <w:noProof/>
        </w:rPr>
        <w:t>Rebrin K, Steil GM, Mittelman SD, Bergman RN.</w:t>
      </w:r>
      <w:r w:rsidRPr="00F30035">
        <w:rPr>
          <w:rFonts w:ascii="Calibri" w:eastAsia="Times New Roman" w:hAnsi="Calibri" w:cs="Times New Roman"/>
          <w:noProof/>
        </w:rPr>
        <w:t xml:space="preserve"> Causal Linkage between Insulin Suppression of Lipolysis and Suppression of Liver Glucose Output in Dogs. 1996;98(3):741–749.</w:t>
      </w:r>
    </w:p>
    <w:p w14:paraId="7271125F"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18. </w:t>
      </w:r>
      <w:r w:rsidRPr="00F30035">
        <w:rPr>
          <w:rFonts w:ascii="Calibri" w:eastAsia="Times New Roman" w:hAnsi="Calibri" w:cs="Times New Roman"/>
          <w:noProof/>
        </w:rPr>
        <w:tab/>
      </w:r>
      <w:r w:rsidRPr="00F30035">
        <w:rPr>
          <w:rFonts w:ascii="Calibri" w:eastAsia="Times New Roman" w:hAnsi="Calibri" w:cs="Times New Roman"/>
          <w:b/>
          <w:bCs/>
          <w:noProof/>
        </w:rPr>
        <w:t>Zhang M, Hu T, Zhang S, Zhou L.</w:t>
      </w:r>
      <w:r w:rsidRPr="00F30035">
        <w:rPr>
          <w:rFonts w:ascii="Calibri" w:eastAsia="Times New Roman" w:hAnsi="Calibri" w:cs="Times New Roman"/>
          <w:noProof/>
        </w:rPr>
        <w:t xml:space="preserve"> Associations of Different Adipose Tissue Depots with Insulin Resistance : A Systematic Review and Meta-analysis of Observational Studies. </w:t>
      </w:r>
      <w:r w:rsidRPr="00F30035">
        <w:rPr>
          <w:rFonts w:ascii="Calibri" w:eastAsia="Times New Roman" w:hAnsi="Calibri" w:cs="Times New Roman"/>
          <w:i/>
          <w:iCs/>
          <w:noProof/>
        </w:rPr>
        <w:t>Nat. Publ. Gr.</w:t>
      </w:r>
      <w:r w:rsidRPr="00F30035">
        <w:rPr>
          <w:rFonts w:ascii="Calibri" w:eastAsia="Times New Roman" w:hAnsi="Calibri" w:cs="Times New Roman"/>
          <w:noProof/>
        </w:rPr>
        <w:t xml:space="preserve"> 2015;(December):1–6.</w:t>
      </w:r>
    </w:p>
    <w:p w14:paraId="76DAC07E"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19. </w:t>
      </w:r>
      <w:r w:rsidRPr="00F30035">
        <w:rPr>
          <w:rFonts w:ascii="Calibri" w:eastAsia="Times New Roman" w:hAnsi="Calibri" w:cs="Times New Roman"/>
          <w:noProof/>
        </w:rPr>
        <w:tab/>
      </w:r>
      <w:r w:rsidRPr="00F30035">
        <w:rPr>
          <w:rFonts w:ascii="Calibri" w:eastAsia="Times New Roman" w:hAnsi="Calibri" w:cs="Times New Roman"/>
          <w:b/>
          <w:bCs/>
          <w:noProof/>
        </w:rPr>
        <w:t>Dirks ML, Wall BT, Valk B Van De, Holloway TM.</w:t>
      </w:r>
      <w:r w:rsidRPr="00F30035">
        <w:rPr>
          <w:rFonts w:ascii="Calibri" w:eastAsia="Times New Roman" w:hAnsi="Calibri" w:cs="Times New Roman"/>
          <w:noProof/>
        </w:rPr>
        <w:t xml:space="preserve"> One Week of Bed Rest Leads to Substantial Muscle Atrophy and Induces Whole-Body Insulin Resistance in the Absence of Skeletal Muscle Lipid Accumulation. 2016;65(October):2862–2875.</w:t>
      </w:r>
    </w:p>
    <w:p w14:paraId="411796E3"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20. </w:t>
      </w:r>
      <w:r w:rsidRPr="00F30035">
        <w:rPr>
          <w:rFonts w:ascii="Calibri" w:eastAsia="Times New Roman" w:hAnsi="Calibri" w:cs="Times New Roman"/>
          <w:noProof/>
        </w:rPr>
        <w:tab/>
      </w:r>
      <w:r w:rsidRPr="00F30035">
        <w:rPr>
          <w:rFonts w:ascii="Calibri" w:eastAsia="Times New Roman" w:hAnsi="Calibri" w:cs="Times New Roman"/>
          <w:b/>
          <w:bCs/>
          <w:noProof/>
        </w:rPr>
        <w:t>Mueller KM, Hartmann K, Kaltenecker D, Vettorazzi S, Bauer M, Mauser L, Amann S, Jall S, Fischer K, Esterbauer H, Müller TD, Tschöp MH, Magnes C, Haybaeck J, Scherer T, Bordag N, Tuckermann JP.</w:t>
      </w:r>
      <w:r w:rsidRPr="00F30035">
        <w:rPr>
          <w:rFonts w:ascii="Calibri" w:eastAsia="Times New Roman" w:hAnsi="Calibri" w:cs="Times New Roman"/>
          <w:noProof/>
        </w:rPr>
        <w:t xml:space="preserve"> Adipocyte Glucocorticoid Receptor De fi ciency Attenuates Aging- and HFD-Induced Obesity and Impairs the Feeding-Fasting Transition. 2017;66(February):272–286.</w:t>
      </w:r>
    </w:p>
    <w:p w14:paraId="410458B5"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21. </w:t>
      </w:r>
      <w:r w:rsidRPr="00F30035">
        <w:rPr>
          <w:rFonts w:ascii="Calibri" w:eastAsia="Times New Roman" w:hAnsi="Calibri" w:cs="Times New Roman"/>
          <w:noProof/>
        </w:rPr>
        <w:tab/>
      </w:r>
      <w:r w:rsidRPr="00F30035">
        <w:rPr>
          <w:rFonts w:ascii="Calibri" w:eastAsia="Times New Roman" w:hAnsi="Calibri" w:cs="Times New Roman"/>
          <w:b/>
          <w:bCs/>
          <w:noProof/>
        </w:rPr>
        <w:t>Shen Y, Roh HC, Kumari M, Rosen ED.</w:t>
      </w:r>
      <w:r w:rsidRPr="00F30035">
        <w:rPr>
          <w:rFonts w:ascii="Calibri" w:eastAsia="Times New Roman" w:hAnsi="Calibri" w:cs="Times New Roman"/>
          <w:noProof/>
        </w:rPr>
        <w:t xml:space="preserve"> Adipocyte glucocorticoid receptor is important in lipolysis and insulin resistance due to exogenous steroids , but not insulin resistance </w:t>
      </w:r>
      <w:r w:rsidRPr="00F30035">
        <w:rPr>
          <w:rFonts w:ascii="Calibri" w:eastAsia="Times New Roman" w:hAnsi="Calibri" w:cs="Times New Roman"/>
          <w:noProof/>
        </w:rPr>
        <w:lastRenderedPageBreak/>
        <w:t xml:space="preserve">caused by high fat feeding. </w:t>
      </w:r>
      <w:r w:rsidRPr="00F30035">
        <w:rPr>
          <w:rFonts w:ascii="Calibri" w:eastAsia="Times New Roman" w:hAnsi="Calibri" w:cs="Times New Roman"/>
          <w:i/>
          <w:iCs/>
          <w:noProof/>
        </w:rPr>
        <w:t>Mol. Metab.</w:t>
      </w:r>
      <w:r w:rsidRPr="00F30035">
        <w:rPr>
          <w:rFonts w:ascii="Calibri" w:eastAsia="Times New Roman" w:hAnsi="Calibri" w:cs="Times New Roman"/>
          <w:noProof/>
        </w:rPr>
        <w:t xml:space="preserve"> 2017. doi:10.1016/j.molmet.2017.06.013.</w:t>
      </w:r>
    </w:p>
    <w:p w14:paraId="5ECBF437"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22. </w:t>
      </w:r>
      <w:r w:rsidRPr="00F30035">
        <w:rPr>
          <w:rFonts w:ascii="Calibri" w:eastAsia="Times New Roman" w:hAnsi="Calibri" w:cs="Times New Roman"/>
          <w:noProof/>
        </w:rPr>
        <w:tab/>
      </w:r>
      <w:r w:rsidRPr="00F30035">
        <w:rPr>
          <w:rFonts w:ascii="Calibri" w:eastAsia="Times New Roman" w:hAnsi="Calibri" w:cs="Times New Roman"/>
          <w:b/>
          <w:bCs/>
          <w:noProof/>
        </w:rPr>
        <w:t>Morgan SA, McCabe EL, Gathercole LL, Hassan-Smith ZK, Larner DP, Bujalska IJ, Stewart PM, Tomlinson JW, Lavery GG.</w:t>
      </w:r>
      <w:r w:rsidRPr="00F30035">
        <w:rPr>
          <w:rFonts w:ascii="Calibri" w:eastAsia="Times New Roman" w:hAnsi="Calibri" w:cs="Times New Roman"/>
          <w:noProof/>
        </w:rPr>
        <w:t xml:space="preserve"> 11β-HSD1 is the major regulator of the tissue-specific effects of circulating glucocorticoid excess. </w:t>
      </w:r>
      <w:r w:rsidRPr="00F30035">
        <w:rPr>
          <w:rFonts w:ascii="Calibri" w:eastAsia="Times New Roman" w:hAnsi="Calibri" w:cs="Times New Roman"/>
          <w:i/>
          <w:iCs/>
          <w:noProof/>
        </w:rPr>
        <w:t>Proc. Natl. Acad. Sci. U. S. A.</w:t>
      </w:r>
      <w:r w:rsidRPr="00F30035">
        <w:rPr>
          <w:rFonts w:ascii="Calibri" w:eastAsia="Times New Roman" w:hAnsi="Calibri" w:cs="Times New Roman"/>
          <w:noProof/>
        </w:rPr>
        <w:t xml:space="preserve"> 2014. doi:10.1073/pnas.1323681111.</w:t>
      </w:r>
    </w:p>
    <w:p w14:paraId="5164C15D"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23. </w:t>
      </w:r>
      <w:r w:rsidRPr="00F30035">
        <w:rPr>
          <w:rFonts w:ascii="Calibri" w:eastAsia="Times New Roman" w:hAnsi="Calibri" w:cs="Times New Roman"/>
          <w:noProof/>
        </w:rPr>
        <w:tab/>
      </w:r>
      <w:r w:rsidRPr="00F30035">
        <w:rPr>
          <w:rFonts w:ascii="Calibri" w:eastAsia="Times New Roman" w:hAnsi="Calibri" w:cs="Times New Roman"/>
          <w:b/>
          <w:bCs/>
          <w:noProof/>
        </w:rPr>
        <w:t>Wang Y, Yan C, Liu L, Wang W, Du H, Fan W, Lutfy K, Jiang M, Friedman TC, Liu Y.</w:t>
      </w:r>
      <w:r w:rsidRPr="00F30035">
        <w:rPr>
          <w:rFonts w:ascii="Calibri" w:eastAsia="Times New Roman" w:hAnsi="Calibri" w:cs="Times New Roman"/>
          <w:noProof/>
        </w:rPr>
        <w:t xml:space="preserve"> 11 -Hydroxysteroid dehydrogenase type 1 shRNA ameliorates glucocorticoid-induced insulin resistance and lipolysis in mouse abdominal adipose tissue. </w:t>
      </w:r>
      <w:r w:rsidRPr="00F30035">
        <w:rPr>
          <w:rFonts w:ascii="Calibri" w:eastAsia="Times New Roman" w:hAnsi="Calibri" w:cs="Times New Roman"/>
          <w:i/>
          <w:iCs/>
          <w:noProof/>
        </w:rPr>
        <w:t>AJP Endocrinol. Metab.</w:t>
      </w:r>
      <w:r w:rsidRPr="00F30035">
        <w:rPr>
          <w:rFonts w:ascii="Calibri" w:eastAsia="Times New Roman" w:hAnsi="Calibri" w:cs="Times New Roman"/>
          <w:noProof/>
        </w:rPr>
        <w:t xml:space="preserve"> 2014;308(1):E84–E95.</w:t>
      </w:r>
    </w:p>
    <w:p w14:paraId="215AEF65"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24. </w:t>
      </w:r>
      <w:r w:rsidRPr="00F30035">
        <w:rPr>
          <w:rFonts w:ascii="Calibri" w:eastAsia="Times New Roman" w:hAnsi="Calibri" w:cs="Times New Roman"/>
          <w:noProof/>
        </w:rPr>
        <w:tab/>
      </w:r>
      <w:r w:rsidRPr="00F30035">
        <w:rPr>
          <w:rFonts w:ascii="Calibri" w:eastAsia="Times New Roman" w:hAnsi="Calibri" w:cs="Times New Roman"/>
          <w:b/>
          <w:bCs/>
          <w:noProof/>
        </w:rPr>
        <w:t>McGuinness OP, Ayala JE, Laughlin MR, Wasserman DH.</w:t>
      </w:r>
      <w:r w:rsidRPr="00F30035">
        <w:rPr>
          <w:rFonts w:ascii="Calibri" w:eastAsia="Times New Roman" w:hAnsi="Calibri" w:cs="Times New Roman"/>
          <w:noProof/>
        </w:rPr>
        <w:t xml:space="preserve"> NIH experiment in centralized mouse phenotyping: the Vanderbilt experience and recommendations for evaluating glucose homeostasis in the mouse. </w:t>
      </w:r>
      <w:r w:rsidRPr="00F30035">
        <w:rPr>
          <w:rFonts w:ascii="Calibri" w:eastAsia="Times New Roman" w:hAnsi="Calibri" w:cs="Times New Roman"/>
          <w:i/>
          <w:iCs/>
          <w:noProof/>
        </w:rPr>
        <w:t>Am. J. Physiol. - Endocrinol. Metab.</w:t>
      </w:r>
      <w:r w:rsidRPr="00F30035">
        <w:rPr>
          <w:rFonts w:ascii="Calibri" w:eastAsia="Times New Roman" w:hAnsi="Calibri" w:cs="Times New Roman"/>
          <w:noProof/>
        </w:rPr>
        <w:t xml:space="preserve"> 2009;297(4).</w:t>
      </w:r>
    </w:p>
    <w:p w14:paraId="389EAAAB"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25. </w:t>
      </w:r>
      <w:r w:rsidRPr="00F30035">
        <w:rPr>
          <w:rFonts w:ascii="Calibri" w:eastAsia="Times New Roman" w:hAnsi="Calibri" w:cs="Times New Roman"/>
          <w:noProof/>
        </w:rPr>
        <w:tab/>
      </w:r>
      <w:r w:rsidRPr="00F30035">
        <w:rPr>
          <w:rFonts w:ascii="Calibri" w:eastAsia="Times New Roman" w:hAnsi="Calibri" w:cs="Times New Roman"/>
          <w:b/>
          <w:bCs/>
          <w:noProof/>
        </w:rPr>
        <w:t>Ayala JE, Bracy DP, Mcguinness OP, Wasserman DH.</w:t>
      </w:r>
      <w:r w:rsidRPr="00F30035">
        <w:rPr>
          <w:rFonts w:ascii="Calibri" w:eastAsia="Times New Roman" w:hAnsi="Calibri" w:cs="Times New Roman"/>
          <w:noProof/>
        </w:rPr>
        <w:t xml:space="preserve"> Considerations in the Design of Hyperinsulinemic- Euglycemic Clamps in the Conscious Mouse. 2006;(October 2005).</w:t>
      </w:r>
    </w:p>
    <w:p w14:paraId="3A0625B5"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26. </w:t>
      </w:r>
      <w:r w:rsidRPr="00F30035">
        <w:rPr>
          <w:rFonts w:ascii="Calibri" w:eastAsia="Times New Roman" w:hAnsi="Calibri" w:cs="Times New Roman"/>
          <w:noProof/>
        </w:rPr>
        <w:tab/>
      </w:r>
      <w:r w:rsidRPr="00F30035">
        <w:rPr>
          <w:rFonts w:ascii="Calibri" w:eastAsia="Times New Roman" w:hAnsi="Calibri" w:cs="Times New Roman"/>
          <w:b/>
          <w:bCs/>
          <w:noProof/>
        </w:rPr>
        <w:t>Halseth AMYE, Bracy DP, Wasserman DH, Amy E, Bracy DP, David H.</w:t>
      </w:r>
      <w:r w:rsidRPr="00F30035">
        <w:rPr>
          <w:rFonts w:ascii="Calibri" w:eastAsia="Times New Roman" w:hAnsi="Calibri" w:cs="Times New Roman"/>
          <w:noProof/>
        </w:rPr>
        <w:t xml:space="preserve"> Overexpression of hexokinase II increases insulin- and exercise-stimulated muscle glucose uptake in vivo. 1999.</w:t>
      </w:r>
    </w:p>
    <w:p w14:paraId="18E16474"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27. </w:t>
      </w:r>
      <w:r w:rsidRPr="00F30035">
        <w:rPr>
          <w:rFonts w:ascii="Calibri" w:eastAsia="Times New Roman" w:hAnsi="Calibri" w:cs="Times New Roman"/>
          <w:noProof/>
        </w:rPr>
        <w:tab/>
      </w:r>
      <w:r w:rsidRPr="00F30035">
        <w:rPr>
          <w:rFonts w:ascii="Calibri" w:eastAsia="Times New Roman" w:hAnsi="Calibri" w:cs="Times New Roman"/>
          <w:b/>
          <w:bCs/>
          <w:noProof/>
        </w:rPr>
        <w:t>Kraegen E, James D, Jenkins A, Chisholm D.</w:t>
      </w:r>
      <w:r w:rsidRPr="00F30035">
        <w:rPr>
          <w:rFonts w:ascii="Calibri" w:eastAsia="Times New Roman" w:hAnsi="Calibri" w:cs="Times New Roman"/>
          <w:noProof/>
        </w:rPr>
        <w:t xml:space="preserve"> Dose-response curves for in vivo insulin sensitivity in individual tissues in rats. </w:t>
      </w:r>
      <w:r w:rsidRPr="00F30035">
        <w:rPr>
          <w:rFonts w:ascii="Calibri" w:eastAsia="Times New Roman" w:hAnsi="Calibri" w:cs="Times New Roman"/>
          <w:i/>
          <w:iCs/>
          <w:noProof/>
        </w:rPr>
        <w:t>Am. Physiol. Soc.</w:t>
      </w:r>
      <w:r w:rsidRPr="00F30035">
        <w:rPr>
          <w:rFonts w:ascii="Calibri" w:eastAsia="Times New Roman" w:hAnsi="Calibri" w:cs="Times New Roman"/>
          <w:noProof/>
        </w:rPr>
        <w:t xml:space="preserve"> 1985;(248):E353–E362.</w:t>
      </w:r>
    </w:p>
    <w:p w14:paraId="19D7657F"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28. </w:t>
      </w:r>
      <w:r w:rsidRPr="00F30035">
        <w:rPr>
          <w:rFonts w:ascii="Calibri" w:eastAsia="Times New Roman" w:hAnsi="Calibri" w:cs="Times New Roman"/>
          <w:noProof/>
        </w:rPr>
        <w:tab/>
      </w:r>
      <w:r w:rsidRPr="00F30035">
        <w:rPr>
          <w:rFonts w:ascii="Calibri" w:eastAsia="Times New Roman" w:hAnsi="Calibri" w:cs="Times New Roman"/>
          <w:b/>
          <w:bCs/>
          <w:noProof/>
        </w:rPr>
        <w:t>Chiang S-H, Chang L SA.</w:t>
      </w:r>
      <w:r w:rsidRPr="00F30035">
        <w:rPr>
          <w:rFonts w:ascii="Calibri" w:eastAsia="Times New Roman" w:hAnsi="Calibri" w:cs="Times New Roman"/>
          <w:noProof/>
        </w:rPr>
        <w:t xml:space="preserve"> TC10 and Insulin </w:t>
      </w:r>
      <w:r w:rsidRPr="00F30035">
        <w:rPr>
          <w:rFonts w:ascii="Calibri" w:eastAsia="Calibri" w:hAnsi="Calibri" w:cs="Calibri"/>
          <w:noProof/>
        </w:rPr>
        <w:t>‐</w:t>
      </w:r>
      <w:r w:rsidRPr="00F30035">
        <w:rPr>
          <w:rFonts w:ascii="Calibri" w:eastAsia="Times New Roman" w:hAnsi="Calibri" w:cs="Times New Roman"/>
          <w:noProof/>
        </w:rPr>
        <w:t xml:space="preserve"> Stimulated Glucose Transport. 2002;406(6):1257–1262.</w:t>
      </w:r>
    </w:p>
    <w:p w14:paraId="775D8B2E"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29. </w:t>
      </w:r>
      <w:r w:rsidRPr="00F30035">
        <w:rPr>
          <w:rFonts w:ascii="Calibri" w:eastAsia="Times New Roman" w:hAnsi="Calibri" w:cs="Times New Roman"/>
          <w:noProof/>
        </w:rPr>
        <w:tab/>
      </w:r>
      <w:r w:rsidRPr="00F30035">
        <w:rPr>
          <w:rFonts w:ascii="Calibri" w:eastAsia="Times New Roman" w:hAnsi="Calibri" w:cs="Times New Roman"/>
          <w:b/>
          <w:bCs/>
          <w:noProof/>
        </w:rPr>
        <w:t xml:space="preserve">Lu B, Bridges D, Yang Y, Fisher K, Cheng A, Chang L, Meng ZX, Lin JD, Downes M, Yu RT, </w:t>
      </w:r>
      <w:r w:rsidRPr="00F30035">
        <w:rPr>
          <w:rFonts w:ascii="Calibri" w:eastAsia="Times New Roman" w:hAnsi="Calibri" w:cs="Times New Roman"/>
          <w:b/>
          <w:bCs/>
          <w:noProof/>
        </w:rPr>
        <w:lastRenderedPageBreak/>
        <w:t>Liddle C, Evans RM, Saltiel AR.</w:t>
      </w:r>
      <w:r w:rsidRPr="00F30035">
        <w:rPr>
          <w:rFonts w:ascii="Calibri" w:eastAsia="Times New Roman" w:hAnsi="Calibri" w:cs="Times New Roman"/>
          <w:noProof/>
        </w:rPr>
        <w:t xml:space="preserve"> Metabolic crosstalk: Molecular links between glycogen and lipid metabolism in obesity. </w:t>
      </w:r>
      <w:r w:rsidRPr="00F30035">
        <w:rPr>
          <w:rFonts w:ascii="Calibri" w:eastAsia="Times New Roman" w:hAnsi="Calibri" w:cs="Times New Roman"/>
          <w:i/>
          <w:iCs/>
          <w:noProof/>
        </w:rPr>
        <w:t>Diabetes</w:t>
      </w:r>
      <w:r w:rsidRPr="00F30035">
        <w:rPr>
          <w:rFonts w:ascii="Calibri" w:eastAsia="Times New Roman" w:hAnsi="Calibri" w:cs="Times New Roman"/>
          <w:noProof/>
        </w:rPr>
        <w:t xml:space="preserve"> 2014;63(9):2935–2948.</w:t>
      </w:r>
    </w:p>
    <w:p w14:paraId="5AB15FF1"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30. </w:t>
      </w:r>
      <w:r w:rsidRPr="00F30035">
        <w:rPr>
          <w:rFonts w:ascii="Calibri" w:eastAsia="Times New Roman" w:hAnsi="Calibri" w:cs="Times New Roman"/>
          <w:noProof/>
        </w:rPr>
        <w:tab/>
      </w:r>
      <w:r w:rsidRPr="00F30035">
        <w:rPr>
          <w:rFonts w:ascii="Calibri" w:eastAsia="Times New Roman" w:hAnsi="Calibri" w:cs="Times New Roman"/>
          <w:b/>
          <w:bCs/>
          <w:noProof/>
        </w:rPr>
        <w:t>Rockall A, Sohaib S, Evans D, Kaltsas G, Isidori A, Monson J, Besser G, Grossman A, Reznek R.</w:t>
      </w:r>
      <w:r w:rsidRPr="00F30035">
        <w:rPr>
          <w:rFonts w:ascii="Calibri" w:eastAsia="Times New Roman" w:hAnsi="Calibri" w:cs="Times New Roman"/>
          <w:noProof/>
        </w:rPr>
        <w:t xml:space="preserve"> Hepatic steatosis in Cushing’s syndrome: a radiological assessment using computed tomography. </w:t>
      </w:r>
      <w:r w:rsidRPr="00F30035">
        <w:rPr>
          <w:rFonts w:ascii="Calibri" w:eastAsia="Times New Roman" w:hAnsi="Calibri" w:cs="Times New Roman"/>
          <w:i/>
          <w:iCs/>
          <w:noProof/>
        </w:rPr>
        <w:t>Eur. J. Endocrinol.</w:t>
      </w:r>
      <w:r w:rsidRPr="00F30035">
        <w:rPr>
          <w:rFonts w:ascii="Calibri" w:eastAsia="Times New Roman" w:hAnsi="Calibri" w:cs="Times New Roman"/>
          <w:noProof/>
        </w:rPr>
        <w:t xml:space="preserve"> 2003;149:543–548.</w:t>
      </w:r>
    </w:p>
    <w:p w14:paraId="61BA80AF"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31. </w:t>
      </w:r>
      <w:r w:rsidRPr="00F30035">
        <w:rPr>
          <w:rFonts w:ascii="Calibri" w:eastAsia="Times New Roman" w:hAnsi="Calibri" w:cs="Times New Roman"/>
          <w:noProof/>
        </w:rPr>
        <w:tab/>
      </w:r>
      <w:r w:rsidRPr="00F30035">
        <w:rPr>
          <w:rFonts w:ascii="Calibri" w:eastAsia="Times New Roman" w:hAnsi="Calibri" w:cs="Times New Roman"/>
          <w:b/>
          <w:bCs/>
          <w:noProof/>
        </w:rPr>
        <w:t>Wanless I, Lentz J.</w:t>
      </w:r>
      <w:r w:rsidRPr="00F30035">
        <w:rPr>
          <w:rFonts w:ascii="Calibri" w:eastAsia="Times New Roman" w:hAnsi="Calibri" w:cs="Times New Roman"/>
          <w:noProof/>
        </w:rPr>
        <w:t xml:space="preserve"> Fatty Liver Hepatitis ( Steatohepatitis ) and Obesity : An Autopsy Study with Analysis of Risk Factors. </w:t>
      </w:r>
      <w:r w:rsidRPr="00F30035">
        <w:rPr>
          <w:rFonts w:ascii="Calibri" w:eastAsia="Times New Roman" w:hAnsi="Calibri" w:cs="Times New Roman"/>
          <w:i/>
          <w:iCs/>
          <w:noProof/>
        </w:rPr>
        <w:t>Hepatology</w:t>
      </w:r>
      <w:r w:rsidRPr="00F30035">
        <w:rPr>
          <w:rFonts w:ascii="Calibri" w:eastAsia="Times New Roman" w:hAnsi="Calibri" w:cs="Times New Roman"/>
          <w:noProof/>
        </w:rPr>
        <w:t xml:space="preserve"> 1990;12(5):1106–1110.</w:t>
      </w:r>
    </w:p>
    <w:p w14:paraId="4AE79523"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32. </w:t>
      </w:r>
      <w:r w:rsidRPr="00F30035">
        <w:rPr>
          <w:rFonts w:ascii="Calibri" w:eastAsia="Times New Roman" w:hAnsi="Calibri" w:cs="Times New Roman"/>
          <w:noProof/>
        </w:rPr>
        <w:tab/>
      </w:r>
      <w:r w:rsidRPr="00F30035">
        <w:rPr>
          <w:rFonts w:ascii="Calibri" w:eastAsia="Times New Roman" w:hAnsi="Calibri" w:cs="Times New Roman"/>
          <w:b/>
          <w:bCs/>
          <w:noProof/>
        </w:rPr>
        <w:t>Haber RS, Weinstein SP.</w:t>
      </w:r>
      <w:r w:rsidRPr="00F30035">
        <w:rPr>
          <w:rFonts w:ascii="Calibri" w:eastAsia="Times New Roman" w:hAnsi="Calibri" w:cs="Times New Roman"/>
          <w:noProof/>
        </w:rPr>
        <w:t xml:space="preserve"> Role of Glucose Transporters in Glucocorticoid-lnduced Insulin Resistance GLUT4 Isoform in Rat Skeletal Muscle is Not Decreased by Dexamethasone. 1992;41(June):728–735.</w:t>
      </w:r>
    </w:p>
    <w:p w14:paraId="31513835"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33. </w:t>
      </w:r>
      <w:r w:rsidRPr="00F30035">
        <w:rPr>
          <w:rFonts w:ascii="Calibri" w:eastAsia="Times New Roman" w:hAnsi="Calibri" w:cs="Times New Roman"/>
          <w:noProof/>
        </w:rPr>
        <w:tab/>
      </w:r>
      <w:r w:rsidRPr="00F30035">
        <w:rPr>
          <w:rFonts w:ascii="Calibri" w:eastAsia="Times New Roman" w:hAnsi="Calibri" w:cs="Times New Roman"/>
          <w:b/>
          <w:bCs/>
          <w:noProof/>
        </w:rPr>
        <w:t>Roussel D, Dumas JF, Augeraud A, Douay O, Foussard F, Malthiéry Y, Simard G, Ritz P.</w:t>
      </w:r>
      <w:r w:rsidRPr="00F30035">
        <w:rPr>
          <w:rFonts w:ascii="Calibri" w:eastAsia="Times New Roman" w:hAnsi="Calibri" w:cs="Times New Roman"/>
          <w:noProof/>
        </w:rPr>
        <w:t xml:space="preserve"> Dexamethasone treatment specifically increases the basal proton conductance of rat liver mitochondria. </w:t>
      </w:r>
      <w:r w:rsidRPr="00F30035">
        <w:rPr>
          <w:rFonts w:ascii="Calibri" w:eastAsia="Times New Roman" w:hAnsi="Calibri" w:cs="Times New Roman"/>
          <w:i/>
          <w:iCs/>
          <w:noProof/>
        </w:rPr>
        <w:t>FEBS Lett.</w:t>
      </w:r>
      <w:r w:rsidRPr="00F30035">
        <w:rPr>
          <w:rFonts w:ascii="Calibri" w:eastAsia="Times New Roman" w:hAnsi="Calibri" w:cs="Times New Roman"/>
          <w:noProof/>
        </w:rPr>
        <w:t xml:space="preserve"> 2003;541(1–3):75–79.</w:t>
      </w:r>
    </w:p>
    <w:p w14:paraId="13E61097"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34. </w:t>
      </w:r>
      <w:r w:rsidRPr="00F30035">
        <w:rPr>
          <w:rFonts w:ascii="Calibri" w:eastAsia="Times New Roman" w:hAnsi="Calibri" w:cs="Times New Roman"/>
          <w:noProof/>
        </w:rPr>
        <w:tab/>
      </w:r>
      <w:r w:rsidRPr="00F30035">
        <w:rPr>
          <w:rFonts w:ascii="Calibri" w:eastAsia="Times New Roman" w:hAnsi="Calibri" w:cs="Times New Roman"/>
          <w:b/>
          <w:bCs/>
          <w:noProof/>
        </w:rPr>
        <w:t>Edgerton DS, Kraft G, Smith M, Farmer B, Williams PE, Coate KC, Printz RL, Brien RMO, Cherrington AD.</w:t>
      </w:r>
      <w:r w:rsidRPr="00F30035">
        <w:rPr>
          <w:rFonts w:ascii="Calibri" w:eastAsia="Times New Roman" w:hAnsi="Calibri" w:cs="Times New Roman"/>
          <w:noProof/>
        </w:rPr>
        <w:t xml:space="preserve"> Insulin ’ s direct hepatic effect explains the inhibition of glucose production caused by insulin secretion. 2017;2(6):1–14.</w:t>
      </w:r>
    </w:p>
    <w:p w14:paraId="7C172155"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35. </w:t>
      </w:r>
      <w:r w:rsidRPr="00F30035">
        <w:rPr>
          <w:rFonts w:ascii="Calibri" w:eastAsia="Times New Roman" w:hAnsi="Calibri" w:cs="Times New Roman"/>
          <w:noProof/>
        </w:rPr>
        <w:tab/>
      </w:r>
      <w:r w:rsidRPr="00F30035">
        <w:rPr>
          <w:rFonts w:ascii="Calibri" w:eastAsia="Times New Roman" w:hAnsi="Calibri" w:cs="Times New Roman"/>
          <w:b/>
          <w:bCs/>
          <w:noProof/>
        </w:rPr>
        <w:t>Gastaldelli A, Harrison SA, Belfort-aguilar R, Hardies LJ, Balas B, Schenker S, Cusi K.</w:t>
      </w:r>
      <w:r w:rsidRPr="00F30035">
        <w:rPr>
          <w:rFonts w:ascii="Calibri" w:eastAsia="Times New Roman" w:hAnsi="Calibri" w:cs="Times New Roman"/>
          <w:noProof/>
        </w:rPr>
        <w:t xml:space="preserve"> Importance of Changes in Adipose Tissue Insulin Resistance to Histological Response During Thiazolidinedione Treatment of Patients with Nonalcoholic Steatohepatitis. 2009. doi:10.1002/hep.23116.</w:t>
      </w:r>
    </w:p>
    <w:p w14:paraId="1E66A7BA"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36. </w:t>
      </w:r>
      <w:r w:rsidRPr="00F30035">
        <w:rPr>
          <w:rFonts w:ascii="Calibri" w:eastAsia="Times New Roman" w:hAnsi="Calibri" w:cs="Times New Roman"/>
          <w:noProof/>
        </w:rPr>
        <w:tab/>
      </w:r>
      <w:r w:rsidRPr="00F30035">
        <w:rPr>
          <w:rFonts w:ascii="Calibri" w:eastAsia="Times New Roman" w:hAnsi="Calibri" w:cs="Times New Roman"/>
          <w:b/>
          <w:bCs/>
          <w:noProof/>
        </w:rPr>
        <w:t>Gaidhu MP, Anthony NM, Patel P, Hawke TJ, Ceddia RB.</w:t>
      </w:r>
      <w:r w:rsidRPr="00F30035">
        <w:rPr>
          <w:rFonts w:ascii="Calibri" w:eastAsia="Times New Roman" w:hAnsi="Calibri" w:cs="Times New Roman"/>
          <w:noProof/>
        </w:rPr>
        <w:t xml:space="preserve"> Dysregulation of lipolysis and lipid metabolism in visceral and subcutaneous adipocytes by high-fat diet: role of ATGL, </w:t>
      </w:r>
      <w:r w:rsidRPr="00F30035">
        <w:rPr>
          <w:rFonts w:ascii="Calibri" w:eastAsia="Times New Roman" w:hAnsi="Calibri" w:cs="Times New Roman"/>
          <w:noProof/>
        </w:rPr>
        <w:lastRenderedPageBreak/>
        <w:t xml:space="preserve">HSL, and AMPK. </w:t>
      </w:r>
      <w:r w:rsidRPr="00F30035">
        <w:rPr>
          <w:rFonts w:ascii="Calibri" w:eastAsia="Times New Roman" w:hAnsi="Calibri" w:cs="Times New Roman"/>
          <w:i/>
          <w:iCs/>
          <w:noProof/>
        </w:rPr>
        <w:t>Am. J. Physiol. - Cell Physiol.</w:t>
      </w:r>
      <w:r w:rsidRPr="00F30035">
        <w:rPr>
          <w:rFonts w:ascii="Calibri" w:eastAsia="Times New Roman" w:hAnsi="Calibri" w:cs="Times New Roman"/>
          <w:noProof/>
        </w:rPr>
        <w:t xml:space="preserve"> 2010;298(4):C961–C971.</w:t>
      </w:r>
    </w:p>
    <w:p w14:paraId="633D4922"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37. </w:t>
      </w:r>
      <w:r w:rsidRPr="00F30035">
        <w:rPr>
          <w:rFonts w:ascii="Calibri" w:eastAsia="Times New Roman" w:hAnsi="Calibri" w:cs="Times New Roman"/>
          <w:noProof/>
        </w:rPr>
        <w:tab/>
      </w:r>
      <w:r w:rsidRPr="00F30035">
        <w:rPr>
          <w:rFonts w:ascii="Calibri" w:eastAsia="Times New Roman" w:hAnsi="Calibri" w:cs="Times New Roman"/>
          <w:b/>
          <w:bCs/>
          <w:noProof/>
        </w:rPr>
        <w:t>Burke SJ, Batdorf HM, Eder AE, Karlstad MD, Burk DH, Noland RC, Floyd ZE, Collier JJ.</w:t>
      </w:r>
      <w:r w:rsidRPr="00F30035">
        <w:rPr>
          <w:rFonts w:ascii="Calibri" w:eastAsia="Times New Roman" w:hAnsi="Calibri" w:cs="Times New Roman"/>
          <w:noProof/>
        </w:rPr>
        <w:t xml:space="preserve"> Oral Corticosterone Administration Reduces Insulitis but Promotes Insulin Resistance and Hyperglycemia in Male Nonobese Diabetic Mice. </w:t>
      </w:r>
      <w:r w:rsidRPr="00F30035">
        <w:rPr>
          <w:rFonts w:ascii="Calibri" w:eastAsia="Times New Roman" w:hAnsi="Calibri" w:cs="Times New Roman"/>
          <w:i/>
          <w:iCs/>
          <w:noProof/>
        </w:rPr>
        <w:t>Am. J. Pathol.</w:t>
      </w:r>
      <w:r w:rsidRPr="00F30035">
        <w:rPr>
          <w:rFonts w:ascii="Calibri" w:eastAsia="Times New Roman" w:hAnsi="Calibri" w:cs="Times New Roman"/>
          <w:noProof/>
        </w:rPr>
        <w:t xml:space="preserve"> 2017;187(3):614–626.</w:t>
      </w:r>
    </w:p>
    <w:p w14:paraId="412B90E4"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38. </w:t>
      </w:r>
      <w:r w:rsidRPr="00F30035">
        <w:rPr>
          <w:rFonts w:ascii="Calibri" w:eastAsia="Times New Roman" w:hAnsi="Calibri" w:cs="Times New Roman"/>
          <w:noProof/>
        </w:rPr>
        <w:tab/>
      </w:r>
      <w:r w:rsidRPr="00F30035">
        <w:rPr>
          <w:rFonts w:ascii="Calibri" w:eastAsia="Times New Roman" w:hAnsi="Calibri" w:cs="Times New Roman"/>
          <w:b/>
          <w:bCs/>
          <w:noProof/>
        </w:rPr>
        <w:t>D’souza AM, Beaudry JL, Szigiato AA, Trumble SJ, Snook LA, Bonen A, Giacca A, Riddell MC.</w:t>
      </w:r>
      <w:r w:rsidRPr="00F30035">
        <w:rPr>
          <w:rFonts w:ascii="Calibri" w:eastAsia="Times New Roman" w:hAnsi="Calibri" w:cs="Times New Roman"/>
          <w:noProof/>
        </w:rPr>
        <w:t xml:space="preserve"> Consumption of a high-fat diet rapidly exacerbates the development of fatty liver disease that occurs with chronically elevated glucocorticoids. </w:t>
      </w:r>
      <w:r w:rsidRPr="00F30035">
        <w:rPr>
          <w:rFonts w:ascii="Calibri" w:eastAsia="Times New Roman" w:hAnsi="Calibri" w:cs="Times New Roman"/>
          <w:i/>
          <w:iCs/>
          <w:noProof/>
        </w:rPr>
        <w:t>Am. J. Physiol. Gastrointest. Liver Physiol.</w:t>
      </w:r>
      <w:r w:rsidRPr="00F30035">
        <w:rPr>
          <w:rFonts w:ascii="Calibri" w:eastAsia="Times New Roman" w:hAnsi="Calibri" w:cs="Times New Roman"/>
          <w:noProof/>
        </w:rPr>
        <w:t xml:space="preserve"> 2012;302:850–863.</w:t>
      </w:r>
    </w:p>
    <w:p w14:paraId="3F62581D"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39. </w:t>
      </w:r>
      <w:r w:rsidRPr="00F30035">
        <w:rPr>
          <w:rFonts w:ascii="Calibri" w:eastAsia="Times New Roman" w:hAnsi="Calibri" w:cs="Times New Roman"/>
          <w:noProof/>
        </w:rPr>
        <w:tab/>
      </w:r>
      <w:r w:rsidRPr="00F30035">
        <w:rPr>
          <w:rFonts w:ascii="Calibri" w:eastAsia="Times New Roman" w:hAnsi="Calibri" w:cs="Times New Roman"/>
          <w:b/>
          <w:bCs/>
          <w:noProof/>
        </w:rPr>
        <w:t>Nurjhan N, Consoli A, Gerich J.</w:t>
      </w:r>
      <w:r w:rsidRPr="00F30035">
        <w:rPr>
          <w:rFonts w:ascii="Calibri" w:eastAsia="Times New Roman" w:hAnsi="Calibri" w:cs="Times New Roman"/>
          <w:noProof/>
        </w:rPr>
        <w:t xml:space="preserve"> Increased Lipolysis and Its Consequences on Gluconeogenesis in Non-insulin-dependent Diabetes Mellitus. 1992;89(January):169–175.</w:t>
      </w:r>
    </w:p>
    <w:p w14:paraId="3ADB2FD8"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40. </w:t>
      </w:r>
      <w:r w:rsidRPr="00F30035">
        <w:rPr>
          <w:rFonts w:ascii="Calibri" w:eastAsia="Times New Roman" w:hAnsi="Calibri" w:cs="Times New Roman"/>
          <w:noProof/>
        </w:rPr>
        <w:tab/>
      </w:r>
      <w:r w:rsidRPr="00F30035">
        <w:rPr>
          <w:rFonts w:ascii="Calibri" w:eastAsia="Times New Roman" w:hAnsi="Calibri" w:cs="Times New Roman"/>
          <w:b/>
          <w:bCs/>
          <w:noProof/>
        </w:rPr>
        <w:t>Nurjhan N, Campbell PJ, Kennedy FP, Miles JM, Gerich JE.</w:t>
      </w:r>
      <w:r w:rsidRPr="00F30035">
        <w:rPr>
          <w:rFonts w:ascii="Calibri" w:eastAsia="Times New Roman" w:hAnsi="Calibri" w:cs="Times New Roman"/>
          <w:noProof/>
        </w:rPr>
        <w:t xml:space="preserve"> Insulin Dose-Response Characteristics for Suppression of Glycerol Release and Conversion to Glucose in Humans. 1986;35(December):1326–1331.</w:t>
      </w:r>
    </w:p>
    <w:p w14:paraId="05C74D1C"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41. </w:t>
      </w:r>
      <w:r w:rsidRPr="00F30035">
        <w:rPr>
          <w:rFonts w:ascii="Calibri" w:eastAsia="Times New Roman" w:hAnsi="Calibri" w:cs="Times New Roman"/>
          <w:noProof/>
        </w:rPr>
        <w:tab/>
      </w:r>
      <w:r w:rsidRPr="00F30035">
        <w:rPr>
          <w:rFonts w:ascii="Calibri" w:eastAsia="Times New Roman" w:hAnsi="Calibri" w:cs="Times New Roman"/>
          <w:b/>
          <w:bCs/>
          <w:noProof/>
        </w:rPr>
        <w:t>Perry RJ, Peng L, Abulizi A, Kennedy L, Cline GW, Shulman GI.</w:t>
      </w:r>
      <w:r w:rsidRPr="00F30035">
        <w:rPr>
          <w:rFonts w:ascii="Calibri" w:eastAsia="Times New Roman" w:hAnsi="Calibri" w:cs="Times New Roman"/>
          <w:noProof/>
        </w:rPr>
        <w:t xml:space="preserve"> Mechanism for leptin ’ s acute insulin-independent effect to reverse diabetic ketoacidosis. 2017;127(2):657–669.</w:t>
      </w:r>
    </w:p>
    <w:p w14:paraId="49E5E444"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42. </w:t>
      </w:r>
      <w:r w:rsidRPr="00F30035">
        <w:rPr>
          <w:rFonts w:ascii="Calibri" w:eastAsia="Times New Roman" w:hAnsi="Calibri" w:cs="Times New Roman"/>
          <w:noProof/>
        </w:rPr>
        <w:tab/>
      </w:r>
      <w:r w:rsidRPr="00F30035">
        <w:rPr>
          <w:rFonts w:ascii="Calibri" w:eastAsia="Times New Roman" w:hAnsi="Calibri" w:cs="Times New Roman"/>
          <w:b/>
          <w:bCs/>
          <w:noProof/>
        </w:rPr>
        <w:t>Perry RJ, Camporez JG, Kursawe R, Titchenell PM, Zhang D, Perry CJ, Jurczak MJ, Abudukadier A, Han S, Zhang X, Ruan H, Yang X, Caprio S, Susan M, Sul HS, Birnbaum MJ, Davis RJ, Cline GW, Falk K, Shulman GI.</w:t>
      </w:r>
      <w:r w:rsidRPr="00F30035">
        <w:rPr>
          <w:rFonts w:ascii="Calibri" w:eastAsia="Times New Roman" w:hAnsi="Calibri" w:cs="Times New Roman"/>
          <w:noProof/>
        </w:rPr>
        <w:t xml:space="preserve"> Hepatic Acetyl CoA Links Adipose Tissue Inflammation to Hepatic Insulin Resistance and Type 2 Diabetes. </w:t>
      </w:r>
      <w:r w:rsidRPr="00F30035">
        <w:rPr>
          <w:rFonts w:ascii="Calibri" w:eastAsia="Times New Roman" w:hAnsi="Calibri" w:cs="Times New Roman"/>
          <w:i/>
          <w:iCs/>
          <w:noProof/>
        </w:rPr>
        <w:t>Cell</w:t>
      </w:r>
      <w:r w:rsidRPr="00F30035">
        <w:rPr>
          <w:rFonts w:ascii="Calibri" w:eastAsia="Times New Roman" w:hAnsi="Calibri" w:cs="Times New Roman"/>
          <w:noProof/>
        </w:rPr>
        <w:t xml:space="preserve"> 2015;160(4):745–758.</w:t>
      </w:r>
    </w:p>
    <w:p w14:paraId="1372EE48"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43. </w:t>
      </w:r>
      <w:r w:rsidRPr="00F30035">
        <w:rPr>
          <w:rFonts w:ascii="Calibri" w:eastAsia="Times New Roman" w:hAnsi="Calibri" w:cs="Times New Roman"/>
          <w:noProof/>
        </w:rPr>
        <w:tab/>
      </w:r>
      <w:r w:rsidRPr="00F30035">
        <w:rPr>
          <w:rFonts w:ascii="Calibri" w:eastAsia="Times New Roman" w:hAnsi="Calibri" w:cs="Times New Roman"/>
          <w:b/>
          <w:bCs/>
          <w:noProof/>
        </w:rPr>
        <w:t>Williamson JR, Kreisberg RA, Felts PW.</w:t>
      </w:r>
      <w:r w:rsidRPr="00F30035">
        <w:rPr>
          <w:rFonts w:ascii="Calibri" w:eastAsia="Times New Roman" w:hAnsi="Calibri" w:cs="Times New Roman"/>
          <w:noProof/>
        </w:rPr>
        <w:t xml:space="preserve"> Mechanism for the stimulation of </w:t>
      </w:r>
      <w:r w:rsidRPr="00F30035">
        <w:rPr>
          <w:rFonts w:ascii="Calibri" w:eastAsia="Times New Roman" w:hAnsi="Calibri" w:cs="Times New Roman"/>
          <w:noProof/>
        </w:rPr>
        <w:lastRenderedPageBreak/>
        <w:t xml:space="preserve">gluconeogenesis by fatty acids in perfused rat liver. </w:t>
      </w:r>
      <w:r w:rsidRPr="00F30035">
        <w:rPr>
          <w:rFonts w:ascii="Calibri" w:eastAsia="Times New Roman" w:hAnsi="Calibri" w:cs="Times New Roman"/>
          <w:i/>
          <w:iCs/>
          <w:noProof/>
        </w:rPr>
        <w:t>Proc. Natl. Acad. Sci. U. S. A.</w:t>
      </w:r>
      <w:r w:rsidRPr="00F30035">
        <w:rPr>
          <w:rFonts w:ascii="Calibri" w:eastAsia="Times New Roman" w:hAnsi="Calibri" w:cs="Times New Roman"/>
          <w:noProof/>
        </w:rPr>
        <w:t xml:space="preserve"> 1966;56(1):247–54.</w:t>
      </w:r>
    </w:p>
    <w:p w14:paraId="3B2BF103"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44. </w:t>
      </w:r>
      <w:r w:rsidRPr="00F30035">
        <w:rPr>
          <w:rFonts w:ascii="Calibri" w:eastAsia="Times New Roman" w:hAnsi="Calibri" w:cs="Times New Roman"/>
          <w:noProof/>
        </w:rPr>
        <w:tab/>
      </w:r>
      <w:r w:rsidRPr="00F30035">
        <w:rPr>
          <w:rFonts w:ascii="Calibri" w:eastAsia="Times New Roman" w:hAnsi="Calibri" w:cs="Times New Roman"/>
          <w:b/>
          <w:bCs/>
          <w:noProof/>
        </w:rPr>
        <w:t>Xu C, He J, Jiang H, Zu L, Zhai W, Pu S, Xu G.</w:t>
      </w:r>
      <w:r w:rsidRPr="00F30035">
        <w:rPr>
          <w:rFonts w:ascii="Calibri" w:eastAsia="Times New Roman" w:hAnsi="Calibri" w:cs="Times New Roman"/>
          <w:noProof/>
        </w:rPr>
        <w:t xml:space="preserve"> Direct effect of glucocorticoids on lipolysis in adipocytes. </w:t>
      </w:r>
      <w:r w:rsidRPr="00F30035">
        <w:rPr>
          <w:rFonts w:ascii="Calibri" w:eastAsia="Times New Roman" w:hAnsi="Calibri" w:cs="Times New Roman"/>
          <w:i/>
          <w:iCs/>
          <w:noProof/>
        </w:rPr>
        <w:t>Mol. Endocrinol.</w:t>
      </w:r>
      <w:r w:rsidRPr="00F30035">
        <w:rPr>
          <w:rFonts w:ascii="Calibri" w:eastAsia="Times New Roman" w:hAnsi="Calibri" w:cs="Times New Roman"/>
          <w:noProof/>
        </w:rPr>
        <w:t xml:space="preserve"> 2009;23(8):1161–70.</w:t>
      </w:r>
    </w:p>
    <w:p w14:paraId="1FC9C40D"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45. </w:t>
      </w:r>
      <w:r w:rsidRPr="00F30035">
        <w:rPr>
          <w:rFonts w:ascii="Calibri" w:eastAsia="Times New Roman" w:hAnsi="Calibri" w:cs="Times New Roman"/>
          <w:noProof/>
        </w:rPr>
        <w:tab/>
      </w:r>
      <w:r w:rsidRPr="00F30035">
        <w:rPr>
          <w:rFonts w:ascii="Calibri" w:eastAsia="Times New Roman" w:hAnsi="Calibri" w:cs="Times New Roman"/>
          <w:b/>
          <w:bCs/>
          <w:noProof/>
        </w:rPr>
        <w:t>Lacasa D, Agli B, Giudicelli Y.</w:t>
      </w:r>
      <w:r w:rsidRPr="00F30035">
        <w:rPr>
          <w:rFonts w:ascii="Calibri" w:eastAsia="Times New Roman" w:hAnsi="Calibri" w:cs="Times New Roman"/>
          <w:noProof/>
        </w:rPr>
        <w:t xml:space="preserve"> PERMISSIVE ACTION OF GLUCOCORTICOIDS ON CATECHOLAMINE-INDUCED LIPOLYSIS : DIRECT “IN VITRO” EFFECTS ON THE FAT CELL ~-ADRENORECEPTOR-COUPLED-ADENYLATE CYCLASE SYSTEM Dani~le. </w:t>
      </w:r>
      <w:r w:rsidRPr="00F30035">
        <w:rPr>
          <w:rFonts w:ascii="Calibri" w:eastAsia="Times New Roman" w:hAnsi="Calibri" w:cs="Times New Roman"/>
          <w:i/>
          <w:iCs/>
          <w:noProof/>
        </w:rPr>
        <w:t>Biochem. Biophys. Res. Commun.</w:t>
      </w:r>
      <w:r w:rsidRPr="00F30035">
        <w:rPr>
          <w:rFonts w:ascii="Calibri" w:eastAsia="Times New Roman" w:hAnsi="Calibri" w:cs="Times New Roman"/>
          <w:noProof/>
        </w:rPr>
        <w:t xml:space="preserve"> 1988;153(2):489–497.</w:t>
      </w:r>
    </w:p>
    <w:p w14:paraId="1A72F6E6"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46. </w:t>
      </w:r>
      <w:r w:rsidRPr="00F30035">
        <w:rPr>
          <w:rFonts w:ascii="Calibri" w:eastAsia="Times New Roman" w:hAnsi="Calibri" w:cs="Times New Roman"/>
          <w:noProof/>
        </w:rPr>
        <w:tab/>
      </w:r>
      <w:r w:rsidRPr="00F30035">
        <w:rPr>
          <w:rFonts w:ascii="Calibri" w:eastAsia="Times New Roman" w:hAnsi="Calibri" w:cs="Times New Roman"/>
          <w:b/>
          <w:bCs/>
          <w:noProof/>
        </w:rPr>
        <w:t>Campbell JE, Peckett AJ, D’souza AM, Hawke TJ, Riddell MC.</w:t>
      </w:r>
      <w:r w:rsidRPr="00F30035">
        <w:rPr>
          <w:rFonts w:ascii="Calibri" w:eastAsia="Times New Roman" w:hAnsi="Calibri" w:cs="Times New Roman"/>
          <w:noProof/>
        </w:rPr>
        <w:t xml:space="preserve"> Adipogenic and lipolytic effects of chronic glucocorticoid exposure. </w:t>
      </w:r>
      <w:r w:rsidRPr="00F30035">
        <w:rPr>
          <w:rFonts w:ascii="Calibri" w:eastAsia="Times New Roman" w:hAnsi="Calibri" w:cs="Times New Roman"/>
          <w:i/>
          <w:iCs/>
          <w:noProof/>
        </w:rPr>
        <w:t>Am. J. Physiol. Cell Physiol.</w:t>
      </w:r>
      <w:r w:rsidRPr="00F30035">
        <w:rPr>
          <w:rFonts w:ascii="Calibri" w:eastAsia="Times New Roman" w:hAnsi="Calibri" w:cs="Times New Roman"/>
          <w:noProof/>
        </w:rPr>
        <w:t xml:space="preserve"> 2011;300(1):C198-209.</w:t>
      </w:r>
    </w:p>
    <w:p w14:paraId="477696AB"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47. </w:t>
      </w:r>
      <w:r w:rsidRPr="00F30035">
        <w:rPr>
          <w:rFonts w:ascii="Calibri" w:eastAsia="Times New Roman" w:hAnsi="Calibri" w:cs="Times New Roman"/>
          <w:noProof/>
        </w:rPr>
        <w:tab/>
      </w:r>
      <w:r w:rsidRPr="00F30035">
        <w:rPr>
          <w:rFonts w:ascii="Calibri" w:eastAsia="Times New Roman" w:hAnsi="Calibri" w:cs="Times New Roman"/>
          <w:b/>
          <w:bCs/>
          <w:noProof/>
        </w:rPr>
        <w:t>Serr J, Suh Y, Lee K.</w:t>
      </w:r>
      <w:r w:rsidRPr="00F30035">
        <w:rPr>
          <w:rFonts w:ascii="Calibri" w:eastAsia="Times New Roman" w:hAnsi="Calibri" w:cs="Times New Roman"/>
          <w:noProof/>
        </w:rPr>
        <w:t xml:space="preserve"> Acute Up-Regulation of Adipose Triglyceride Lipase and Release of Non-Esterified Fatty Acids by Dexamethasone in Chicken Adipose Tissue. 2011:813–820.</w:t>
      </w:r>
    </w:p>
    <w:p w14:paraId="2B7EF20B"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48. </w:t>
      </w:r>
      <w:r w:rsidRPr="00F30035">
        <w:rPr>
          <w:rFonts w:ascii="Calibri" w:eastAsia="Times New Roman" w:hAnsi="Calibri" w:cs="Times New Roman"/>
          <w:noProof/>
        </w:rPr>
        <w:tab/>
      </w:r>
      <w:r w:rsidRPr="00F30035">
        <w:rPr>
          <w:rFonts w:ascii="Calibri" w:eastAsia="Times New Roman" w:hAnsi="Calibri" w:cs="Times New Roman"/>
          <w:b/>
          <w:bCs/>
          <w:noProof/>
        </w:rPr>
        <w:t>Lee SM, Bressler R.</w:t>
      </w:r>
      <w:r w:rsidRPr="00F30035">
        <w:rPr>
          <w:rFonts w:ascii="Calibri" w:eastAsia="Times New Roman" w:hAnsi="Calibri" w:cs="Times New Roman"/>
          <w:noProof/>
        </w:rPr>
        <w:t xml:space="preserve"> Prevention of diabetic nephropathy by diet control in the db/db mouse. </w:t>
      </w:r>
      <w:r w:rsidRPr="00F30035">
        <w:rPr>
          <w:rFonts w:ascii="Calibri" w:eastAsia="Times New Roman" w:hAnsi="Calibri" w:cs="Times New Roman"/>
          <w:i/>
          <w:iCs/>
          <w:noProof/>
        </w:rPr>
        <w:t>Diabetes</w:t>
      </w:r>
      <w:r w:rsidRPr="00F30035">
        <w:rPr>
          <w:rFonts w:ascii="Calibri" w:eastAsia="Times New Roman" w:hAnsi="Calibri" w:cs="Times New Roman"/>
          <w:noProof/>
        </w:rPr>
        <w:t xml:space="preserve"> 1981;30(2):106–111.</w:t>
      </w:r>
    </w:p>
    <w:p w14:paraId="40185442"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49. </w:t>
      </w:r>
      <w:r w:rsidRPr="00F30035">
        <w:rPr>
          <w:rFonts w:ascii="Calibri" w:eastAsia="Times New Roman" w:hAnsi="Calibri" w:cs="Times New Roman"/>
          <w:noProof/>
        </w:rPr>
        <w:tab/>
      </w:r>
      <w:r w:rsidRPr="00F30035">
        <w:rPr>
          <w:rFonts w:ascii="Calibri" w:eastAsia="Times New Roman" w:hAnsi="Calibri" w:cs="Times New Roman"/>
          <w:b/>
          <w:bCs/>
          <w:noProof/>
        </w:rPr>
        <w:t>Tyrrell JB, Findling JW, Aron DC, Fitzgerald PA, Forsham PH.</w:t>
      </w:r>
      <w:r w:rsidRPr="00F30035">
        <w:rPr>
          <w:rFonts w:ascii="Calibri" w:eastAsia="Times New Roman" w:hAnsi="Calibri" w:cs="Times New Roman"/>
          <w:noProof/>
        </w:rPr>
        <w:t xml:space="preserve"> An overnight high-dose dexamethasone suppression test for rapid differential diagnosis of Cushing’s syndrome. </w:t>
      </w:r>
      <w:r w:rsidRPr="00F30035">
        <w:rPr>
          <w:rFonts w:ascii="Calibri" w:eastAsia="Times New Roman" w:hAnsi="Calibri" w:cs="Times New Roman"/>
          <w:i/>
          <w:iCs/>
          <w:noProof/>
        </w:rPr>
        <w:t>Ann.Intern.Med.</w:t>
      </w:r>
      <w:r w:rsidRPr="00F30035">
        <w:rPr>
          <w:rFonts w:ascii="Calibri" w:eastAsia="Times New Roman" w:hAnsi="Calibri" w:cs="Times New Roman"/>
          <w:noProof/>
        </w:rPr>
        <w:t xml:space="preserve"> 1986;104:180–186.</w:t>
      </w:r>
    </w:p>
    <w:p w14:paraId="00652DAA"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50. </w:t>
      </w:r>
      <w:r w:rsidRPr="00F30035">
        <w:rPr>
          <w:rFonts w:ascii="Calibri" w:eastAsia="Times New Roman" w:hAnsi="Calibri" w:cs="Times New Roman"/>
          <w:noProof/>
        </w:rPr>
        <w:tab/>
      </w:r>
      <w:r w:rsidRPr="00F30035">
        <w:rPr>
          <w:rFonts w:ascii="Calibri" w:eastAsia="Times New Roman" w:hAnsi="Calibri" w:cs="Times New Roman"/>
          <w:b/>
          <w:bCs/>
          <w:noProof/>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F30035">
        <w:rPr>
          <w:rFonts w:ascii="Calibri" w:eastAsia="Times New Roman" w:hAnsi="Calibri" w:cs="Times New Roman"/>
          <w:noProof/>
        </w:rPr>
        <w:t xml:space="preserve"> Mifepristone, a Glucocorticoid </w:t>
      </w:r>
      <w:r w:rsidRPr="00F30035">
        <w:rPr>
          <w:rFonts w:ascii="Calibri" w:eastAsia="Times New Roman" w:hAnsi="Calibri" w:cs="Times New Roman"/>
          <w:noProof/>
        </w:rPr>
        <w:lastRenderedPageBreak/>
        <w:t xml:space="preserve">Receptor Antagonist, Produces Clinical and Metabolic Benefits in Patients with Cushing’s Syndrome. </w:t>
      </w:r>
      <w:r w:rsidRPr="00F30035">
        <w:rPr>
          <w:rFonts w:ascii="Calibri" w:eastAsia="Times New Roman" w:hAnsi="Calibri" w:cs="Times New Roman"/>
          <w:i/>
          <w:iCs/>
          <w:noProof/>
        </w:rPr>
        <w:t>J. Clin. Endocrinol. Metab.</w:t>
      </w:r>
      <w:r w:rsidRPr="00F30035">
        <w:rPr>
          <w:rFonts w:ascii="Calibri" w:eastAsia="Times New Roman" w:hAnsi="Calibri" w:cs="Times New Roman"/>
          <w:noProof/>
        </w:rPr>
        <w:t xml:space="preserve"> 2012;97(6):2039–2049.</w:t>
      </w:r>
    </w:p>
    <w:p w14:paraId="44958363"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51. </w:t>
      </w:r>
      <w:r w:rsidRPr="00F30035">
        <w:rPr>
          <w:rFonts w:ascii="Calibri" w:eastAsia="Times New Roman" w:hAnsi="Calibri" w:cs="Times New Roman"/>
          <w:noProof/>
        </w:rPr>
        <w:tab/>
      </w:r>
      <w:r w:rsidRPr="00F30035">
        <w:rPr>
          <w:rFonts w:ascii="Calibri" w:eastAsia="Times New Roman" w:hAnsi="Calibri" w:cs="Times New Roman"/>
          <w:b/>
          <w:bCs/>
          <w:noProof/>
        </w:rPr>
        <w:t>Medscape.</w:t>
      </w:r>
      <w:r w:rsidRPr="00F30035">
        <w:rPr>
          <w:rFonts w:ascii="Calibri" w:eastAsia="Times New Roman" w:hAnsi="Calibri" w:cs="Times New Roman"/>
          <w:noProof/>
        </w:rPr>
        <w:t xml:space="preserve"> Decadron, Dexamethasone Intensol (dexamethasone) dosing, indications, interactions, adverse effects, and more. Available at: https://reference.medscape.com/drug/decadron-dexamethasone-intensol-dexamethasone-342741. Accessed March 26, 2018.</w:t>
      </w:r>
    </w:p>
    <w:p w14:paraId="36DE4263"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52. </w:t>
      </w:r>
      <w:r w:rsidRPr="00F30035">
        <w:rPr>
          <w:rFonts w:ascii="Calibri" w:eastAsia="Times New Roman" w:hAnsi="Calibri" w:cs="Times New Roman"/>
          <w:noProof/>
        </w:rPr>
        <w:tab/>
      </w:r>
      <w:r w:rsidRPr="00F30035">
        <w:rPr>
          <w:rFonts w:ascii="Calibri" w:eastAsia="Times New Roman" w:hAnsi="Calibri" w:cs="Times New Roman"/>
          <w:b/>
          <w:bCs/>
          <w:noProof/>
        </w:rPr>
        <w:t>Martin NM, Dhillo WS, Banerjee A, Abdulali A, Jayasena CN, Donaldson M, Todd JF, Meeran K.</w:t>
      </w:r>
      <w:r w:rsidRPr="00F30035">
        <w:rPr>
          <w:rFonts w:ascii="Calibri" w:eastAsia="Times New Roman" w:hAnsi="Calibri" w:cs="Times New Roman"/>
          <w:noProof/>
        </w:rPr>
        <w:t xml:space="preserve"> Comparison of the dexamethasone-suppressed corticotropin-releasing hormone test and low-dose dexamethasone suppression test in the diagnosis of cushing’s syndrome. </w:t>
      </w:r>
      <w:r w:rsidRPr="00F30035">
        <w:rPr>
          <w:rFonts w:ascii="Calibri" w:eastAsia="Times New Roman" w:hAnsi="Calibri" w:cs="Times New Roman"/>
          <w:i/>
          <w:iCs/>
          <w:noProof/>
        </w:rPr>
        <w:t>J. Clin. Endocrinol. Metab.</w:t>
      </w:r>
      <w:r w:rsidRPr="00F30035">
        <w:rPr>
          <w:rFonts w:ascii="Calibri" w:eastAsia="Times New Roman" w:hAnsi="Calibri" w:cs="Times New Roman"/>
          <w:noProof/>
        </w:rPr>
        <w:t xml:space="preserve"> 2006;91(7):2582–2586.</w:t>
      </w:r>
    </w:p>
    <w:p w14:paraId="07A59487"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53. </w:t>
      </w:r>
      <w:r w:rsidRPr="00F30035">
        <w:rPr>
          <w:rFonts w:ascii="Calibri" w:eastAsia="Times New Roman" w:hAnsi="Calibri" w:cs="Times New Roman"/>
          <w:noProof/>
        </w:rPr>
        <w:tab/>
      </w:r>
      <w:r w:rsidRPr="00F30035">
        <w:rPr>
          <w:rFonts w:ascii="Calibri" w:eastAsia="Times New Roman" w:hAnsi="Calibri" w:cs="Times New Roman"/>
          <w:b/>
          <w:bCs/>
          <w:noProof/>
        </w:rPr>
        <w:t>Papanicolaou DA, Yanovski JA, Cutler GB, Chrousos GP, Nieman LK.</w:t>
      </w:r>
      <w:r w:rsidRPr="00F30035">
        <w:rPr>
          <w:rFonts w:ascii="Calibri" w:eastAsia="Times New Roman" w:hAnsi="Calibri" w:cs="Times New Roman"/>
          <w:noProof/>
        </w:rPr>
        <w:t xml:space="preserve"> Distinguishes Cushing ’ s Syndrome from Pseudo-Cushing. </w:t>
      </w:r>
      <w:r w:rsidRPr="00F30035">
        <w:rPr>
          <w:rFonts w:ascii="Calibri" w:eastAsia="Times New Roman" w:hAnsi="Calibri" w:cs="Times New Roman"/>
          <w:i/>
          <w:iCs/>
          <w:noProof/>
        </w:rPr>
        <w:t>Endocrinol. Metab.</w:t>
      </w:r>
      <w:r w:rsidRPr="00F30035">
        <w:rPr>
          <w:rFonts w:ascii="Calibri" w:eastAsia="Times New Roman" w:hAnsi="Calibri" w:cs="Times New Roman"/>
          <w:noProof/>
        </w:rPr>
        <w:t xml:space="preserve"> 2009;83(4):1163–1167.</w:t>
      </w:r>
    </w:p>
    <w:p w14:paraId="763FBA3C"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54. </w:t>
      </w:r>
      <w:r w:rsidRPr="00F30035">
        <w:rPr>
          <w:rFonts w:ascii="Calibri" w:eastAsia="Times New Roman" w:hAnsi="Calibri" w:cs="Times New Roman"/>
          <w:noProof/>
        </w:rPr>
        <w:tab/>
      </w:r>
      <w:r w:rsidRPr="00F30035">
        <w:rPr>
          <w:rFonts w:ascii="Calibri" w:eastAsia="Times New Roman" w:hAnsi="Calibri" w:cs="Times New Roman"/>
          <w:b/>
          <w:bCs/>
          <w:noProof/>
        </w:rPr>
        <w:t>Ballard PL, Granberg P BR.</w:t>
      </w:r>
      <w:r w:rsidRPr="00F30035">
        <w:rPr>
          <w:rFonts w:ascii="Calibri" w:eastAsia="Times New Roman" w:hAnsi="Calibri" w:cs="Times New Roman"/>
          <w:noProof/>
        </w:rPr>
        <w:t xml:space="preserve"> Glucocorticoid level in maternal and cord serum after perinatal betamethasone therapy to prevent respiratory distress syndrome. </w:t>
      </w:r>
      <w:r w:rsidRPr="00F30035">
        <w:rPr>
          <w:rFonts w:ascii="Calibri" w:eastAsia="Times New Roman" w:hAnsi="Calibri" w:cs="Times New Roman"/>
          <w:i/>
          <w:iCs/>
          <w:noProof/>
        </w:rPr>
        <w:t>J Clin Invest</w:t>
      </w:r>
      <w:r w:rsidRPr="00F30035">
        <w:rPr>
          <w:rFonts w:ascii="Calibri" w:eastAsia="Times New Roman" w:hAnsi="Calibri" w:cs="Times New Roman"/>
          <w:noProof/>
        </w:rPr>
        <w:t xml:space="preserve"> 1975;56(1):1548–1554.</w:t>
      </w:r>
    </w:p>
    <w:p w14:paraId="05D87CAC" w14:textId="77777777" w:rsidR="00F30035" w:rsidRPr="00F30035" w:rsidRDefault="00F30035" w:rsidP="00F30035">
      <w:pPr>
        <w:widowControl w:val="0"/>
        <w:autoSpaceDE w:val="0"/>
        <w:autoSpaceDN w:val="0"/>
        <w:adjustRightInd w:val="0"/>
        <w:spacing w:line="480" w:lineRule="auto"/>
        <w:ind w:left="640" w:hanging="640"/>
        <w:rPr>
          <w:rFonts w:ascii="Calibri" w:eastAsia="Times New Roman" w:hAnsi="Calibri" w:cs="Times New Roman"/>
          <w:noProof/>
        </w:rPr>
      </w:pPr>
      <w:r w:rsidRPr="00F30035">
        <w:rPr>
          <w:rFonts w:ascii="Calibri" w:eastAsia="Times New Roman" w:hAnsi="Calibri" w:cs="Times New Roman"/>
          <w:noProof/>
        </w:rPr>
        <w:t xml:space="preserve">55. </w:t>
      </w:r>
      <w:r w:rsidRPr="00F30035">
        <w:rPr>
          <w:rFonts w:ascii="Calibri" w:eastAsia="Times New Roman" w:hAnsi="Calibri" w:cs="Times New Roman"/>
          <w:noProof/>
        </w:rPr>
        <w:tab/>
      </w:r>
      <w:r w:rsidRPr="00F30035">
        <w:rPr>
          <w:rFonts w:ascii="Calibri" w:eastAsia="Times New Roman" w:hAnsi="Calibri" w:cs="Times New Roman"/>
          <w:b/>
          <w:bCs/>
          <w:noProof/>
        </w:rPr>
        <w:t>Ballard PL, Ballard RA, Granberg JP, Sniderman S, Gluckman PD, Kaplan SL, Grumbach MM.</w:t>
      </w:r>
      <w:r w:rsidRPr="00F30035">
        <w:rPr>
          <w:rFonts w:ascii="Calibri" w:eastAsia="Times New Roman" w:hAnsi="Calibri" w:cs="Times New Roman"/>
          <w:noProof/>
        </w:rPr>
        <w:t xml:space="preserve"> Fetal sex and prenatal betamethasone therapy. </w:t>
      </w:r>
      <w:r w:rsidRPr="00F30035">
        <w:rPr>
          <w:rFonts w:ascii="Calibri" w:eastAsia="Times New Roman" w:hAnsi="Calibri" w:cs="Times New Roman"/>
          <w:i/>
          <w:iCs/>
          <w:noProof/>
        </w:rPr>
        <w:t>J. Pediatr.</w:t>
      </w:r>
      <w:r w:rsidRPr="00F30035">
        <w:rPr>
          <w:rFonts w:ascii="Calibri" w:eastAsia="Times New Roman" w:hAnsi="Calibri" w:cs="Times New Roman"/>
          <w:noProof/>
        </w:rPr>
        <w:t xml:space="preserve"> 1980;97(3):451–454.</w:t>
      </w:r>
    </w:p>
    <w:p w14:paraId="5D33831D" w14:textId="77777777" w:rsidR="00F30035" w:rsidRPr="00F30035" w:rsidRDefault="00F30035" w:rsidP="00F30035">
      <w:pPr>
        <w:widowControl w:val="0"/>
        <w:autoSpaceDE w:val="0"/>
        <w:autoSpaceDN w:val="0"/>
        <w:adjustRightInd w:val="0"/>
        <w:spacing w:line="480" w:lineRule="auto"/>
        <w:ind w:left="640" w:hanging="640"/>
        <w:rPr>
          <w:rFonts w:ascii="Calibri" w:hAnsi="Calibri"/>
          <w:noProof/>
        </w:rPr>
      </w:pPr>
      <w:r w:rsidRPr="00F30035">
        <w:rPr>
          <w:rFonts w:ascii="Calibri" w:eastAsia="Times New Roman" w:hAnsi="Calibri" w:cs="Times New Roman"/>
          <w:noProof/>
        </w:rPr>
        <w:t xml:space="preserve">56. </w:t>
      </w:r>
      <w:r w:rsidRPr="00F30035">
        <w:rPr>
          <w:rFonts w:ascii="Calibri" w:eastAsia="Times New Roman" w:hAnsi="Calibri" w:cs="Times New Roman"/>
          <w:noProof/>
        </w:rPr>
        <w:tab/>
      </w:r>
      <w:r w:rsidRPr="00F30035">
        <w:rPr>
          <w:rFonts w:ascii="Calibri" w:eastAsia="Times New Roman" w:hAnsi="Calibri" w:cs="Times New Roman"/>
          <w:b/>
          <w:bCs/>
          <w:noProof/>
        </w:rPr>
        <w:t>Weijtens O, Schoemaker RC, Cohen AF, Romijn FP h. t. m., Lentjes EG w. m., Van Rooij J, Van Meurs JC.</w:t>
      </w:r>
      <w:r w:rsidRPr="00F30035">
        <w:rPr>
          <w:rFonts w:ascii="Calibri" w:eastAsia="Times New Roman" w:hAnsi="Calibri" w:cs="Times New Roman"/>
          <w:noProof/>
        </w:rPr>
        <w:t xml:space="preserve"> Dexamethasone concentration in vitreous and serum after oral administration. </w:t>
      </w:r>
      <w:r w:rsidRPr="00F30035">
        <w:rPr>
          <w:rFonts w:ascii="Calibri" w:eastAsia="Times New Roman" w:hAnsi="Calibri" w:cs="Times New Roman"/>
          <w:i/>
          <w:iCs/>
          <w:noProof/>
        </w:rPr>
        <w:t>Am. J. Ophthalmol.</w:t>
      </w:r>
      <w:r w:rsidRPr="00F30035">
        <w:rPr>
          <w:rFonts w:ascii="Calibri" w:eastAsia="Times New Roman" w:hAnsi="Calibri" w:cs="Times New Roman"/>
          <w:noProof/>
        </w:rPr>
        <w:t xml:space="preserve"> 1998;125(5):673–679.</w:t>
      </w:r>
    </w:p>
    <w:p w14:paraId="00AC6C9B" w14:textId="6D96E322" w:rsidR="000A4359" w:rsidRDefault="00A43B68" w:rsidP="00F30035">
      <w:pPr>
        <w:widowControl w:val="0"/>
        <w:autoSpaceDE w:val="0"/>
        <w:autoSpaceDN w:val="0"/>
        <w:adjustRightInd w:val="0"/>
        <w:spacing w:line="480" w:lineRule="auto"/>
        <w:ind w:left="640" w:hanging="640"/>
        <w:rPr>
          <w:color w:val="000000" w:themeColor="text1"/>
        </w:rPr>
      </w:pPr>
      <w:r>
        <w:rPr>
          <w:color w:val="000000" w:themeColor="text1"/>
        </w:rPr>
        <w:fldChar w:fldCharType="end"/>
      </w:r>
    </w:p>
    <w:p w14:paraId="0410644C" w14:textId="77777777" w:rsidR="00864B53" w:rsidRPr="00915340" w:rsidRDefault="00864B53" w:rsidP="0068384E">
      <w:pPr>
        <w:spacing w:line="480" w:lineRule="auto"/>
        <w:ind w:left="720"/>
        <w:rPr>
          <w:b/>
        </w:rPr>
      </w:pPr>
      <w:r w:rsidRPr="00915340">
        <w:rPr>
          <w:b/>
        </w:rPr>
        <w:lastRenderedPageBreak/>
        <w:t>Figure 1</w:t>
      </w:r>
      <w:r>
        <w:rPr>
          <w:b/>
        </w:rPr>
        <w:t>. Reductions in glucose handling are exacerbated when elevated glucocorticoids and obesity are combined</w:t>
      </w:r>
      <w:r w:rsidRPr="00915340">
        <w:rPr>
          <w:b/>
        </w:rPr>
        <w:t xml:space="preserve">. </w:t>
      </w:r>
    </w:p>
    <w:p w14:paraId="120C91E3" w14:textId="77777777" w:rsidR="006C7508" w:rsidRDefault="006C7508" w:rsidP="006C7508">
      <w:pPr>
        <w:pStyle w:val="ListParagraph"/>
        <w:spacing w:line="480" w:lineRule="auto"/>
      </w:pPr>
      <w:r>
        <w:t xml:space="preserve">Mouse blood glucose levels during insulin tolerance test (A) and prior to insulin injection (basal; B). Insulin was given via </w:t>
      </w:r>
      <w:proofErr w:type="spellStart"/>
      <w:r>
        <w:t>i.p</w:t>
      </w:r>
      <w:proofErr w:type="spellEnd"/>
      <w:r>
        <w:t xml:space="preserve">. injection at a concentration of 2.5 U/kg following five weeks of dexamethasone (NCD n=12; HFD n=12) or vehicle (NCD n=12; HFD n=12) treatment and 17 weeks of diet. Mouse glucose infusion rate (GIR; C) endogenous glucose production (EGP; D), suppression of glucose production (E) and glucose turnover rate (F) during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C7508">
      <w:pPr>
        <w:spacing w:line="480" w:lineRule="auto"/>
        <w:ind w:left="720"/>
        <w:rPr>
          <w:b/>
        </w:rPr>
      </w:pPr>
      <w:r w:rsidRPr="00834DB3">
        <w:rPr>
          <w:b/>
        </w:rPr>
        <w:t xml:space="preserve">Figure 2. </w:t>
      </w:r>
      <w:r>
        <w:rPr>
          <w:b/>
        </w:rPr>
        <w:t>Increased glucocorticoids lead</w:t>
      </w:r>
      <w:r w:rsidRPr="00834DB3">
        <w:rPr>
          <w:b/>
        </w:rPr>
        <w:t xml:space="preserve"> to greater severity of hepatic steatosis in obese mice.</w:t>
      </w:r>
    </w:p>
    <w:p w14:paraId="1CAFC0BE" w14:textId="420B26AE" w:rsidR="006C7508" w:rsidRDefault="006C7508" w:rsidP="006C7508">
      <w:pPr>
        <w:pStyle w:val="ListParagraph"/>
        <w:spacing w:line="480" w:lineRule="auto"/>
      </w:pPr>
      <w:r>
        <w:t xml:space="preserve">Mouse Hematoxylin and Eosin stained liver sections (A), hepatic triglyceride levels (B) and qPCR of hepatic </w:t>
      </w:r>
      <w:r w:rsidRPr="002806D2">
        <w:rPr>
          <w:i/>
        </w:rPr>
        <w:t>de novo</w:t>
      </w:r>
      <w:r>
        <w:t xml:space="preserve"> </w:t>
      </w:r>
      <w:proofErr w:type="spellStart"/>
      <w:r>
        <w:t>lipogenic</w:t>
      </w:r>
      <w:proofErr w:type="spellEnd"/>
      <w:r>
        <w:t xml:space="preserve"> transcripts</w:t>
      </w:r>
      <w:r w:rsidRPr="00C14584">
        <w:t xml:space="preserve"> </w:t>
      </w:r>
      <w:r>
        <w:t>(C, D).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lastRenderedPageBreak/>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713B0FAA" w:rsidR="00864B53" w:rsidRDefault="00864B53" w:rsidP="0068384E">
      <w:pPr>
        <w:pStyle w:val="ListParagraph"/>
        <w:spacing w:line="480" w:lineRule="auto"/>
      </w:pPr>
      <w:r>
        <w:t xml:space="preserve">Weekly total body mass (A) and fat mass (B) measures via </w:t>
      </w:r>
      <w:proofErr w:type="spellStart"/>
      <w:r>
        <w:t>EchoMRI</w:t>
      </w:r>
      <w:proofErr w:type="spellEnd"/>
      <w:r>
        <w:t xml:space="preserve"> in mice over the course of treatment (solid lines represent NCD mice and dashed lines represent HFD mice). Adipose tissue weights in 16 hour fasted mice following euthanasia (C). Mice were euthanized at 28 weeks of age following six weeks of dexamethasone (NCD n=8; HFD n=12) or vehicle (NCD n=8; HFD n=22) treatment and 18 weeks of diet. Food consumption measured weekly over the course of treatment (D). </w:t>
      </w:r>
      <w:ins w:id="49" w:author="Microsoft Office User" w:date="2018-03-27T13:51:00Z">
        <w:r w:rsidR="0093234A">
          <w:t xml:space="preserve">Amount of dexamethasone consumed per mouse throughout the study normalized to body weight as determined by volume consumed per cage per week for </w:t>
        </w:r>
        <w:r w:rsidR="0093234A" w:rsidRPr="005946A3">
          <w:t>NCD- (</w:t>
        </w:r>
        <w:r w:rsidR="0093234A" w:rsidRPr="00A16083">
          <w:t>n=12</w:t>
        </w:r>
        <w:r w:rsidR="0093234A" w:rsidRPr="005946A3">
          <w:t>) and HFD-fed (</w:t>
        </w:r>
        <w:r w:rsidR="0093234A" w:rsidRPr="00A16083">
          <w:t>n=20</w:t>
        </w:r>
        <w:r w:rsidR="0093234A" w:rsidRPr="005946A3">
          <w:t>) mice</w:t>
        </w:r>
        <w:r w:rsidR="0093234A">
          <w:t xml:space="preserve"> (E). Concentration of dexamethasone in serum of NCD-fed (n=8) and HFD-fed (n=11) at the end of the study as determined by LC-MS (F).</w:t>
        </w:r>
        <w:r w:rsidR="0093234A">
          <w:t xml:space="preserve"> </w:t>
        </w:r>
      </w:ins>
      <w:r>
        <w:t>Asterisks indicate a statistically significant treatment</w:t>
      </w:r>
      <w:ins w:id="50" w:author="Microsoft Office User" w:date="2018-03-28T17:36:00Z">
        <w:r w:rsidR="007B304A">
          <w:t xml:space="preserve"> or diet</w:t>
        </w:r>
      </w:ins>
      <w:bookmarkStart w:id="51" w:name="_GoBack"/>
      <w:bookmarkEnd w:id="51"/>
      <w:r>
        <w:t xml:space="preserve">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41999FCC" w:rsidR="00864B53" w:rsidRDefault="006C7508" w:rsidP="0068384E">
      <w:pPr>
        <w:pStyle w:val="ListParagraph"/>
        <w:spacing w:line="480" w:lineRule="auto"/>
      </w:pPr>
      <w:r>
        <w:t xml:space="preserve">Triglyceride levels (A), glycerol released in media (B), qPCR of </w:t>
      </w:r>
      <w:r w:rsidRPr="00BE3868">
        <w:rPr>
          <w:i/>
        </w:rPr>
        <w:t>Pnpla2</w:t>
      </w:r>
      <w:r>
        <w:t xml:space="preserve"> transcripts (C), and representative western blot of ATGL (D) from non-differentiated (pre-adipocytes; n=2) or differentiated 3T3-L1 mouse adipocytes (mature adipocytes) following five days of dexamethasone (n=3) or vehicle treatment (n=3). Serum fatty acid and glycerol levels at basal (fed) and following stimulation (10mg/kg isoproterenol or 16hr fast; E) and qPCR of </w:t>
      </w:r>
      <w:proofErr w:type="spellStart"/>
      <w:r w:rsidR="004B4BB7">
        <w:t>i</w:t>
      </w:r>
      <w:r>
        <w:t>WAT</w:t>
      </w:r>
      <w:proofErr w:type="spellEnd"/>
      <w:r>
        <w:t xml:space="preserve"> </w:t>
      </w:r>
      <w:proofErr w:type="spellStart"/>
      <w:r>
        <w:t>lipolytic</w:t>
      </w:r>
      <w:proofErr w:type="spellEnd"/>
      <w:r>
        <w:t xml:space="preserve"> transcripts (F) in 22-week-old, 12-week dexamethasone- (basal and isoproterenol n=7; fasted serum and qPCR n=4) or vehicle- (basal and isoproterenol n=12; fasted serum and qPCR n=11) treated, chow-fed mice with the exception of </w:t>
      </w:r>
      <w:r>
        <w:lastRenderedPageBreak/>
        <w:t>isoproterenol-stimulated glycerol, which was performed one week prior to euthanasia. Asterisks indicated statistically significant treatment effect for the pairwise comparison</w:t>
      </w:r>
      <w:r w:rsidR="00864B53">
        <w:t>.</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t>Figure 5.</w:t>
      </w:r>
      <w:r>
        <w:rPr>
          <w:b/>
        </w:rPr>
        <w:t xml:space="preserve"> Obesity exacerbates dexamethasone-induced lipolysis.</w:t>
      </w:r>
      <w:r w:rsidRPr="003B419F">
        <w:rPr>
          <w:b/>
        </w:rPr>
        <w:t xml:space="preserve"> </w:t>
      </w:r>
    </w:p>
    <w:p w14:paraId="2C04C000" w14:textId="7000A792" w:rsidR="006C7508" w:rsidRDefault="006C7508" w:rsidP="006C7508">
      <w:pPr>
        <w:pStyle w:val="ListParagraph"/>
        <w:spacing w:line="480" w:lineRule="auto"/>
      </w:pPr>
      <w:r>
        <w:t xml:space="preserve">Serum glycerol (A) following 16 hour fast, serum NEFA in obese dexamethasone treated (n=14) or control (n=11) mice following a 5 hour fast, before and after insulin during </w:t>
      </w:r>
      <w:proofErr w:type="spellStart"/>
      <w:r>
        <w:t>hyperinsulinemic</w:t>
      </w:r>
      <w:proofErr w:type="spellEnd"/>
      <w:r>
        <w:t xml:space="preserve"> </w:t>
      </w:r>
      <w:proofErr w:type="spellStart"/>
      <w:r>
        <w:t>euglycemic</w:t>
      </w:r>
      <w:proofErr w:type="spellEnd"/>
      <w:r>
        <w:t xml:space="preserve"> clamp (B), qPCR of </w:t>
      </w:r>
      <w:r w:rsidRPr="003A5006">
        <w:rPr>
          <w:i/>
        </w:rPr>
        <w:t>Pnpla2</w:t>
      </w:r>
      <w:r>
        <w:t xml:space="preserve"> transcripts from </w:t>
      </w:r>
      <w:proofErr w:type="spellStart"/>
      <w:r w:rsidR="004B4BB7">
        <w:t>i</w:t>
      </w:r>
      <w:r>
        <w:t>WAT</w:t>
      </w:r>
      <w:proofErr w:type="spellEnd"/>
      <w:r>
        <w:t xml:space="preserve"> (C), and western blot image (D) and quantification (E) of ATGL protein from </w:t>
      </w:r>
      <w:proofErr w:type="spellStart"/>
      <w:r w:rsidR="004B4BB7">
        <w:t>i</w:t>
      </w:r>
      <w:r>
        <w:t>WAT</w:t>
      </w:r>
      <w:proofErr w:type="spellEnd"/>
      <w:r>
        <w:t xml:space="preserve">. Mice from A, C, D and E were euthanized at 28 weeks of age following six weeks of dexamethasone (NCD n=8; HFD n=10) or vehicle (NCD n=8; HFD n=10) treatment. Mice from B were fasted for 5 hours prior to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Crosses indicate a significant interaction between diet and treatment. Asterisks indicate a statistically significant treatment effect for the pairwise comparison.</w:t>
      </w:r>
    </w:p>
    <w:p w14:paraId="4E58B03A" w14:textId="33CBC9AD" w:rsidR="00E1605F" w:rsidRDefault="00E1605F" w:rsidP="00E1605F">
      <w:pPr>
        <w:pStyle w:val="ListParagraph"/>
        <w:spacing w:line="480" w:lineRule="auto"/>
      </w:pPr>
    </w:p>
    <w:p w14:paraId="380BDA78" w14:textId="77777777" w:rsidR="00E1605F" w:rsidRDefault="00E1605F" w:rsidP="00E1605F">
      <w:pPr>
        <w:pStyle w:val="ListParagraph"/>
        <w:spacing w:line="480" w:lineRule="auto"/>
      </w:pPr>
    </w:p>
    <w:p w14:paraId="0341C08C" w14:textId="77777777" w:rsidR="00D73F5F" w:rsidRDefault="00D73F5F">
      <w:pPr>
        <w:rPr>
          <w:b/>
        </w:rPr>
      </w:pPr>
      <w:r>
        <w:rPr>
          <w:b/>
        </w:rPr>
        <w:br w:type="page"/>
      </w:r>
    </w:p>
    <w:p w14:paraId="04768FDF" w14:textId="521B7AC5" w:rsidR="00E1605F" w:rsidRDefault="00E1605F" w:rsidP="00F9736C">
      <w:pPr>
        <w:pStyle w:val="ListParagraph"/>
        <w:spacing w:line="480" w:lineRule="auto"/>
      </w:pPr>
      <w:r w:rsidRPr="00E1605F">
        <w:rPr>
          <w:b/>
        </w:rPr>
        <w:lastRenderedPageBreak/>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proofErr w:type="spellStart"/>
            <w:r w:rsidRPr="00C636C1">
              <w:rPr>
                <w:i/>
              </w:rPr>
              <w:t>Actb</w:t>
            </w:r>
            <w:proofErr w:type="spellEnd"/>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proofErr w:type="spellStart"/>
            <w:r>
              <w:rPr>
                <w:i/>
              </w:rPr>
              <w:t>Fasn</w:t>
            </w:r>
            <w:proofErr w:type="spellEnd"/>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55A87A97" w14:textId="77777777" w:rsidR="00D73F5F" w:rsidRDefault="00D73F5F">
      <w:pPr>
        <w:rPr>
          <w:b/>
        </w:rPr>
      </w:pPr>
      <w:r>
        <w:rPr>
          <w:b/>
        </w:rPr>
        <w:br w:type="page"/>
      </w:r>
    </w:p>
    <w:p w14:paraId="7F4B9D8F" w14:textId="1DCCD232" w:rsidR="003217E6" w:rsidRPr="003217E6" w:rsidRDefault="003217E6" w:rsidP="00F9736C">
      <w:pPr>
        <w:pStyle w:val="ListParagraph"/>
        <w:spacing w:line="480" w:lineRule="auto"/>
        <w:rPr>
          <w:b/>
        </w:rPr>
      </w:pPr>
      <w:r w:rsidRPr="003217E6">
        <w:rPr>
          <w:b/>
        </w:rPr>
        <w:lastRenderedPageBreak/>
        <w:t>Figure 1:</w:t>
      </w:r>
      <w:r>
        <w:rPr>
          <w:b/>
        </w:rPr>
        <w:t xml:space="preserve"> </w:t>
      </w:r>
    </w:p>
    <w:p w14:paraId="139DCD42" w14:textId="2F38D61A" w:rsidR="00C252A7" w:rsidRDefault="003217E6" w:rsidP="00F9736C">
      <w:pPr>
        <w:pStyle w:val="ListParagraph"/>
        <w:spacing w:line="480" w:lineRule="auto"/>
      </w:pPr>
      <w:r>
        <w:rPr>
          <w:noProof/>
        </w:rPr>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11159CDB" w14:textId="77777777" w:rsidR="00D73F5F" w:rsidRDefault="00D73F5F">
      <w:pPr>
        <w:rPr>
          <w:b/>
        </w:rPr>
      </w:pPr>
      <w:r>
        <w:rPr>
          <w:b/>
        </w:rPr>
        <w:br w:type="page"/>
      </w:r>
    </w:p>
    <w:p w14:paraId="33C2B166" w14:textId="13A737D5" w:rsidR="003217E6" w:rsidRDefault="003217E6" w:rsidP="00F9736C">
      <w:pPr>
        <w:pStyle w:val="ListParagraph"/>
        <w:spacing w:line="480" w:lineRule="auto"/>
        <w:rPr>
          <w:b/>
        </w:rPr>
      </w:pPr>
      <w:r w:rsidRPr="003217E6">
        <w:rPr>
          <w:b/>
        </w:rPr>
        <w:lastRenderedPageBreak/>
        <w:t>Figure 2:</w:t>
      </w:r>
    </w:p>
    <w:p w14:paraId="4DBEEEA0" w14:textId="72A69D6D" w:rsidR="007142DD" w:rsidRPr="003217E6" w:rsidRDefault="007142DD" w:rsidP="00F9736C">
      <w:pPr>
        <w:pStyle w:val="ListParagraph"/>
        <w:spacing w:line="480" w:lineRule="auto"/>
        <w:rPr>
          <w:b/>
        </w:rPr>
      </w:pPr>
      <w:r>
        <w:rPr>
          <w:b/>
          <w:noProof/>
        </w:rPr>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1E86CE1A" w14:textId="77777777" w:rsidR="00D73F5F" w:rsidRDefault="00D73F5F">
      <w:pPr>
        <w:rPr>
          <w:b/>
        </w:rPr>
      </w:pPr>
      <w:r>
        <w:rPr>
          <w:b/>
        </w:rPr>
        <w:br w:type="page"/>
      </w:r>
    </w:p>
    <w:p w14:paraId="7E5B05AA" w14:textId="74E7F43C" w:rsidR="007142DD" w:rsidRDefault="00D73F5F" w:rsidP="00F9736C">
      <w:pPr>
        <w:pStyle w:val="ListParagraph"/>
        <w:spacing w:line="480" w:lineRule="auto"/>
        <w:rPr>
          <w:b/>
        </w:rPr>
      </w:pPr>
      <w:r>
        <w:rPr>
          <w:b/>
        </w:rPr>
        <w:lastRenderedPageBreak/>
        <w:t>Figure 3</w:t>
      </w:r>
      <w:r w:rsidR="007142DD" w:rsidRPr="00BA1420">
        <w:rPr>
          <w:b/>
        </w:rPr>
        <w:t>:</w:t>
      </w:r>
    </w:p>
    <w:p w14:paraId="70AA55F0" w14:textId="57EFFC30" w:rsidR="00D73F5F" w:rsidRDefault="00D73F5F" w:rsidP="00F9736C">
      <w:pPr>
        <w:pStyle w:val="ListParagraph"/>
        <w:spacing w:line="480" w:lineRule="auto"/>
      </w:pPr>
    </w:p>
    <w:p w14:paraId="304E027D" w14:textId="71D3A6A9" w:rsidR="00D73F5F" w:rsidRDefault="00CD1706">
      <w:ins w:id="52" w:author="Microsoft Office User" w:date="2018-03-28T17:32:00Z">
        <w:r>
          <w:rPr>
            <w:noProof/>
          </w:rPr>
          <w:drawing>
            <wp:inline distT="0" distB="0" distL="0" distR="0" wp14:anchorId="2C713180" wp14:editId="79133B37">
              <wp:extent cx="5943600" cy="4914900"/>
              <wp:effectExtent l="0" t="0" r="0" b="0"/>
              <wp:docPr id="8" name="Picture 8" descr="../../../../../../../../Desktop/CushingAcromegalyStudy/manuscript/Obesity-Glucocorticoids/New%20fig%203%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New%20fig%203%20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ins>
      <w:r w:rsidR="00D73F5F">
        <w:br w:type="page"/>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6CC33529" w14:textId="77228834" w:rsidR="00D73F5F" w:rsidRDefault="00D73F5F">
      <w:pPr>
        <w:rPr>
          <w:b/>
        </w:rPr>
      </w:pPr>
      <w:r>
        <w:rPr>
          <w:b/>
        </w:rPr>
        <w:br w:type="page"/>
      </w:r>
    </w:p>
    <w:p w14:paraId="77CC772A" w14:textId="74D69EF2" w:rsidR="00D73F5F" w:rsidRPr="00D73F5F" w:rsidRDefault="007142DD" w:rsidP="00D73F5F">
      <w:pPr>
        <w:pStyle w:val="ListParagraph"/>
        <w:spacing w:line="480" w:lineRule="auto"/>
        <w:rPr>
          <w:b/>
        </w:rPr>
      </w:pPr>
      <w:r w:rsidRPr="00BA1420">
        <w:rPr>
          <w:b/>
        </w:rPr>
        <w:lastRenderedPageBreak/>
        <w:t>Figure 5:</w:t>
      </w:r>
    </w:p>
    <w:p w14:paraId="41D5B675" w14:textId="4D0006F2" w:rsidR="00D73F5F" w:rsidRPr="00F9736C" w:rsidRDefault="00D73F5F" w:rsidP="00F9736C">
      <w:pPr>
        <w:pStyle w:val="ListParagraph"/>
        <w:spacing w:line="480" w:lineRule="auto"/>
      </w:pPr>
      <w:r>
        <w:rPr>
          <w:noProof/>
        </w:rPr>
        <w:drawing>
          <wp:inline distT="0" distB="0" distL="0" distR="0" wp14:anchorId="15174AA2" wp14:editId="64715FE8">
            <wp:extent cx="2194448" cy="6901249"/>
            <wp:effectExtent l="0" t="0" r="3175" b="0"/>
            <wp:docPr id="1" name="Picture 1"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3754" cy="6930516"/>
                    </a:xfrm>
                    <a:prstGeom prst="rect">
                      <a:avLst/>
                    </a:prstGeom>
                    <a:noFill/>
                    <a:ln>
                      <a:noFill/>
                    </a:ln>
                  </pic:spPr>
                </pic:pic>
              </a:graphicData>
            </a:graphic>
          </wp:inline>
        </w:drawing>
      </w:r>
    </w:p>
    <w:sectPr w:rsidR="00D73F5F" w:rsidRPr="00F9736C" w:rsidSect="0068384E">
      <w:footerReference w:type="default" r:id="rId14"/>
      <w:pgSz w:w="12240" w:h="15840"/>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41FF6D" w14:textId="77777777" w:rsidR="00F73A63" w:rsidRDefault="00F73A63" w:rsidP="001975C6">
      <w:r>
        <w:separator/>
      </w:r>
    </w:p>
  </w:endnote>
  <w:endnote w:type="continuationSeparator" w:id="0">
    <w:p w14:paraId="36F5E89D" w14:textId="77777777" w:rsidR="00F73A63" w:rsidRDefault="00F73A63"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7B304A">
      <w:rPr>
        <w:caps/>
        <w:noProof/>
        <w:color w:val="5B9BD5" w:themeColor="accent1"/>
      </w:rPr>
      <w:t>29</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9843C7" w14:textId="77777777" w:rsidR="00F73A63" w:rsidRDefault="00F73A63" w:rsidP="001975C6">
      <w:r>
        <w:separator/>
      </w:r>
    </w:p>
  </w:footnote>
  <w:footnote w:type="continuationSeparator" w:id="0">
    <w:p w14:paraId="1297129D" w14:textId="77777777" w:rsidR="00F73A63" w:rsidRDefault="00F73A63" w:rsidP="001975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0CD2"/>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37E3"/>
    <w:rsid w:val="00043F44"/>
    <w:rsid w:val="000452F4"/>
    <w:rsid w:val="00045801"/>
    <w:rsid w:val="00045C8F"/>
    <w:rsid w:val="000511C5"/>
    <w:rsid w:val="00051469"/>
    <w:rsid w:val="00051E91"/>
    <w:rsid w:val="00053E04"/>
    <w:rsid w:val="00054F8A"/>
    <w:rsid w:val="00055153"/>
    <w:rsid w:val="000553E0"/>
    <w:rsid w:val="00056775"/>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4F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1CCE"/>
    <w:rsid w:val="000A4359"/>
    <w:rsid w:val="000A74B0"/>
    <w:rsid w:val="000A7B19"/>
    <w:rsid w:val="000A7B51"/>
    <w:rsid w:val="000B0A44"/>
    <w:rsid w:val="000B1E71"/>
    <w:rsid w:val="000B34C8"/>
    <w:rsid w:val="000B4036"/>
    <w:rsid w:val="000B433F"/>
    <w:rsid w:val="000B4772"/>
    <w:rsid w:val="000B4C29"/>
    <w:rsid w:val="000B4D2E"/>
    <w:rsid w:val="000B64FB"/>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191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60F"/>
    <w:rsid w:val="001157A4"/>
    <w:rsid w:val="00115F5C"/>
    <w:rsid w:val="00116140"/>
    <w:rsid w:val="0011694F"/>
    <w:rsid w:val="00120828"/>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924"/>
    <w:rsid w:val="00146EBC"/>
    <w:rsid w:val="00146FAE"/>
    <w:rsid w:val="00150226"/>
    <w:rsid w:val="0015025A"/>
    <w:rsid w:val="00152294"/>
    <w:rsid w:val="0015242A"/>
    <w:rsid w:val="00153023"/>
    <w:rsid w:val="00155148"/>
    <w:rsid w:val="00157A47"/>
    <w:rsid w:val="00160087"/>
    <w:rsid w:val="00161082"/>
    <w:rsid w:val="00163414"/>
    <w:rsid w:val="00163A9C"/>
    <w:rsid w:val="00165859"/>
    <w:rsid w:val="00166860"/>
    <w:rsid w:val="001669B6"/>
    <w:rsid w:val="0016700D"/>
    <w:rsid w:val="00170EF4"/>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520C"/>
    <w:rsid w:val="00196E54"/>
    <w:rsid w:val="001975C6"/>
    <w:rsid w:val="001A055D"/>
    <w:rsid w:val="001A079A"/>
    <w:rsid w:val="001A0BD5"/>
    <w:rsid w:val="001A15CD"/>
    <w:rsid w:val="001A3544"/>
    <w:rsid w:val="001A4D05"/>
    <w:rsid w:val="001B175D"/>
    <w:rsid w:val="001B47E2"/>
    <w:rsid w:val="001B4988"/>
    <w:rsid w:val="001B708C"/>
    <w:rsid w:val="001B7499"/>
    <w:rsid w:val="001C0F4D"/>
    <w:rsid w:val="001C22CC"/>
    <w:rsid w:val="001C3F28"/>
    <w:rsid w:val="001C4119"/>
    <w:rsid w:val="001C4C9B"/>
    <w:rsid w:val="001C4E38"/>
    <w:rsid w:val="001C4F76"/>
    <w:rsid w:val="001C526C"/>
    <w:rsid w:val="001C7036"/>
    <w:rsid w:val="001D00A2"/>
    <w:rsid w:val="001D0B4F"/>
    <w:rsid w:val="001D16EF"/>
    <w:rsid w:val="001D224D"/>
    <w:rsid w:val="001D4232"/>
    <w:rsid w:val="001D522A"/>
    <w:rsid w:val="001D5F06"/>
    <w:rsid w:val="001E10D3"/>
    <w:rsid w:val="001E3373"/>
    <w:rsid w:val="001E37D2"/>
    <w:rsid w:val="001E38F5"/>
    <w:rsid w:val="001E4F13"/>
    <w:rsid w:val="001E535C"/>
    <w:rsid w:val="001E582E"/>
    <w:rsid w:val="001E5D86"/>
    <w:rsid w:val="001E667A"/>
    <w:rsid w:val="001E66B0"/>
    <w:rsid w:val="001E66C4"/>
    <w:rsid w:val="001F0B65"/>
    <w:rsid w:val="001F20E1"/>
    <w:rsid w:val="001F2A82"/>
    <w:rsid w:val="001F42E8"/>
    <w:rsid w:val="001F60E9"/>
    <w:rsid w:val="001F75D4"/>
    <w:rsid w:val="001F7771"/>
    <w:rsid w:val="00200AAF"/>
    <w:rsid w:val="00204913"/>
    <w:rsid w:val="00204A22"/>
    <w:rsid w:val="00204D48"/>
    <w:rsid w:val="0020558A"/>
    <w:rsid w:val="002057B8"/>
    <w:rsid w:val="002061D0"/>
    <w:rsid w:val="002063A6"/>
    <w:rsid w:val="00210C84"/>
    <w:rsid w:val="00213463"/>
    <w:rsid w:val="00213883"/>
    <w:rsid w:val="00215849"/>
    <w:rsid w:val="00215B8B"/>
    <w:rsid w:val="002170AF"/>
    <w:rsid w:val="00222D60"/>
    <w:rsid w:val="00222FF7"/>
    <w:rsid w:val="00223195"/>
    <w:rsid w:val="00223EE4"/>
    <w:rsid w:val="00224DA7"/>
    <w:rsid w:val="00226332"/>
    <w:rsid w:val="002267D0"/>
    <w:rsid w:val="002314FC"/>
    <w:rsid w:val="00231FD5"/>
    <w:rsid w:val="002328AF"/>
    <w:rsid w:val="00233448"/>
    <w:rsid w:val="002350C4"/>
    <w:rsid w:val="00235D4F"/>
    <w:rsid w:val="00236EB5"/>
    <w:rsid w:val="00240C1C"/>
    <w:rsid w:val="00241BFC"/>
    <w:rsid w:val="002425CA"/>
    <w:rsid w:val="002447BC"/>
    <w:rsid w:val="0024487D"/>
    <w:rsid w:val="00245EC7"/>
    <w:rsid w:val="002479B0"/>
    <w:rsid w:val="00247CA3"/>
    <w:rsid w:val="00250376"/>
    <w:rsid w:val="0025088D"/>
    <w:rsid w:val="00252294"/>
    <w:rsid w:val="002533DD"/>
    <w:rsid w:val="00255615"/>
    <w:rsid w:val="00255829"/>
    <w:rsid w:val="00260B55"/>
    <w:rsid w:val="002611CB"/>
    <w:rsid w:val="00262479"/>
    <w:rsid w:val="00262B51"/>
    <w:rsid w:val="002633D8"/>
    <w:rsid w:val="00267A5B"/>
    <w:rsid w:val="00271BB3"/>
    <w:rsid w:val="00272418"/>
    <w:rsid w:val="00276CDA"/>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2E8"/>
    <w:rsid w:val="002E3AD9"/>
    <w:rsid w:val="002E544F"/>
    <w:rsid w:val="002E6E28"/>
    <w:rsid w:val="002E7680"/>
    <w:rsid w:val="002F3DD8"/>
    <w:rsid w:val="002F744B"/>
    <w:rsid w:val="00300963"/>
    <w:rsid w:val="00300A81"/>
    <w:rsid w:val="00300AB8"/>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54B3"/>
    <w:rsid w:val="00326112"/>
    <w:rsid w:val="003307A1"/>
    <w:rsid w:val="003316A2"/>
    <w:rsid w:val="003323CB"/>
    <w:rsid w:val="00334FF6"/>
    <w:rsid w:val="0033529C"/>
    <w:rsid w:val="003353B3"/>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7DE"/>
    <w:rsid w:val="00366FA3"/>
    <w:rsid w:val="00372755"/>
    <w:rsid w:val="00372758"/>
    <w:rsid w:val="00372F30"/>
    <w:rsid w:val="00374C1A"/>
    <w:rsid w:val="00375434"/>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21A3"/>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7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441D"/>
    <w:rsid w:val="004A5331"/>
    <w:rsid w:val="004A5E48"/>
    <w:rsid w:val="004A6485"/>
    <w:rsid w:val="004B01D6"/>
    <w:rsid w:val="004B1467"/>
    <w:rsid w:val="004B1634"/>
    <w:rsid w:val="004B16AF"/>
    <w:rsid w:val="004B1BBF"/>
    <w:rsid w:val="004B21DD"/>
    <w:rsid w:val="004B2AC6"/>
    <w:rsid w:val="004B3A2E"/>
    <w:rsid w:val="004B46F2"/>
    <w:rsid w:val="004B4BB7"/>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3FC"/>
    <w:rsid w:val="0050284B"/>
    <w:rsid w:val="005037E7"/>
    <w:rsid w:val="0050399D"/>
    <w:rsid w:val="005051DF"/>
    <w:rsid w:val="005074CE"/>
    <w:rsid w:val="00507B4E"/>
    <w:rsid w:val="00510496"/>
    <w:rsid w:val="005104B1"/>
    <w:rsid w:val="005127CC"/>
    <w:rsid w:val="00514207"/>
    <w:rsid w:val="0051754A"/>
    <w:rsid w:val="00517A7B"/>
    <w:rsid w:val="005208F0"/>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75977"/>
    <w:rsid w:val="005801D2"/>
    <w:rsid w:val="0058035C"/>
    <w:rsid w:val="005806D6"/>
    <w:rsid w:val="005821CD"/>
    <w:rsid w:val="005825E1"/>
    <w:rsid w:val="00590287"/>
    <w:rsid w:val="00590707"/>
    <w:rsid w:val="00591D9C"/>
    <w:rsid w:val="005920A2"/>
    <w:rsid w:val="005934B8"/>
    <w:rsid w:val="00593A2C"/>
    <w:rsid w:val="0059420F"/>
    <w:rsid w:val="00594709"/>
    <w:rsid w:val="005956EB"/>
    <w:rsid w:val="005A1A61"/>
    <w:rsid w:val="005A20F7"/>
    <w:rsid w:val="005A4E16"/>
    <w:rsid w:val="005A56DF"/>
    <w:rsid w:val="005A635A"/>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784"/>
    <w:rsid w:val="005C79C2"/>
    <w:rsid w:val="005D02F1"/>
    <w:rsid w:val="005D4ED9"/>
    <w:rsid w:val="005D6AD8"/>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6B3F"/>
    <w:rsid w:val="00627CF3"/>
    <w:rsid w:val="0063077D"/>
    <w:rsid w:val="0063145C"/>
    <w:rsid w:val="006322C2"/>
    <w:rsid w:val="006325C8"/>
    <w:rsid w:val="0063292F"/>
    <w:rsid w:val="00632E3F"/>
    <w:rsid w:val="00633BB2"/>
    <w:rsid w:val="006347AE"/>
    <w:rsid w:val="00637B3B"/>
    <w:rsid w:val="00637F63"/>
    <w:rsid w:val="0064019A"/>
    <w:rsid w:val="0064050F"/>
    <w:rsid w:val="0064248A"/>
    <w:rsid w:val="00642BDD"/>
    <w:rsid w:val="0064405D"/>
    <w:rsid w:val="0064737D"/>
    <w:rsid w:val="0064784B"/>
    <w:rsid w:val="006526D2"/>
    <w:rsid w:val="00652B84"/>
    <w:rsid w:val="006531C6"/>
    <w:rsid w:val="00653681"/>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9AD"/>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C7508"/>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415"/>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04A"/>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5D9F"/>
    <w:rsid w:val="007D6A1C"/>
    <w:rsid w:val="007E0200"/>
    <w:rsid w:val="007E3AB1"/>
    <w:rsid w:val="007E3F98"/>
    <w:rsid w:val="007E4B44"/>
    <w:rsid w:val="007E5C4E"/>
    <w:rsid w:val="007F057A"/>
    <w:rsid w:val="007F3B2E"/>
    <w:rsid w:val="007F5482"/>
    <w:rsid w:val="007F7779"/>
    <w:rsid w:val="0080042C"/>
    <w:rsid w:val="00801511"/>
    <w:rsid w:val="0080566A"/>
    <w:rsid w:val="008059A5"/>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027"/>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054B"/>
    <w:rsid w:val="008A2638"/>
    <w:rsid w:val="008A2DC1"/>
    <w:rsid w:val="008A4288"/>
    <w:rsid w:val="008A5431"/>
    <w:rsid w:val="008B2BE4"/>
    <w:rsid w:val="008B59D4"/>
    <w:rsid w:val="008B6CAB"/>
    <w:rsid w:val="008B71EA"/>
    <w:rsid w:val="008B7F23"/>
    <w:rsid w:val="008C2EBF"/>
    <w:rsid w:val="008C3E9A"/>
    <w:rsid w:val="008C41F3"/>
    <w:rsid w:val="008C43D4"/>
    <w:rsid w:val="008C70EE"/>
    <w:rsid w:val="008D3DC3"/>
    <w:rsid w:val="008D4D8A"/>
    <w:rsid w:val="008D6B15"/>
    <w:rsid w:val="008E1567"/>
    <w:rsid w:val="008E232E"/>
    <w:rsid w:val="008E2917"/>
    <w:rsid w:val="008E3983"/>
    <w:rsid w:val="008E5B13"/>
    <w:rsid w:val="008F1032"/>
    <w:rsid w:val="008F2896"/>
    <w:rsid w:val="008F39C5"/>
    <w:rsid w:val="008F4175"/>
    <w:rsid w:val="008F58DD"/>
    <w:rsid w:val="008F6355"/>
    <w:rsid w:val="00900242"/>
    <w:rsid w:val="00900B8C"/>
    <w:rsid w:val="00902E88"/>
    <w:rsid w:val="00903291"/>
    <w:rsid w:val="009055D7"/>
    <w:rsid w:val="0090644F"/>
    <w:rsid w:val="009115EE"/>
    <w:rsid w:val="00914AF8"/>
    <w:rsid w:val="00914D17"/>
    <w:rsid w:val="00915C5C"/>
    <w:rsid w:val="00916395"/>
    <w:rsid w:val="0091643F"/>
    <w:rsid w:val="00916A30"/>
    <w:rsid w:val="009221C4"/>
    <w:rsid w:val="00922267"/>
    <w:rsid w:val="00922899"/>
    <w:rsid w:val="00923417"/>
    <w:rsid w:val="009240AB"/>
    <w:rsid w:val="00924AB8"/>
    <w:rsid w:val="0092524A"/>
    <w:rsid w:val="00925F4F"/>
    <w:rsid w:val="00930055"/>
    <w:rsid w:val="0093161D"/>
    <w:rsid w:val="0093234A"/>
    <w:rsid w:val="009324FB"/>
    <w:rsid w:val="009328A5"/>
    <w:rsid w:val="00935654"/>
    <w:rsid w:val="0094028A"/>
    <w:rsid w:val="009402FD"/>
    <w:rsid w:val="00944696"/>
    <w:rsid w:val="00945214"/>
    <w:rsid w:val="00946384"/>
    <w:rsid w:val="0095015B"/>
    <w:rsid w:val="0095154D"/>
    <w:rsid w:val="00952BDA"/>
    <w:rsid w:val="00954EF7"/>
    <w:rsid w:val="00955DB5"/>
    <w:rsid w:val="00956EEA"/>
    <w:rsid w:val="00957EC8"/>
    <w:rsid w:val="00960C8D"/>
    <w:rsid w:val="00960D10"/>
    <w:rsid w:val="00963BC7"/>
    <w:rsid w:val="0096431C"/>
    <w:rsid w:val="00964FE1"/>
    <w:rsid w:val="00966BFA"/>
    <w:rsid w:val="009672A8"/>
    <w:rsid w:val="009706A0"/>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B7859"/>
    <w:rsid w:val="009C0368"/>
    <w:rsid w:val="009C06B4"/>
    <w:rsid w:val="009C0FE5"/>
    <w:rsid w:val="009C11B6"/>
    <w:rsid w:val="009C2508"/>
    <w:rsid w:val="009C426D"/>
    <w:rsid w:val="009C4452"/>
    <w:rsid w:val="009C4477"/>
    <w:rsid w:val="009C4CFA"/>
    <w:rsid w:val="009C512E"/>
    <w:rsid w:val="009C5643"/>
    <w:rsid w:val="009C5B00"/>
    <w:rsid w:val="009D0623"/>
    <w:rsid w:val="009D142B"/>
    <w:rsid w:val="009D1C59"/>
    <w:rsid w:val="009D230D"/>
    <w:rsid w:val="009D33F1"/>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05D7"/>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35789"/>
    <w:rsid w:val="00A36F91"/>
    <w:rsid w:val="00A411C9"/>
    <w:rsid w:val="00A41E22"/>
    <w:rsid w:val="00A42C45"/>
    <w:rsid w:val="00A42F64"/>
    <w:rsid w:val="00A43963"/>
    <w:rsid w:val="00A43B68"/>
    <w:rsid w:val="00A46CBC"/>
    <w:rsid w:val="00A472C7"/>
    <w:rsid w:val="00A4746A"/>
    <w:rsid w:val="00A512EC"/>
    <w:rsid w:val="00A51C76"/>
    <w:rsid w:val="00A558BF"/>
    <w:rsid w:val="00A61718"/>
    <w:rsid w:val="00A61850"/>
    <w:rsid w:val="00A621EB"/>
    <w:rsid w:val="00A6431D"/>
    <w:rsid w:val="00A6575B"/>
    <w:rsid w:val="00A65C12"/>
    <w:rsid w:val="00A6710F"/>
    <w:rsid w:val="00A70C8F"/>
    <w:rsid w:val="00A72041"/>
    <w:rsid w:val="00A7248A"/>
    <w:rsid w:val="00A7294B"/>
    <w:rsid w:val="00A73F99"/>
    <w:rsid w:val="00A7582B"/>
    <w:rsid w:val="00A7651B"/>
    <w:rsid w:val="00A7765F"/>
    <w:rsid w:val="00A776B5"/>
    <w:rsid w:val="00A778B2"/>
    <w:rsid w:val="00A804DB"/>
    <w:rsid w:val="00A80864"/>
    <w:rsid w:val="00A810A9"/>
    <w:rsid w:val="00A81B12"/>
    <w:rsid w:val="00A81DE1"/>
    <w:rsid w:val="00A82500"/>
    <w:rsid w:val="00A82710"/>
    <w:rsid w:val="00A8479A"/>
    <w:rsid w:val="00A852E8"/>
    <w:rsid w:val="00A85F60"/>
    <w:rsid w:val="00A86FD2"/>
    <w:rsid w:val="00A87023"/>
    <w:rsid w:val="00A8754F"/>
    <w:rsid w:val="00A87DC1"/>
    <w:rsid w:val="00A90B16"/>
    <w:rsid w:val="00A9184D"/>
    <w:rsid w:val="00A943FA"/>
    <w:rsid w:val="00A9523A"/>
    <w:rsid w:val="00A95AC7"/>
    <w:rsid w:val="00A979ED"/>
    <w:rsid w:val="00AA065C"/>
    <w:rsid w:val="00AA0FBC"/>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50CF"/>
    <w:rsid w:val="00AD2886"/>
    <w:rsid w:val="00AD52D6"/>
    <w:rsid w:val="00AD5ECE"/>
    <w:rsid w:val="00AE0BD5"/>
    <w:rsid w:val="00AE15B3"/>
    <w:rsid w:val="00AE1A18"/>
    <w:rsid w:val="00AE2E84"/>
    <w:rsid w:val="00AE30B2"/>
    <w:rsid w:val="00AE40D4"/>
    <w:rsid w:val="00AE5032"/>
    <w:rsid w:val="00AE79F4"/>
    <w:rsid w:val="00AF03AD"/>
    <w:rsid w:val="00AF26D9"/>
    <w:rsid w:val="00AF38A7"/>
    <w:rsid w:val="00AF45C9"/>
    <w:rsid w:val="00AF489A"/>
    <w:rsid w:val="00AF499F"/>
    <w:rsid w:val="00AF49F3"/>
    <w:rsid w:val="00AF60EA"/>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206F"/>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1EE1"/>
    <w:rsid w:val="00B42814"/>
    <w:rsid w:val="00B44A19"/>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225"/>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54E5"/>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16C"/>
    <w:rsid w:val="00C252A7"/>
    <w:rsid w:val="00C26456"/>
    <w:rsid w:val="00C27D4C"/>
    <w:rsid w:val="00C27FD4"/>
    <w:rsid w:val="00C30018"/>
    <w:rsid w:val="00C3153F"/>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1706"/>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372F5"/>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1551"/>
    <w:rsid w:val="00D62698"/>
    <w:rsid w:val="00D6308A"/>
    <w:rsid w:val="00D64434"/>
    <w:rsid w:val="00D646A3"/>
    <w:rsid w:val="00D646E1"/>
    <w:rsid w:val="00D64F02"/>
    <w:rsid w:val="00D65036"/>
    <w:rsid w:val="00D655C1"/>
    <w:rsid w:val="00D66432"/>
    <w:rsid w:val="00D6661E"/>
    <w:rsid w:val="00D669A3"/>
    <w:rsid w:val="00D66D30"/>
    <w:rsid w:val="00D66F6A"/>
    <w:rsid w:val="00D674AB"/>
    <w:rsid w:val="00D67881"/>
    <w:rsid w:val="00D71DBB"/>
    <w:rsid w:val="00D72050"/>
    <w:rsid w:val="00D72260"/>
    <w:rsid w:val="00D728DE"/>
    <w:rsid w:val="00D72995"/>
    <w:rsid w:val="00D736A1"/>
    <w:rsid w:val="00D73F5F"/>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5159"/>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4C"/>
    <w:rsid w:val="00DF74CC"/>
    <w:rsid w:val="00DF7C56"/>
    <w:rsid w:val="00E00031"/>
    <w:rsid w:val="00E00C8F"/>
    <w:rsid w:val="00E0181B"/>
    <w:rsid w:val="00E025DE"/>
    <w:rsid w:val="00E02C2F"/>
    <w:rsid w:val="00E04266"/>
    <w:rsid w:val="00E046CC"/>
    <w:rsid w:val="00E04A5F"/>
    <w:rsid w:val="00E04DCA"/>
    <w:rsid w:val="00E04DDB"/>
    <w:rsid w:val="00E0604D"/>
    <w:rsid w:val="00E078F3"/>
    <w:rsid w:val="00E0792E"/>
    <w:rsid w:val="00E07B80"/>
    <w:rsid w:val="00E108C4"/>
    <w:rsid w:val="00E12123"/>
    <w:rsid w:val="00E12EA7"/>
    <w:rsid w:val="00E13216"/>
    <w:rsid w:val="00E1448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18E5"/>
    <w:rsid w:val="00E933DE"/>
    <w:rsid w:val="00E93B4D"/>
    <w:rsid w:val="00E94E82"/>
    <w:rsid w:val="00EA22A1"/>
    <w:rsid w:val="00EA2DED"/>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0035"/>
    <w:rsid w:val="00F31BBD"/>
    <w:rsid w:val="00F33A59"/>
    <w:rsid w:val="00F33C5C"/>
    <w:rsid w:val="00F34CD1"/>
    <w:rsid w:val="00F442D5"/>
    <w:rsid w:val="00F45451"/>
    <w:rsid w:val="00F46BC5"/>
    <w:rsid w:val="00F55B85"/>
    <w:rsid w:val="00F55C38"/>
    <w:rsid w:val="00F573AE"/>
    <w:rsid w:val="00F60248"/>
    <w:rsid w:val="00F60553"/>
    <w:rsid w:val="00F642A7"/>
    <w:rsid w:val="00F66910"/>
    <w:rsid w:val="00F675DF"/>
    <w:rsid w:val="00F700FA"/>
    <w:rsid w:val="00F71785"/>
    <w:rsid w:val="00F71865"/>
    <w:rsid w:val="00F73A63"/>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24A2"/>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2E32E8"/>
    <w:rPr>
      <w:rFonts w:ascii="Helvetica Neue" w:hAnsi="Helvetica Neue"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5051">
      <w:bodyDiv w:val="1"/>
      <w:marLeft w:val="0"/>
      <w:marRight w:val="0"/>
      <w:marTop w:val="0"/>
      <w:marBottom w:val="0"/>
      <w:divBdr>
        <w:top w:val="none" w:sz="0" w:space="0" w:color="auto"/>
        <w:left w:val="none" w:sz="0" w:space="0" w:color="auto"/>
        <w:bottom w:val="none" w:sz="0" w:space="0" w:color="auto"/>
        <w:right w:val="none" w:sz="0" w:space="0" w:color="auto"/>
      </w:divBdr>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430538185">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avebrid@umich.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1EDDFE-7079-A247-9746-093C982F9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37</Pages>
  <Words>35307</Words>
  <Characters>201254</Characters>
  <Application>Microsoft Macintosh Word</Application>
  <DocSecurity>0</DocSecurity>
  <Lines>1677</Lines>
  <Paragraphs>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53</cp:revision>
  <cp:lastPrinted>2018-03-27T17:55:00Z</cp:lastPrinted>
  <dcterms:created xsi:type="dcterms:W3CDTF">2018-02-07T20:59:00Z</dcterms:created>
  <dcterms:modified xsi:type="dcterms:W3CDTF">2018-03-28T21:36:00Z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http://www.zotero.org/styles/endocrinology</vt:lpwstr>
  </property>
  <property fmtid="{D5CDD505-2E9C-101B-9397-08002B2CF9AE}" pid="9" name="Mendeley Recent Style Name 2_1">
    <vt:lpwstr>Endocrinology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(author-date)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http://www.zotero.org/styles/journal-of-endocrinology</vt:lpwstr>
  </property>
  <property fmtid="{D5CDD505-2E9C-101B-9397-08002B2CF9AE}" pid="15" name="Mendeley Recent Style Name 5_1">
    <vt:lpwstr>Journal of Endocrinology</vt:lpwstr>
  </property>
  <property fmtid="{D5CDD505-2E9C-101B-9397-08002B2CF9AE}" pid="16" name="Mendeley Recent Style Id 6_1">
    <vt:lpwstr>http://www.zotero.org/styles/journal-of-nutrition</vt:lpwstr>
  </property>
  <property fmtid="{D5CDD505-2E9C-101B-9397-08002B2CF9AE}" pid="17" name="Mendeley Recent Style Name 6_1">
    <vt:lpwstr>Journal of Nutrition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http://www.zotero.org/styles/endocrinology</vt:lpwstr>
  </property>
</Properties>
</file>