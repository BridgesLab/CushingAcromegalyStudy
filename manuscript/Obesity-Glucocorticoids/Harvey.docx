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xml:space="preserve">, </w:t>
      </w:r>
      <w:proofErr w:type="spellStart"/>
      <w:r>
        <w:t>JeAnna</w:t>
      </w:r>
      <w:proofErr w:type="spellEnd"/>
      <w:r>
        <w:t xml:space="preserve"> R. Redd</w:t>
      </w:r>
      <w:r>
        <w:rPr>
          <w:vertAlign w:val="superscript"/>
        </w:rPr>
        <w:t>1,2</w:t>
      </w:r>
      <w:r>
        <w:t xml:space="preserve">, </w:t>
      </w:r>
      <w:proofErr w:type="spellStart"/>
      <w:r>
        <w:t>Quynh</w:t>
      </w:r>
      <w:proofErr w:type="spellEnd"/>
      <w:r>
        <w:t xml:space="preserve"> T. Tran</w:t>
      </w:r>
      <w:r>
        <w:rPr>
          <w:vertAlign w:val="superscript"/>
        </w:rPr>
        <w:t>4</w:t>
      </w:r>
      <w:r>
        <w:t xml:space="preserve">, </w:t>
      </w:r>
      <w:proofErr w:type="spellStart"/>
      <w:r>
        <w:t>Irit</w:t>
      </w:r>
      <w:proofErr w:type="spellEnd"/>
      <w:r>
        <w:t xml:space="preserve">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w:t>
      </w:r>
      <w:proofErr w:type="spellStart"/>
      <w:r>
        <w:t>Rambam</w:t>
      </w:r>
      <w:proofErr w:type="spellEnd"/>
      <w:r>
        <w:t xml:space="preserve">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77777777" w:rsidR="00310383" w:rsidRDefault="00310383" w:rsidP="00310383">
      <w:r>
        <w:rPr>
          <w:b/>
        </w:rPr>
        <w:t>Short</w:t>
      </w:r>
      <w:r w:rsidRPr="00E50061">
        <w:rPr>
          <w:b/>
        </w:rPr>
        <w:t xml:space="preserve"> title:</w:t>
      </w:r>
      <w:r>
        <w:t xml:space="preserve"> Glucocorticoids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5636BF35" w14:textId="77777777" w:rsidR="00310383" w:rsidRDefault="00310383" w:rsidP="00310383">
      <w:r>
        <w:rPr>
          <w:b/>
        </w:rPr>
        <w:t>Word Count:</w:t>
      </w:r>
      <w:r>
        <w:t xml:space="preserve"> 4512 (includes title page and up to references)</w:t>
      </w:r>
    </w:p>
    <w:p w14:paraId="0D523EBB" w14:textId="77777777" w:rsidR="00310383" w:rsidRPr="00BC77B6" w:rsidRDefault="00310383" w:rsidP="00310383"/>
    <w:p w14:paraId="46C06F15" w14:textId="77777777" w:rsidR="00310383" w:rsidRDefault="00310383" w:rsidP="00310383">
      <w:pPr>
        <w:rPr>
          <w:b/>
        </w:rPr>
      </w:pPr>
    </w:p>
    <w:p w14:paraId="5F725C5B" w14:textId="77777777" w:rsidR="00310383" w:rsidRDefault="00310383" w:rsidP="00310383">
      <w:pPr>
        <w:rPr>
          <w:b/>
        </w:rPr>
      </w:pPr>
    </w:p>
    <w:p w14:paraId="414E0632" w14:textId="77777777" w:rsidR="00310383" w:rsidRDefault="00310383" w:rsidP="00310383">
      <w:pPr>
        <w:rPr>
          <w:b/>
        </w:rPr>
      </w:pPr>
    </w:p>
    <w:p w14:paraId="69507EA8" w14:textId="77777777" w:rsidR="00310383" w:rsidRDefault="00310383" w:rsidP="00310383">
      <w:pPr>
        <w:rPr>
          <w:b/>
        </w:rPr>
      </w:pPr>
    </w:p>
    <w:p w14:paraId="5017F2B5" w14:textId="77777777" w:rsidR="00310383" w:rsidRDefault="00310383" w:rsidP="00310383">
      <w:pPr>
        <w:rPr>
          <w:b/>
        </w:rPr>
      </w:pPr>
    </w:p>
    <w:p w14:paraId="41C6F760" w14:textId="77777777" w:rsidR="00310383" w:rsidRDefault="00310383" w:rsidP="00310383">
      <w:pPr>
        <w:rPr>
          <w:b/>
        </w:rPr>
      </w:pPr>
    </w:p>
    <w:p w14:paraId="090CEDC1" w14:textId="77777777" w:rsidR="00310383" w:rsidRDefault="00310383" w:rsidP="00310383">
      <w:pPr>
        <w:rPr>
          <w:b/>
        </w:rPr>
      </w:pPr>
    </w:p>
    <w:p w14:paraId="5009AA5A" w14:textId="77777777" w:rsidR="00310383" w:rsidRDefault="00310383" w:rsidP="00310383">
      <w:pPr>
        <w:rPr>
          <w:b/>
        </w:rPr>
      </w:pPr>
    </w:p>
    <w:p w14:paraId="1DD9231A" w14:textId="77777777" w:rsidR="00310383" w:rsidRDefault="00310383" w:rsidP="00310383">
      <w:pPr>
        <w:rPr>
          <w:b/>
        </w:rPr>
      </w:pPr>
    </w:p>
    <w:p w14:paraId="2E245F35" w14:textId="77777777" w:rsidR="00310383" w:rsidRDefault="00310383" w:rsidP="00310383">
      <w:pPr>
        <w:rPr>
          <w:b/>
        </w:rPr>
      </w:pPr>
    </w:p>
    <w:p w14:paraId="44654806" w14:textId="77777777" w:rsidR="00310383" w:rsidRDefault="00310383" w:rsidP="00310383">
      <w:pPr>
        <w:rPr>
          <w:b/>
        </w:rPr>
      </w:pPr>
    </w:p>
    <w:p w14:paraId="7C88EADD" w14:textId="77777777" w:rsidR="00310383" w:rsidRDefault="00310383" w:rsidP="00310383">
      <w:pPr>
        <w:rPr>
          <w:b/>
        </w:rPr>
      </w:pPr>
    </w:p>
    <w:p w14:paraId="2BA71493" w14:textId="77777777" w:rsidR="00310383" w:rsidRDefault="00310383" w:rsidP="00310383"/>
    <w:p w14:paraId="43CD21A5" w14:textId="77777777" w:rsidR="00310383" w:rsidRDefault="00310383" w:rsidP="00310383">
      <w:pPr>
        <w:rPr>
          <w:bCs/>
          <w:color w:val="000000" w:themeColor="text1"/>
        </w:rPr>
      </w:pPr>
    </w:p>
    <w:p w14:paraId="2F909367" w14:textId="77777777" w:rsidR="00310383" w:rsidRDefault="00310383" w:rsidP="00310383"/>
    <w:p w14:paraId="5E687007" w14:textId="77777777" w:rsidR="00310383" w:rsidRDefault="00310383">
      <w:pPr>
        <w:rPr>
          <w:b/>
          <w:color w:val="000000" w:themeColor="text1"/>
          <w:sz w:val="36"/>
          <w:u w:val="single"/>
        </w:rPr>
      </w:pPr>
      <w:r>
        <w:rPr>
          <w:b/>
          <w:color w:val="000000" w:themeColor="text1"/>
          <w:sz w:val="36"/>
          <w:u w:val="single"/>
        </w:rPr>
        <w:br w:type="page"/>
      </w:r>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lastRenderedPageBreak/>
        <w:t>Abstract</w:t>
      </w:r>
    </w:p>
    <w:p w14:paraId="375B09EF" w14:textId="05CCC52A" w:rsidR="000C0722" w:rsidRDefault="00A72041" w:rsidP="00FF21CB">
      <w:pPr>
        <w:spacing w:line="480" w:lineRule="auto"/>
        <w:rPr>
          <w:color w:val="000000" w:themeColor="text1"/>
        </w:rPr>
      </w:pPr>
      <w:r>
        <w:rPr>
          <w:b/>
          <w:color w:val="000000" w:themeColor="text1"/>
        </w:rPr>
        <w:t xml:space="preserve">Objective: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5D78A008"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for different durations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0E2C874B"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 xml:space="preserve">effects on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w:t>
      </w:r>
      <w:proofErr w:type="spellStart"/>
      <w:r w:rsidR="00E3204E">
        <w:rPr>
          <w:color w:val="000000" w:themeColor="text1"/>
        </w:rPr>
        <w:t>lipolytic</w:t>
      </w:r>
      <w:proofErr w:type="spellEnd"/>
      <w:r w:rsidR="00E3204E">
        <w:rPr>
          <w:color w:val="000000" w:themeColor="text1"/>
        </w:rPr>
        <w:t xml:space="preserve">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42AC8DB8" w:rsidR="002B0844" w:rsidRDefault="00F71865" w:rsidP="00FF21CB">
      <w:pPr>
        <w:spacing w:line="480" w:lineRule="auto"/>
        <w:rPr>
          <w:color w:val="000000" w:themeColor="text1"/>
        </w:rPr>
      </w:pPr>
      <w:ins w:id="0" w:author="Microsoft Office User" w:date="2018-02-07T13:11:00Z">
        <w:r>
          <w:t xml:space="preserve">Glucocorticoids are a class of steroid hormones that are important for proper </w:t>
        </w:r>
      </w:ins>
      <w:ins w:id="1" w:author="Microsoft Office User" w:date="2018-02-07T13:12:00Z">
        <w:r>
          <w:t>glucose homeostasis during stress or fasting, but can lead to symp</w:t>
        </w:r>
        <w:r w:rsidR="005208F0">
          <w:t xml:space="preserve">toms similar to those seen in metabolic </w:t>
        </w:r>
      </w:ins>
      <w:ins w:id="2" w:author="Microsoft Office User" w:date="2018-02-07T13:19:00Z">
        <w:r w:rsidR="005208F0">
          <w:t>syndrome</w:t>
        </w:r>
      </w:ins>
      <w:ins w:id="3" w:author="Microsoft Office User" w:date="2018-02-07T13:41:00Z">
        <w:r w:rsidR="00AE1A18">
          <w:t xml:space="preserve"> </w:t>
        </w:r>
        <w:r w:rsidR="00C2516C">
          <w:t>if elevated</w:t>
        </w:r>
      </w:ins>
      <w:ins w:id="4" w:author="Microsoft Office User" w:date="2018-02-07T13:42:00Z">
        <w:r w:rsidR="00C2516C">
          <w:t xml:space="preserve"> for prolonged durations</w:t>
        </w:r>
      </w:ins>
      <w:ins w:id="5" w:author="Microsoft Office User" w:date="2018-02-07T13:12:00Z">
        <w:r w:rsidR="005208F0">
          <w:t>.</w:t>
        </w:r>
      </w:ins>
      <w:ins w:id="6" w:author="Microsoft Office User" w:date="2018-02-07T13:19:00Z">
        <w:r w:rsidR="005208F0">
          <w:t xml:space="preserve"> </w:t>
        </w:r>
      </w:ins>
      <w:r w:rsidR="00A3343F">
        <w:t>Cushing’s syndrome</w:t>
      </w:r>
      <w:ins w:id="7" w:author="Microsoft Office User" w:date="2018-02-07T13:45:00Z">
        <w:r w:rsidR="00C2516C">
          <w:t xml:space="preserve"> encompasses a </w:t>
        </w:r>
      </w:ins>
      <w:ins w:id="8" w:author="Microsoft Office User" w:date="2018-02-07T13:47:00Z">
        <w:r w:rsidR="001F20E1">
          <w:t>variety</w:t>
        </w:r>
      </w:ins>
      <w:ins w:id="9" w:author="Microsoft Office User" w:date="2018-02-07T13:45:00Z">
        <w:r w:rsidR="00C2516C">
          <w:t xml:space="preserve"> of </w:t>
        </w:r>
      </w:ins>
      <w:ins w:id="10" w:author="Microsoft Office User" w:date="2018-02-07T13:47:00Z">
        <w:r w:rsidR="001F20E1">
          <w:t xml:space="preserve">conditions which </w:t>
        </w:r>
      </w:ins>
      <w:del w:id="11" w:author="Microsoft Office User" w:date="2018-02-07T13:47:00Z">
        <w:r w:rsidR="00A3343F" w:rsidDel="001F20E1">
          <w:delText xml:space="preserve"> </w:delText>
        </w:r>
      </w:del>
      <w:r w:rsidR="00A3343F">
        <w:t>manifest</w:t>
      </w:r>
      <w:del w:id="12" w:author="Microsoft Office User" w:date="2018-02-07T13:47:00Z">
        <w:r w:rsidR="00A3343F" w:rsidDel="001F20E1">
          <w:delText>s</w:delText>
        </w:r>
      </w:del>
      <w:r w:rsidR="00A3343F">
        <w:t xml:space="preserve"> in response to chronically elevated levels of glucocorticoids</w:t>
      </w:r>
      <w:ins w:id="13" w:author="Microsoft Office User" w:date="2018-02-07T13:49:00Z">
        <w:r w:rsidR="001F20E1">
          <w:t>, including exogenous corticosteroid treatment</w:t>
        </w:r>
      </w:ins>
      <w:ins w:id="14" w:author="Microsoft Office User" w:date="2018-02-07T13:52:00Z">
        <w:r w:rsidR="00575977">
          <w:t xml:space="preserve"> as well as endogenous overproduction of cortisol</w:t>
        </w:r>
      </w:ins>
      <w:ins w:id="15" w:author="Microsoft Office User" w:date="2018-02-07T13:49:00Z">
        <w:r w:rsidR="001F20E1">
          <w:t>,</w:t>
        </w:r>
      </w:ins>
      <w:r w:rsidR="00A3343F">
        <w:t xml:space="preserve"> and is often associated with changes in adipose mass and distribution, </w:t>
      </w:r>
      <w:r w:rsidR="00F31BBD">
        <w:t xml:space="preserve">non-alcoholic </w:t>
      </w:r>
      <w:r w:rsidR="00A3343F">
        <w:t>fatty liver</w:t>
      </w:r>
      <w:r w:rsidR="00F31BBD">
        <w:t xml:space="preserve"> disease (NAFLD)</w:t>
      </w:r>
      <w:r w:rsidR="00A30887">
        <w:t xml:space="preserve"> and</w:t>
      </w:r>
      <w:r w:rsidR="00A3343F">
        <w:t xml:space="preserve"> impaired glucose tolerance</w:t>
      </w:r>
      <w:r w:rsidR="00A30887">
        <w:t xml:space="preserve"> </w:t>
      </w:r>
      <w:r w:rsidR="00A30887">
        <w:fldChar w:fldCharType="begin" w:fldLock="1"/>
      </w:r>
      <w:r w:rsidR="00245EC7">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fldChar w:fldCharType="separate"/>
      </w:r>
      <w:r w:rsidR="00245EC7" w:rsidRPr="00245EC7">
        <w:rPr>
          <w:noProof/>
        </w:rPr>
        <w:t>(1)</w:t>
      </w:r>
      <w:r w:rsidR="00A30887">
        <w:fldChar w:fldCharType="end"/>
      </w:r>
      <w:r w:rsidR="00A3343F">
        <w:t xml:space="preserve">. </w:t>
      </w:r>
      <w:del w:id="16" w:author="Microsoft Office User" w:date="2018-02-07T13:23:00Z">
        <w:r w:rsidR="00B36EF4" w:rsidDel="005208F0">
          <w:delText>While</w:delText>
        </w:r>
        <w:r w:rsidR="00A3343F" w:rsidDel="005208F0">
          <w:delText xml:space="preserve"> </w:delText>
        </w:r>
      </w:del>
      <w:del w:id="17" w:author="Microsoft Office User" w:date="2018-02-07T13:50:00Z">
        <w:r w:rsidR="00A3343F" w:rsidDel="001F20E1">
          <w:delText xml:space="preserve">Cushing’s </w:delText>
        </w:r>
        <w:r w:rsidR="00B36EF4" w:rsidDel="001F20E1">
          <w:delText>disease</w:delText>
        </w:r>
      </w:del>
      <w:ins w:id="18" w:author="Microsoft Office User" w:date="2018-02-07T13:21:00Z">
        <w:r w:rsidR="001F20E1">
          <w:t xml:space="preserve"> While endogenous </w:t>
        </w:r>
      </w:ins>
      <w:ins w:id="19" w:author="Microsoft Office User" w:date="2018-02-07T13:52:00Z">
        <w:r w:rsidR="00575977">
          <w:t>forms of Cushing’s syndrome</w:t>
        </w:r>
      </w:ins>
      <w:ins w:id="20" w:author="Microsoft Office User" w:date="2018-02-07T13:48:00Z">
        <w:r w:rsidR="001E10D3">
          <w:t xml:space="preserve"> are</w:t>
        </w:r>
        <w:r w:rsidR="001F20E1">
          <w:t xml:space="preserve"> rare,</w:t>
        </w:r>
      </w:ins>
      <w:del w:id="21" w:author="Microsoft Office User" w:date="2018-02-07T13:48:00Z">
        <w:r w:rsidR="00B36EF4" w:rsidDel="001F20E1">
          <w:delText xml:space="preserve"> </w:delText>
        </w:r>
        <w:r w:rsidR="00A3343F" w:rsidDel="001F20E1">
          <w:delText>is rar</w:delText>
        </w:r>
      </w:del>
      <w:del w:id="22" w:author="Microsoft Office User" w:date="2018-02-07T13:22:00Z">
        <w:r w:rsidR="00A3343F" w:rsidDel="005208F0">
          <w:delText>e,</w:delText>
        </w:r>
      </w:del>
      <w:r w:rsidR="00A3343F">
        <w:t xml:space="preserve"> it is estimated that at any given time 1-3% </w:t>
      </w:r>
      <w:r w:rsidR="00A3343F">
        <w:lastRenderedPageBreak/>
        <w:t>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245EC7">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"(Hsiao &lt;i&gt;et al.&lt;/i&gt; 2010; Fardet &lt;i&gt;et al.&lt;/i&gt; 2011; Overman &lt;i&gt;et al.&lt;/i&gt; 2013; Laugesen &lt;i&gt;et al.&lt;/i&gt; 2017)"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151D084" w:rsidR="005E120F" w:rsidRPr="006902F6" w:rsidRDefault="00EF0E90" w:rsidP="00FF21CB">
      <w:pPr>
        <w:spacing w:line="480" w:lineRule="auto"/>
        <w:rPr>
          <w:color w:val="000000" w:themeColor="text1"/>
        </w:rPr>
      </w:pPr>
      <w:r>
        <w:rPr>
          <w:color w:val="000000" w:themeColor="text1"/>
        </w:rPr>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245EC7">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"(The GBD 2015 Obesity Collaborators 2017)"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245EC7">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"(Shpilberg &lt;i&gt;et al.&lt;/i&gt; 2012; Beaudry &lt;i&gt;et al.&lt;/i&gt; 2013)"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352684BE"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245EC7">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245EC7">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"(Shpilberg &lt;i&gt;et al.&lt;/i&gt; 2012)"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245EC7">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"(Djurhuus &lt;i&gt;et al.&lt;/i&gt; 2002, 2004; Kr\u0161ek &lt;i&gt;et al.&lt;/i&gt; 2006)"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245EC7">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"(Rebrin &lt;i&gt;et al.&lt;/i&gt; 1996; Zhang &lt;i&gt;et al.&lt;/i&gt; 2015; Dirks &lt;i&gt;et al.&lt;/i&gt; 2016)"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and NAFLD </w:t>
      </w:r>
      <w:r w:rsidR="001C4F76"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that chronically elevated glucocorticoids</w:t>
      </w:r>
      <w:ins w:id="23" w:author="Microsoft Office User" w:date="2018-02-07T13:59:00Z">
        <w:r w:rsidR="00852027">
          <w:rPr>
            <w:color w:val="000000" w:themeColor="text1"/>
          </w:rPr>
          <w:t>, via dexamethasone treatment.</w:t>
        </w:r>
      </w:ins>
      <w:r w:rsidR="003E5E79" w:rsidRPr="006902F6">
        <w:rPr>
          <w:color w:val="000000" w:themeColor="text1"/>
        </w:rPr>
        <w:t xml:space="preserve">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 xml:space="preserve">Obese </w:t>
      </w:r>
      <w:del w:id="24" w:author="Microsoft Office User" w:date="2018-02-07T14:00:00Z">
        <w:r w:rsidR="008C41F3" w:rsidRPr="006902F6" w:rsidDel="00852027">
          <w:rPr>
            <w:color w:val="000000" w:themeColor="text1"/>
          </w:rPr>
          <w:delText>glucocorticoid</w:delText>
        </w:r>
      </w:del>
      <w:ins w:id="25" w:author="Microsoft Office User" w:date="2018-02-07T14:00:00Z">
        <w:r w:rsidR="00852027">
          <w:rPr>
            <w:color w:val="000000" w:themeColor="text1"/>
          </w:rPr>
          <w:t>dexamethasone</w:t>
        </w:r>
      </w:ins>
      <w:r w:rsidR="006322C2" w:rsidRPr="006902F6">
        <w:rPr>
          <w:color w:val="000000" w:themeColor="text1"/>
        </w:rPr>
        <w:t>-treated</w:t>
      </w:r>
      <w:r w:rsidR="008C41F3" w:rsidRPr="006902F6">
        <w:rPr>
          <w:color w:val="000000" w:themeColor="text1"/>
        </w:rPr>
        <w:t xml:space="preserve"> mice have </w:t>
      </w:r>
      <w:r w:rsidR="008C41F3" w:rsidRPr="006902F6">
        <w:rPr>
          <w:color w:val="000000" w:themeColor="text1"/>
        </w:rPr>
        <w:lastRenderedPageBreak/>
        <w:t>reduced fat mass compared to all 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373AD0DF" w:rsidR="00EB0A54" w:rsidRPr="006902F6" w:rsidRDefault="004B1467" w:rsidP="00FF21CB">
      <w:pPr>
        <w:spacing w:line="480" w:lineRule="auto"/>
        <w:rPr>
          <w:rFonts w:eastAsia="Times New Roman" w:cs="Times New Roman"/>
          <w:color w:val="000000" w:themeColor="text1"/>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ins w:id="26" w:author="Microsoft Office User" w:date="2018-02-07T14:02:00Z">
        <w:r w:rsidR="00852027">
          <w:rPr>
            <w:rFonts w:eastAsia="Times New Roman" w:cs="Times New Roman"/>
            <w:color w:val="000000" w:themeColor="text1"/>
            <w:shd w:val="clear" w:color="auto" w:fill="FFFFFF"/>
          </w:rPr>
          <w:t>, a synthetic glucocorticoid,</w:t>
        </w:r>
      </w:ins>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245EC7">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xml:space="preserve">; 5L0D </w:t>
      </w:r>
      <w:proofErr w:type="spellStart"/>
      <w:r w:rsidR="007D1B1B">
        <w:rPr>
          <w:rFonts w:eastAsia="Times New Roman" w:cs="Times New Roman"/>
          <w:color w:val="000000" w:themeColor="text1"/>
          <w:shd w:val="clear" w:color="auto" w:fill="FFFFFF"/>
        </w:rPr>
        <w:t>LabDiet</w:t>
      </w:r>
      <w:proofErr w:type="spellEnd"/>
      <w:r w:rsidR="007D1B1B">
        <w:rPr>
          <w:rFonts w:eastAsia="Times New Roman" w:cs="Times New Roman"/>
          <w:color w:val="000000" w:themeColor="text1"/>
          <w:shd w:val="clear" w:color="auto" w:fill="FFFFFF"/>
        </w:rPr>
        <w: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week dexamethasone 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proofErr w:type="spellStart"/>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choMRI</w:t>
      </w:r>
      <w:proofErr w:type="spellEnd"/>
      <w:r w:rsidR="00CE75F3"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 xml:space="preserve">We </w:t>
      </w:r>
      <w:r w:rsidR="004D4631">
        <w:rPr>
          <w:rFonts w:eastAsia="Times New Roman" w:cs="Times New Roman"/>
          <w:color w:val="000000" w:themeColor="text1"/>
          <w:shd w:val="clear" w:color="auto" w:fill="FFFFFF"/>
        </w:rPr>
        <w:lastRenderedPageBreak/>
        <w:t>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17:00 h</w:t>
      </w:r>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w:t>
      </w:r>
      <w:proofErr w:type="spellStart"/>
      <w:r w:rsidR="002854C2">
        <w:rPr>
          <w:rFonts w:eastAsia="Times New Roman" w:cs="Times New Roman"/>
          <w:color w:val="000000" w:themeColor="text1"/>
          <w:shd w:val="clear" w:color="auto" w:fill="FFFFFF"/>
        </w:rPr>
        <w:t>iWAT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proofErr w:type="spellStart"/>
      <w:r w:rsidR="00EB0A54" w:rsidRPr="006902F6">
        <w:rPr>
          <w:rFonts w:eastAsia="Times New Roman" w:cs="Times New Roman"/>
          <w:color w:val="000000" w:themeColor="text1"/>
          <w:shd w:val="clear" w:color="auto" w:fill="FFFFFF"/>
        </w:rPr>
        <w:t>epididymal</w:t>
      </w:r>
      <w:proofErr w:type="spellEnd"/>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white adipose tissue (</w:t>
      </w:r>
      <w:proofErr w:type="spellStart"/>
      <w:r w:rsidR="002854C2">
        <w:rPr>
          <w:rFonts w:eastAsia="Times New Roman" w:cs="Times New Roman"/>
          <w:color w:val="000000" w:themeColor="text1"/>
          <w:shd w:val="clear" w:color="auto" w:fill="FFFFFF"/>
        </w:rPr>
        <w:t>eWAT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6F8B47F4" w14:textId="77777777" w:rsidR="004B1467" w:rsidRPr="006902F6" w:rsidRDefault="004B1467" w:rsidP="00FF21CB">
      <w:pPr>
        <w:spacing w:line="480" w:lineRule="auto"/>
        <w:rPr>
          <w:color w:val="000000" w:themeColor="text1"/>
        </w:rPr>
      </w:pPr>
    </w:p>
    <w:p w14:paraId="03E8D3E9" w14:textId="61140C39"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proofErr w:type="spellStart"/>
      <w:r w:rsidR="004A26F2">
        <w:rPr>
          <w:b/>
          <w:color w:val="000000" w:themeColor="text1"/>
        </w:rPr>
        <w:t>Hyperinsulinemic</w:t>
      </w:r>
      <w:proofErr w:type="spellEnd"/>
      <w:r w:rsidR="004A26F2">
        <w:rPr>
          <w:b/>
          <w:color w:val="000000" w:themeColor="text1"/>
        </w:rPr>
        <w:t xml:space="preserve"> </w:t>
      </w:r>
      <w:proofErr w:type="spellStart"/>
      <w:r w:rsidRPr="006902F6">
        <w:rPr>
          <w:b/>
          <w:color w:val="000000" w:themeColor="text1"/>
        </w:rPr>
        <w:t>Euglycemic</w:t>
      </w:r>
      <w:proofErr w:type="spellEnd"/>
      <w:r w:rsidRPr="006902F6">
        <w:rPr>
          <w:b/>
          <w:color w:val="000000" w:themeColor="text1"/>
        </w:rPr>
        <w:t xml:space="preserve">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957EC8">
        <w:rPr>
          <w:rFonts w:cs="Times New Roman"/>
          <w:color w:val="000000" w:themeColor="text1"/>
        </w:rPr>
        <w:t>ollowing a six-</w:t>
      </w:r>
      <w:r w:rsidR="004A26F2" w:rsidRPr="006902F6">
        <w:rPr>
          <w:rFonts w:cs="Times New Roman"/>
          <w:color w:val="000000" w:themeColor="text1"/>
        </w:rPr>
        <w:t>hour fast</w:t>
      </w:r>
      <w:r w:rsidR="005C7784">
        <w:rPr>
          <w:rFonts w:cs="Times New Roman"/>
          <w:color w:val="000000" w:themeColor="text1"/>
        </w:rPr>
        <w:t xml:space="preserve"> beginning at 0800 h</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w:t>
      </w:r>
      <w:proofErr w:type="spellStart"/>
      <w:r w:rsidR="00067455" w:rsidRPr="006902F6">
        <w:rPr>
          <w:rFonts w:cs="Times New Roman"/>
          <w:color w:val="000000" w:themeColor="text1"/>
        </w:rPr>
        <w:t>Humulin</w:t>
      </w:r>
      <w:proofErr w:type="spellEnd"/>
      <w:r w:rsidR="00067455" w:rsidRPr="006902F6">
        <w:rPr>
          <w:rFonts w:cs="Times New Roman"/>
          <w:color w:val="000000" w:themeColor="text1"/>
        </w:rPr>
        <w:t xml:space="preserve">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w:t>
      </w:r>
      <w:proofErr w:type="spellStart"/>
      <w:r w:rsidR="00067455" w:rsidRPr="006902F6">
        <w:rPr>
          <w:rFonts w:cs="Times New Roman"/>
          <w:color w:val="000000" w:themeColor="text1"/>
        </w:rPr>
        <w:t>Lifescan</w:t>
      </w:r>
      <w:proofErr w:type="spellEnd"/>
      <w:r w:rsidR="00067455" w:rsidRPr="006902F6">
        <w:rPr>
          <w:rFonts w:cs="Times New Roman"/>
          <w:color w:val="000000" w:themeColor="text1"/>
        </w:rPr>
        <w:t>).</w:t>
      </w:r>
      <w:r w:rsidR="00BF4435" w:rsidRPr="006902F6">
        <w:rPr>
          <w:color w:val="000000" w:themeColor="text1"/>
        </w:rPr>
        <w:t xml:space="preserve"> For the </w:t>
      </w:r>
      <w:proofErr w:type="spellStart"/>
      <w:r w:rsidR="004A26F2">
        <w:rPr>
          <w:color w:val="000000" w:themeColor="text1"/>
        </w:rPr>
        <w:t>hyper</w:t>
      </w:r>
      <w:r w:rsidR="0011694F">
        <w:rPr>
          <w:color w:val="000000" w:themeColor="text1"/>
        </w:rPr>
        <w:t>insulinemic</w:t>
      </w:r>
      <w:proofErr w:type="spellEnd"/>
      <w:r w:rsidR="00BF4435" w:rsidRPr="006902F6">
        <w:rPr>
          <w:color w:val="000000" w:themeColor="text1"/>
        </w:rPr>
        <w:t xml:space="preserve"> </w:t>
      </w:r>
      <w:proofErr w:type="spellStart"/>
      <w:r w:rsidR="00D72995">
        <w:rPr>
          <w:color w:val="000000" w:themeColor="text1"/>
        </w:rPr>
        <w:t>euglycemic</w:t>
      </w:r>
      <w:proofErr w:type="spellEnd"/>
      <w:r w:rsidR="00D72995">
        <w:rPr>
          <w:color w:val="000000" w:themeColor="text1"/>
        </w:rPr>
        <w:t xml:space="preserve">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injection of sodium pentobarbital (50−60 mg/kg). Indwelling catheters 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w:t>
      </w:r>
      <w:r w:rsidR="00C86E77" w:rsidRPr="006902F6">
        <w:rPr>
          <w:rFonts w:ascii="Calibri" w:hAnsi="Calibri" w:cs="Arial"/>
          <w:color w:val="000000" w:themeColor="text1"/>
          <w:szCs w:val="22"/>
        </w:rPr>
        <w:lastRenderedPageBreak/>
        <w:t>respectively.  The free ends of catheters were tunneled subcutaneously and exteriorized at the 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"(Halseth &lt;i&gt;et al.&lt;/i&gt; 1999; Ayala &lt;i&gt;et al.&lt;/i&gt; 2006; McGuinness &lt;i&gt;et al.&lt;/i&gt; 2009)"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/kg/min) of human insulin (Novo Nordisk). </w:t>
      </w:r>
      <w:proofErr w:type="spellStart"/>
      <w:r w:rsidR="00C86E77" w:rsidRPr="006902F6">
        <w:rPr>
          <w:rFonts w:ascii="Calibri" w:hAnsi="Calibri" w:cs="Arial"/>
          <w:color w:val="000000" w:themeColor="text1"/>
        </w:rPr>
        <w:t>Euglycemia</w:t>
      </w:r>
      <w:proofErr w:type="spellEnd"/>
      <w:r w:rsidR="00C86E77" w:rsidRPr="006902F6">
        <w:rPr>
          <w:rFonts w:ascii="Calibri" w:hAnsi="Calibri" w:cs="Arial"/>
          <w:color w:val="000000" w:themeColor="text1"/>
        </w:rPr>
        <w:t xml:space="preserve"> (120~130 mg/</w:t>
      </w:r>
      <w:proofErr w:type="spellStart"/>
      <w:r w:rsidR="00C86E77" w:rsidRPr="006902F6">
        <w:rPr>
          <w:rFonts w:ascii="Calibri" w:hAnsi="Calibri" w:cs="Arial"/>
          <w:color w:val="000000" w:themeColor="text1"/>
        </w:rPr>
        <w:t>dL</w:t>
      </w:r>
      <w:proofErr w:type="spellEnd"/>
      <w:r w:rsidR="00C86E77" w:rsidRPr="006902F6">
        <w:rPr>
          <w:rFonts w:ascii="Calibri" w:hAnsi="Calibri" w:cs="Arial"/>
          <w:color w:val="000000" w:themeColor="text1"/>
        </w:rPr>
        <w:t>)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 xml:space="preserve">Blood glucose was measured using an </w:t>
      </w:r>
      <w:proofErr w:type="spellStart"/>
      <w:r w:rsidR="00C86E77" w:rsidRPr="006902F6">
        <w:rPr>
          <w:rFonts w:ascii="Calibri" w:hAnsi="Calibri" w:cs="Arial"/>
          <w:color w:val="000000" w:themeColor="text1"/>
        </w:rPr>
        <w:t>Accu-Chek</w:t>
      </w:r>
      <w:proofErr w:type="spellEnd"/>
      <w:r w:rsidR="00C86E77" w:rsidRPr="006902F6">
        <w:rPr>
          <w:rFonts w:ascii="Calibri" w:hAnsi="Calibri" w:cs="Arial"/>
          <w:color w:val="000000" w:themeColor="text1"/>
        </w:rPr>
        <w:t xml:space="preserve"> glucometer (Roche, Germany). Plasma insulin was measured using the </w:t>
      </w:r>
      <w:proofErr w:type="spellStart"/>
      <w:r w:rsidR="00C86E77" w:rsidRPr="006902F6">
        <w:rPr>
          <w:rFonts w:ascii="Calibri" w:hAnsi="Calibri" w:cs="Arial"/>
          <w:color w:val="000000" w:themeColor="text1"/>
        </w:rPr>
        <w:t>Linco</w:t>
      </w:r>
      <w:proofErr w:type="spellEnd"/>
      <w:r w:rsidR="00C86E77" w:rsidRPr="006902F6">
        <w:rPr>
          <w:rFonts w:ascii="Calibri" w:hAnsi="Calibri" w:cs="Arial"/>
          <w:color w:val="000000" w:themeColor="text1"/>
        </w:rPr>
        <w:t xml:space="preserve"> rat/mouse insulin ELISA kits.  For determination of plasma radioactivity of [3-</w:t>
      </w:r>
      <w:r w:rsidR="00C86E77" w:rsidRPr="006902F6">
        <w:rPr>
          <w:rFonts w:ascii="Calibri" w:hAnsi="Calibri" w:cs="Arial"/>
          <w:color w:val="000000" w:themeColor="text1"/>
          <w:vertAlign w:val="superscript"/>
        </w:rPr>
        <w:t>3</w:t>
      </w:r>
      <w:proofErr w:type="gramStart"/>
      <w:r w:rsidR="00C86E77" w:rsidRPr="006902F6">
        <w:rPr>
          <w:rFonts w:ascii="Calibri" w:hAnsi="Calibri" w:cs="Arial"/>
          <w:color w:val="000000" w:themeColor="text1"/>
        </w:rPr>
        <w:t>H]glucose</w:t>
      </w:r>
      <w:proofErr w:type="gramEnd"/>
      <w:r w:rsidR="00C86E77" w:rsidRPr="006902F6">
        <w:rPr>
          <w:rFonts w:ascii="Calibri" w:hAnsi="Calibri" w:cs="Arial"/>
          <w:color w:val="000000" w:themeColor="text1"/>
        </w:rPr>
        <w:t xml:space="preserv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 xml:space="preserve">C]2DG, plasma samples were </w:t>
      </w:r>
      <w:proofErr w:type="spellStart"/>
      <w:r w:rsidR="00C86E77" w:rsidRPr="006902F6">
        <w:rPr>
          <w:rFonts w:ascii="Calibri" w:hAnsi="Calibri" w:cs="Arial"/>
          <w:color w:val="000000" w:themeColor="text1"/>
        </w:rPr>
        <w:t>deproteinized</w:t>
      </w:r>
      <w:proofErr w:type="spellEnd"/>
      <w:r w:rsidR="00C86E77" w:rsidRPr="006902F6">
        <w:rPr>
          <w:rFonts w:ascii="Calibri" w:hAnsi="Calibri" w:cs="Arial"/>
          <w:color w:val="000000" w:themeColor="text1"/>
        </w:rPr>
        <w:t xml:space="preserve">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xml:space="preserve"> and counted using a Liquid </w:t>
      </w:r>
      <w:r w:rsidR="00C86E77" w:rsidRPr="006902F6">
        <w:rPr>
          <w:rFonts w:ascii="Calibri" w:hAnsi="Calibri" w:cs="Arial"/>
          <w:color w:val="000000" w:themeColor="text1"/>
        </w:rPr>
        <w:lastRenderedPageBreak/>
        <w:t>Scintillation Counter (Beckman Coulter LS6500 Multi-purpose Scintillation Counter). Glucose 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"(Kraegen &lt;i&gt;et al.&lt;/i&gt; 1985; Halseth &lt;i&gt;et al.&lt;/i&gt; 1999; Ayala &lt;i&gt;et al.&lt;/i&gt; 2006)"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70DD3379"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w:t>
      </w:r>
      <w:proofErr w:type="spellStart"/>
      <w:r w:rsidR="0090644F">
        <w:rPr>
          <w:color w:val="000000" w:themeColor="text1"/>
        </w:rPr>
        <w:t>Thermo</w:t>
      </w:r>
      <w:proofErr w:type="spellEnd"/>
      <w:r w:rsidR="0090644F">
        <w:rPr>
          <w:color w:val="000000" w:themeColor="text1"/>
        </w:rPr>
        <w:t xml:space="preserve">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w:t>
      </w:r>
      <w:r w:rsidR="00957EC8">
        <w:rPr>
          <w:color w:val="000000" w:themeColor="text1"/>
        </w:rPr>
        <w:t xml:space="preserve"> beginning at 1700 h</w:t>
      </w:r>
      <w:r w:rsidR="00873DCF" w:rsidRPr="006902F6">
        <w:rPr>
          <w:color w:val="000000" w:themeColor="text1"/>
        </w:rPr>
        <w: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w:t>
      </w:r>
      <w:proofErr w:type="gramStart"/>
      <w:r w:rsidR="0067415E">
        <w:rPr>
          <w:rFonts w:eastAsia="Times New Roman" w:cs="Arial"/>
          <w:color w:val="000000" w:themeColor="text1"/>
          <w:shd w:val="clear" w:color="auto" w:fill="FFFFFF"/>
        </w:rPr>
        <w:t>HR(</w:t>
      </w:r>
      <w:proofErr w:type="gramEnd"/>
      <w:r w:rsidR="0067415E">
        <w:rPr>
          <w:rFonts w:eastAsia="Times New Roman" w:cs="Arial"/>
          <w:color w:val="000000" w:themeColor="text1"/>
          <w:shd w:val="clear" w:color="auto" w:fill="FFFFFF"/>
        </w:rPr>
        <w:t>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00AB571C"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245EC7">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"(Chiang S-H, Chang L 2002)"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w:t>
      </w:r>
      <w:r w:rsidR="003A266B" w:rsidRPr="006902F6">
        <w:rPr>
          <w:rFonts w:cs="Helvetica"/>
          <w:color w:val="000000" w:themeColor="text1"/>
        </w:rPr>
        <w:lastRenderedPageBreak/>
        <w:t xml:space="preserve">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For 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p>
    <w:p w14:paraId="67DC8E02" w14:textId="77777777" w:rsidR="004B1467" w:rsidRPr="006902F6" w:rsidRDefault="004B1467" w:rsidP="00FF21CB">
      <w:pPr>
        <w:spacing w:line="480" w:lineRule="auto"/>
        <w:rPr>
          <w:color w:val="000000" w:themeColor="text1"/>
        </w:rPr>
      </w:pPr>
    </w:p>
    <w:p w14:paraId="15A202AF" w14:textId="190EA1DA"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w:t>
      </w:r>
      <w:proofErr w:type="spellStart"/>
      <w:r w:rsidR="000C3B57" w:rsidRPr="006902F6">
        <w:rPr>
          <w:rFonts w:eastAsia="Times New Roman" w:cs="Times New Roman"/>
          <w:color w:val="000000" w:themeColor="text1"/>
          <w:szCs w:val="21"/>
          <w:shd w:val="clear" w:color="auto" w:fill="FFFFFF"/>
        </w:rPr>
        <w:t>Tris</w:t>
      </w:r>
      <w:proofErr w:type="spellEnd"/>
      <w:r w:rsidR="000C3B57" w:rsidRPr="006902F6">
        <w:rPr>
          <w:rFonts w:eastAsia="Times New Roman" w:cs="Times New Roman"/>
          <w:color w:val="000000" w:themeColor="text1"/>
          <w:szCs w:val="21"/>
          <w:shd w:val="clear" w:color="auto" w:fill="FFFFFF"/>
        </w:rPr>
        <w:t xml:space="preserve"> pH 8, 5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EDTA, 30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w:t>
      </w:r>
      <w:proofErr w:type="spellStart"/>
      <w:r w:rsidR="00051E91" w:rsidRPr="006902F6">
        <w:rPr>
          <w:rFonts w:eastAsia="Times New Roman" w:cs="Times New Roman"/>
          <w:color w:val="000000" w:themeColor="text1"/>
          <w:szCs w:val="21"/>
          <w:shd w:val="clear" w:color="auto" w:fill="FFFFFF"/>
        </w:rPr>
        <w:t>TissueLyser</w:t>
      </w:r>
      <w:proofErr w:type="spellEnd"/>
      <w:r w:rsidR="00051E91" w:rsidRPr="006902F6">
        <w:rPr>
          <w:rFonts w:eastAsia="Times New Roman" w:cs="Times New Roman"/>
          <w:color w:val="000000" w:themeColor="text1"/>
          <w:szCs w:val="21"/>
          <w:shd w:val="clear" w:color="auto" w:fill="FFFFFF"/>
        </w:rPr>
        <w:t xml:space="preserve"> II (</w:t>
      </w:r>
      <w:proofErr w:type="spellStart"/>
      <w:r w:rsidR="00051E91" w:rsidRPr="006902F6">
        <w:rPr>
          <w:rFonts w:eastAsia="Times New Roman" w:cs="Times New Roman"/>
          <w:color w:val="000000" w:themeColor="text1"/>
          <w:szCs w:val="21"/>
          <w:shd w:val="clear" w:color="auto" w:fill="FFFFFF"/>
        </w:rPr>
        <w:t>Qiagen</w:t>
      </w:r>
      <w:proofErr w:type="spellEnd"/>
      <w:r w:rsidR="00051E91" w:rsidRPr="006902F6">
        <w:rPr>
          <w:rFonts w:eastAsia="Times New Roman" w:cs="Times New Roman"/>
          <w:color w:val="000000" w:themeColor="text1"/>
          <w:szCs w:val="21"/>
          <w:shd w:val="clear" w:color="auto" w:fill="FFFFFF"/>
        </w:rPr>
        <w:t>)</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245EC7">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 xml:space="preserve">microscope and </w:t>
      </w:r>
      <w:proofErr w:type="spellStart"/>
      <w:r w:rsidR="00682BC4">
        <w:rPr>
          <w:color w:val="000000" w:themeColor="text1"/>
        </w:rPr>
        <w:t>cellSense</w:t>
      </w:r>
      <w:proofErr w:type="spellEnd"/>
      <w:r w:rsidR="00682BC4">
        <w:rPr>
          <w:color w:val="000000" w:themeColor="text1"/>
        </w:rPr>
        <w:t xml:space="preserv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5FD1CFD8" w:rsidR="00833B9D" w:rsidRPr="006902F6" w:rsidRDefault="00642BDD" w:rsidP="00FF21CB">
      <w:pPr>
        <w:spacing w:line="480" w:lineRule="auto"/>
        <w:rPr>
          <w:rFonts w:cs="Times New Roman"/>
          <w:color w:val="000000" w:themeColor="text1"/>
        </w:rPr>
      </w:pPr>
      <w:r w:rsidRPr="006902F6">
        <w:rPr>
          <w:b/>
          <w:color w:val="000000" w:themeColor="text1"/>
        </w:rPr>
        <w:lastRenderedPageBreak/>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w:t>
      </w:r>
      <w:proofErr w:type="spellStart"/>
      <w:r w:rsidR="00054F8A" w:rsidRPr="006902F6">
        <w:rPr>
          <w:color w:val="000000" w:themeColor="text1"/>
        </w:rPr>
        <w:t>TRIzol</w:t>
      </w:r>
      <w:proofErr w:type="spellEnd"/>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proofErr w:type="spellStart"/>
      <w:r w:rsidR="005C636B" w:rsidRPr="006902F6">
        <w:rPr>
          <w:rFonts w:eastAsia="Times New Roman" w:cs="Times New Roman"/>
          <w:color w:val="000000" w:themeColor="text1"/>
          <w:szCs w:val="21"/>
          <w:shd w:val="clear" w:color="auto" w:fill="FFFFFF"/>
        </w:rPr>
        <w:t>TissueLyser</w:t>
      </w:r>
      <w:proofErr w:type="spellEnd"/>
      <w:r w:rsidR="005C636B" w:rsidRPr="006902F6">
        <w:rPr>
          <w:rFonts w:eastAsia="Times New Roman" w:cs="Times New Roman"/>
          <w:color w:val="000000" w:themeColor="text1"/>
          <w:szCs w:val="21"/>
          <w:shd w:val="clear" w:color="auto" w:fill="FFFFFF"/>
        </w:rPr>
        <w:t xml:space="preserve"> II, as </w:t>
      </w:r>
      <w:proofErr w:type="spellStart"/>
      <w:r w:rsidR="005C636B" w:rsidRPr="006902F6">
        <w:rPr>
          <w:rFonts w:eastAsia="Times New Roman" w:cs="Times New Roman"/>
          <w:color w:val="000000" w:themeColor="text1"/>
          <w:szCs w:val="21"/>
          <w:shd w:val="clear" w:color="auto" w:fill="FFFFFF"/>
        </w:rPr>
        <w:t>decribed</w:t>
      </w:r>
      <w:proofErr w:type="spellEnd"/>
      <w:r w:rsidR="005C636B" w:rsidRPr="006902F6">
        <w:rPr>
          <w:rFonts w:eastAsia="Times New Roman" w:cs="Times New Roman"/>
          <w:color w:val="000000" w:themeColor="text1"/>
          <w:szCs w:val="21"/>
          <w:shd w:val="clear" w:color="auto" w:fill="FFFFFF"/>
        </w:rPr>
        <w:t xml:space="preserve">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proofErr w:type="spellStart"/>
      <w:r w:rsidR="00877762" w:rsidRPr="006902F6">
        <w:rPr>
          <w:rFonts w:cs="Times New Roman"/>
          <w:color w:val="000000" w:themeColor="text1"/>
        </w:rPr>
        <w:t>PureLink</w:t>
      </w:r>
      <w:proofErr w:type="spellEnd"/>
      <w:r w:rsidR="00877762" w:rsidRPr="006902F6">
        <w:rPr>
          <w:rFonts w:cs="Times New Roman"/>
          <w:color w:val="000000" w:themeColor="text1"/>
        </w:rPr>
        <w:t xml:space="preserve"> RNA kit (Life Technologies</w:t>
      </w:r>
      <w:r w:rsidR="009E3F42">
        <w:rPr>
          <w:rFonts w:cs="Times New Roman"/>
          <w:color w:val="000000" w:themeColor="text1"/>
        </w:rPr>
        <w:t>; catalog #</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245EC7">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 xml:space="preserve">using the </w:t>
      </w:r>
      <w:proofErr w:type="spellStart"/>
      <w:r w:rsidR="00CC6EEA">
        <w:rPr>
          <w:rFonts w:cs="Times New Roman"/>
          <w:color w:val="000000" w:themeColor="text1"/>
        </w:rPr>
        <w:t>QuantStudio</w:t>
      </w:r>
      <w:proofErr w:type="spellEnd"/>
      <w:r w:rsidR="00CC6EEA">
        <w:rPr>
          <w:rFonts w:cs="Times New Roman"/>
          <w:color w:val="000000" w:themeColor="text1"/>
        </w:rPr>
        <w:t xml:space="preserve"> 5</w:t>
      </w:r>
      <w:r w:rsidR="00CD11DF">
        <w:rPr>
          <w:rFonts w:cs="Times New Roman"/>
          <w:color w:val="000000" w:themeColor="text1"/>
        </w:rPr>
        <w:t xml:space="preserve"> (</w:t>
      </w:r>
      <w:proofErr w:type="spellStart"/>
      <w:r w:rsidR="00CD11DF">
        <w:rPr>
          <w:rFonts w:cs="Times New Roman"/>
          <w:color w:val="000000" w:themeColor="text1"/>
        </w:rPr>
        <w:t>Thermo</w:t>
      </w:r>
      <w:proofErr w:type="spellEnd"/>
      <w:r w:rsidR="00CD11DF">
        <w:rPr>
          <w:rFonts w:cs="Times New Roman"/>
          <w:color w:val="000000" w:themeColor="text1"/>
        </w:rPr>
        <w:t xml:space="preserve">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proofErr w:type="spellStart"/>
      <w:r w:rsidR="00D6022E" w:rsidRPr="006902F6">
        <w:rPr>
          <w:rFonts w:cs="Times New Roman"/>
          <w:i/>
          <w:color w:val="000000" w:themeColor="text1"/>
        </w:rPr>
        <w:t>Actb</w:t>
      </w:r>
      <w:proofErr w:type="spellEnd"/>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4F3146F6"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 xml:space="preserve">(50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w:t>
      </w:r>
      <w:proofErr w:type="spellStart"/>
      <w:r w:rsidR="00CE26FC" w:rsidRPr="006902F6">
        <w:rPr>
          <w:rFonts w:eastAsia="Times New Roman" w:cs="Times New Roman"/>
          <w:color w:val="000000" w:themeColor="text1"/>
          <w:shd w:val="clear" w:color="auto" w:fill="FFFFFF"/>
        </w:rPr>
        <w:t>Tris</w:t>
      </w:r>
      <w:proofErr w:type="spellEnd"/>
      <w:r w:rsidR="00CE26FC" w:rsidRPr="006902F6">
        <w:rPr>
          <w:rFonts w:eastAsia="Times New Roman" w:cs="Times New Roman"/>
          <w:color w:val="000000" w:themeColor="text1"/>
          <w:shd w:val="clear" w:color="auto" w:fill="FFFFFF"/>
        </w:rPr>
        <w:t xml:space="preserve">, pH 7.4, 0.25% sodium </w:t>
      </w:r>
      <w:proofErr w:type="spellStart"/>
      <w:r w:rsidR="00CE26FC" w:rsidRPr="006902F6">
        <w:rPr>
          <w:rFonts w:eastAsia="Times New Roman" w:cs="Times New Roman"/>
          <w:color w:val="000000" w:themeColor="text1"/>
          <w:shd w:val="clear" w:color="auto" w:fill="FFFFFF"/>
        </w:rPr>
        <w:t>deoxycholate</w:t>
      </w:r>
      <w:proofErr w:type="spellEnd"/>
      <w:r w:rsidR="00CE26FC" w:rsidRPr="006902F6">
        <w:rPr>
          <w:rFonts w:eastAsia="Times New Roman" w:cs="Times New Roman"/>
          <w:color w:val="000000" w:themeColor="text1"/>
          <w:shd w:val="clear" w:color="auto" w:fill="FFFFFF"/>
        </w:rPr>
        <w:t xml:space="preserve">, 1% NP40, 150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chloride, 1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EDTA, 100 </w:t>
      </w:r>
      <w:proofErr w:type="spellStart"/>
      <w:r w:rsidR="00CE26FC" w:rsidRPr="006902F6">
        <w:rPr>
          <w:rFonts w:eastAsia="Times New Roman" w:cs="Times New Roman"/>
          <w:color w:val="000000" w:themeColor="text1"/>
          <w:shd w:val="clear" w:color="auto" w:fill="FFFFFF"/>
        </w:rPr>
        <w:t>uM</w:t>
      </w:r>
      <w:proofErr w:type="spellEnd"/>
      <w:r w:rsidR="00CE26FC" w:rsidRPr="006902F6">
        <w:rPr>
          <w:rFonts w:eastAsia="Times New Roman" w:cs="Times New Roman"/>
          <w:color w:val="000000" w:themeColor="text1"/>
          <w:shd w:val="clear" w:color="auto" w:fill="FFFFFF"/>
        </w:rPr>
        <w:t xml:space="preserve"> sodium </w:t>
      </w:r>
      <w:proofErr w:type="spellStart"/>
      <w:r w:rsidR="00CE26FC" w:rsidRPr="006902F6">
        <w:rPr>
          <w:rFonts w:eastAsia="Times New Roman" w:cs="Times New Roman"/>
          <w:color w:val="000000" w:themeColor="text1"/>
          <w:shd w:val="clear" w:color="auto" w:fill="FFFFFF"/>
        </w:rPr>
        <w:t>orthovanadate</w:t>
      </w:r>
      <w:proofErr w:type="spellEnd"/>
      <w:r w:rsidR="00CE26FC" w:rsidRPr="006902F6">
        <w:rPr>
          <w:rFonts w:eastAsia="Times New Roman" w:cs="Times New Roman"/>
          <w:color w:val="000000" w:themeColor="text1"/>
          <w:shd w:val="clear" w:color="auto" w:fill="FFFFFF"/>
        </w:rPr>
        <w:t xml:space="preserve">, 5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w:t>
      </w:r>
      <w:proofErr w:type="spellStart"/>
      <w:r w:rsidR="00DA4887" w:rsidRPr="006902F6">
        <w:rPr>
          <w:rFonts w:eastAsia="Times New Roman" w:cs="Times New Roman"/>
          <w:color w:val="000000" w:themeColor="text1"/>
          <w:shd w:val="clear" w:color="auto" w:fill="FFFFFF"/>
        </w:rPr>
        <w:t>CLx</w:t>
      </w:r>
      <w:proofErr w:type="spellEnd"/>
      <w:r w:rsidRPr="006902F6">
        <w:rPr>
          <w:rFonts w:eastAsia="Times New Roman" w:cs="Times New Roman"/>
          <w:color w:val="000000" w:themeColor="text1"/>
          <w:shd w:val="clear" w:color="auto" w:fill="FFFFFF"/>
        </w:rPr>
        <w:t xml:space="preserve"> image 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w:t>
      </w:r>
      <w:proofErr w:type="spellStart"/>
      <w:r w:rsidRPr="006902F6">
        <w:rPr>
          <w:rFonts w:eastAsia="Times New Roman" w:cs="Times New Roman"/>
          <w:color w:val="000000" w:themeColor="text1"/>
          <w:shd w:val="clear" w:color="auto" w:fill="FFFFFF"/>
        </w:rPr>
        <w:t>LiCOR</w:t>
      </w:r>
      <w:proofErr w:type="spellEnd"/>
      <w:r w:rsidRPr="006902F6">
        <w:rPr>
          <w:rFonts w:eastAsia="Times New Roman" w:cs="Times New Roman"/>
          <w:color w:val="000000" w:themeColor="text1"/>
          <w:shd w:val="clear" w:color="auto" w:fill="FFFFFF"/>
        </w:rPr>
        <w:t>)</w:t>
      </w:r>
      <w:r w:rsidR="00827CC4">
        <w:rPr>
          <w:rFonts w:eastAsia="Times New Roman" w:cs="Times New Roman"/>
          <w:color w:val="000000" w:themeColor="text1"/>
          <w:shd w:val="clear" w:color="auto" w:fill="FFFFFF"/>
        </w:rPr>
        <w:t xml:space="preserve"> and normalized to Revert Total Protein Stain (</w:t>
      </w:r>
      <w:proofErr w:type="spellStart"/>
      <w:r w:rsidR="00827CC4">
        <w:rPr>
          <w:rFonts w:eastAsia="Times New Roman" w:cs="Times New Roman"/>
          <w:color w:val="000000" w:themeColor="text1"/>
          <w:shd w:val="clear" w:color="auto" w:fill="FFFFFF"/>
        </w:rPr>
        <w:t>LiCOR</w:t>
      </w:r>
      <w:proofErr w:type="spellEnd"/>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lastRenderedPageBreak/>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xml:space="preserve">, normality and equal variance were tested using Shapiro-Wilk and </w:t>
      </w:r>
      <w:proofErr w:type="spellStart"/>
      <w:r w:rsidR="00737415">
        <w:rPr>
          <w:color w:val="000000" w:themeColor="text1"/>
        </w:rPr>
        <w:t>Levene’s</w:t>
      </w:r>
      <w:proofErr w:type="spellEnd"/>
      <w:r w:rsidR="00737415">
        <w:rPr>
          <w:color w:val="000000" w:themeColor="text1"/>
        </w:rPr>
        <w:t xml:space="preserve">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666BC5CA" w:rsidR="007E0200" w:rsidRPr="006902F6" w:rsidRDefault="002A443E" w:rsidP="00A81B12">
      <w:pPr>
        <w:spacing w:line="480" w:lineRule="auto"/>
        <w:rPr>
          <w:rFonts w:eastAsia="Times New Roman" w:cs="Times New Roman"/>
          <w:color w:val="000000" w:themeColor="text1"/>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xml:space="preserve">) or treated with </w:t>
      </w:r>
      <w:del w:id="27" w:author="Microsoft Office User" w:date="2018-02-07T14:01:00Z">
        <w:r w:rsidR="007E0200" w:rsidRPr="006902F6" w:rsidDel="00852027">
          <w:rPr>
            <w:color w:val="000000" w:themeColor="text1"/>
          </w:rPr>
          <w:delText>glucocortic</w:delText>
        </w:r>
        <w:r w:rsidR="00B24C2D" w:rsidDel="00852027">
          <w:rPr>
            <w:color w:val="000000" w:themeColor="text1"/>
          </w:rPr>
          <w:delText>oids (</w:delText>
        </w:r>
      </w:del>
      <w:r w:rsidR="00B24C2D">
        <w:rPr>
          <w:color w:val="000000" w:themeColor="text1"/>
        </w:rPr>
        <w:t>d</w:t>
      </w:r>
      <w:r w:rsidR="007E0200" w:rsidRPr="006902F6">
        <w:rPr>
          <w:color w:val="000000" w:themeColor="text1"/>
        </w:rPr>
        <w:t>examethasone</w:t>
      </w:r>
      <w:bookmarkStart w:id="28" w:name="_GoBack"/>
      <w:bookmarkEnd w:id="28"/>
      <w:del w:id="29" w:author="Microsoft Office User" w:date="2018-02-07T14:01:00Z">
        <w:r w:rsidR="007E0200" w:rsidRPr="006902F6" w:rsidDel="00852027">
          <w:rPr>
            <w:color w:val="000000" w:themeColor="text1"/>
          </w:rPr>
          <w:delText>)</w:delText>
        </w:r>
      </w:del>
      <w:r w:rsidR="007E0200" w:rsidRPr="006902F6">
        <w:rPr>
          <w:color w:val="000000" w:themeColor="text1"/>
        </w:rPr>
        <w:t xml:space="preserv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Pr>
          <w:color w:val="000000" w:themeColor="text1"/>
        </w:rPr>
        <w:t>)</w:t>
      </w:r>
      <w:r w:rsidR="000D578C" w:rsidRPr="006902F6">
        <w:rPr>
          <w:color w:val="000000" w:themeColor="text1"/>
        </w:rPr>
        <w:t>.</w:t>
      </w:r>
      <w:r w:rsidR="007E0200" w:rsidRPr="006902F6">
        <w:rPr>
          <w:color w:val="000000" w:themeColor="text1"/>
        </w:rPr>
        <w:t xml:space="preserve">  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6750C9D4" w:rsidR="00D674AB" w:rsidRPr="006902F6" w:rsidRDefault="00D674AB" w:rsidP="00A81B12">
      <w:pPr>
        <w:spacing w:line="480" w:lineRule="auto"/>
        <w:rPr>
          <w:color w:val="000000" w:themeColor="text1"/>
        </w:rPr>
      </w:pPr>
      <w:r w:rsidRPr="006902F6">
        <w:rPr>
          <w:color w:val="000000" w:themeColor="text1"/>
        </w:rPr>
        <w:t xml:space="preserve">To </w:t>
      </w:r>
      <w:r w:rsidR="0060769C" w:rsidRPr="006902F6">
        <w:rPr>
          <w:color w:val="000000" w:themeColor="text1"/>
        </w:rPr>
        <w:t xml:space="preserve">evaluate glucose homeostasis in more detail </w:t>
      </w:r>
      <w:r w:rsidR="00B77F49" w:rsidRPr="006902F6">
        <w:rPr>
          <w:color w:val="000000" w:themeColor="text1"/>
        </w:rPr>
        <w:t xml:space="preserve">we performed </w:t>
      </w:r>
      <w:proofErr w:type="spellStart"/>
      <w:r w:rsidR="00B77F49" w:rsidRPr="006902F6">
        <w:rPr>
          <w:color w:val="000000" w:themeColor="text1"/>
        </w:rPr>
        <w:t>hyperinsulinemic</w:t>
      </w:r>
      <w:r w:rsidR="005A4E16">
        <w:rPr>
          <w:color w:val="000000" w:themeColor="text1"/>
        </w:rPr>
        <w:t>-</w:t>
      </w:r>
      <w:r w:rsidR="00B77F49" w:rsidRPr="006902F6">
        <w:rPr>
          <w:color w:val="000000" w:themeColor="text1"/>
        </w:rPr>
        <w:t>euglycemic</w:t>
      </w:r>
      <w:proofErr w:type="spellEnd"/>
      <w:r w:rsidR="00B77F49" w:rsidRPr="006902F6">
        <w:rPr>
          <w:color w:val="000000" w:themeColor="text1"/>
        </w:rPr>
        <w:t xml:space="preserve">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 (Supplementary Figures 1</w:t>
      </w:r>
      <w:r w:rsidR="00DE6FEE">
        <w:rPr>
          <w:color w:val="000000" w:themeColor="text1"/>
        </w:rPr>
        <w:t>A</w:t>
      </w:r>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w:t>
      </w:r>
      <w:proofErr w:type="gramStart"/>
      <w:r w:rsidR="00501D0B">
        <w:rPr>
          <w:color w:val="000000" w:themeColor="text1"/>
        </w:rPr>
        <w:t>E,</w:t>
      </w:r>
      <w:r w:rsidR="00501D0B" w:rsidRPr="006902F6">
        <w:rPr>
          <w:color w:val="000000" w:themeColor="text1"/>
        </w:rPr>
        <w:t>F</w:t>
      </w:r>
      <w:proofErr w:type="gramEnd"/>
      <w:r w:rsidR="00501D0B" w:rsidRPr="006902F6">
        <w:rPr>
          <w:color w:val="000000" w:themeColor="text1"/>
        </w:rPr>
        <w:t>)</w:t>
      </w:r>
      <w:r w:rsidR="00DA3579" w:rsidRPr="006902F6">
        <w:rPr>
          <w:color w:val="000000" w:themeColor="text1"/>
        </w:rPr>
        <w:t xml:space="preserve">.  </w:t>
      </w:r>
      <w:r w:rsidR="0060769C" w:rsidRPr="006902F6">
        <w:rPr>
          <w:color w:val="000000" w:themeColor="text1"/>
        </w:rPr>
        <w:t xml:space="preserve">During the </w:t>
      </w:r>
      <w:proofErr w:type="spellStart"/>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proofErr w:type="spellEnd"/>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w:t>
      </w:r>
      <w:proofErr w:type="spellStart"/>
      <w:r w:rsidR="00F83E6F" w:rsidRPr="006902F6">
        <w:rPr>
          <w:color w:val="000000" w:themeColor="text1"/>
        </w:rPr>
        <w:t>euglycemia</w:t>
      </w:r>
      <w:proofErr w:type="spellEnd"/>
      <w:r w:rsidR="00F83E6F" w:rsidRPr="006902F6">
        <w:rPr>
          <w:color w:val="000000" w:themeColor="text1"/>
        </w:rPr>
        <w:t xml:space="preserve">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D10E7F">
        <w:rPr>
          <w:color w:val="000000" w:themeColor="text1"/>
        </w:rPr>
        <w:t>G-H</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glucose 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3A55D831" w:rsidR="00B63F75" w:rsidRPr="006902F6" w:rsidRDefault="002611CB" w:rsidP="00E13216">
      <w:pPr>
        <w:spacing w:line="480" w:lineRule="auto"/>
        <w:rPr>
          <w:color w:val="000000" w:themeColor="text1"/>
        </w:rPr>
      </w:pPr>
      <w:r w:rsidRPr="006902F6">
        <w:rPr>
          <w:color w:val="000000" w:themeColor="text1"/>
        </w:rPr>
        <w:lastRenderedPageBreak/>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245EC7">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"(Wanless &amp; Lentz 1990; Rockall &lt;i&gt;et al.&lt;/i&gt; 2003)"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proofErr w:type="spellStart"/>
      <w:r w:rsidR="00B63F75" w:rsidRPr="006902F6">
        <w:rPr>
          <w:i/>
          <w:color w:val="000000" w:themeColor="text1"/>
        </w:rPr>
        <w:t>Fasn</w:t>
      </w:r>
      <w:proofErr w:type="spellEnd"/>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5C25F9D7" w:rsidR="00733364" w:rsidRPr="006902F6" w:rsidRDefault="00222D60" w:rsidP="00E13216">
      <w:pPr>
        <w:spacing w:line="480" w:lineRule="auto"/>
        <w:rPr>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e observed reductions in 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proofErr w:type="spellStart"/>
      <w:r w:rsidR="001C4E38">
        <w:rPr>
          <w:color w:val="000000" w:themeColor="text1"/>
        </w:rPr>
        <w:t>iWAT</w:t>
      </w:r>
      <w:proofErr w:type="spellEnd"/>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proofErr w:type="spellStart"/>
      <w:r w:rsidR="001C4E38">
        <w:rPr>
          <w:color w:val="000000" w:themeColor="text1"/>
        </w:rPr>
        <w:t>eWAT</w:t>
      </w:r>
      <w:proofErr w:type="spellEnd"/>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w:t>
      </w:r>
      <w:proofErr w:type="spellStart"/>
      <w:r w:rsidR="00A87023">
        <w:rPr>
          <w:color w:val="000000" w:themeColor="text1"/>
        </w:rPr>
        <w:t>ub</w:t>
      </w:r>
      <w:proofErr w:type="spellEnd"/>
      <w:r w:rsidR="00A87023">
        <w:rPr>
          <w:color w:val="000000" w:themeColor="text1"/>
        </w:rPr>
        <w:t xml:space="preserve">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proofErr w:type="spellStart"/>
      <w:r w:rsidR="001C4E38">
        <w:rPr>
          <w:color w:val="000000" w:themeColor="text1"/>
        </w:rPr>
        <w:t>iWAT</w:t>
      </w:r>
      <w:proofErr w:type="spellEnd"/>
      <w:r w:rsidR="001C4E38" w:rsidRPr="006902F6">
        <w:rPr>
          <w:color w:val="000000" w:themeColor="text1"/>
        </w:rPr>
        <w:t xml:space="preserve"> </w:t>
      </w:r>
      <w:r w:rsidR="00D4046E" w:rsidRPr="006902F6">
        <w:rPr>
          <w:color w:val="000000" w:themeColor="text1"/>
        </w:rPr>
        <w:t xml:space="preserve">or </w:t>
      </w:r>
      <w:proofErr w:type="spellStart"/>
      <w:r w:rsidR="001C4E38">
        <w:rPr>
          <w:color w:val="000000" w:themeColor="text1"/>
        </w:rPr>
        <w:t>eWAT</w:t>
      </w:r>
      <w:proofErr w:type="spellEnd"/>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5A7212" w:rsidRPr="006902F6">
        <w:rPr>
          <w:color w:val="000000" w:themeColor="text1"/>
        </w:rPr>
        <w:t xml:space="preserve"> </w:t>
      </w:r>
      <w:r w:rsidR="00035700" w:rsidRPr="006902F6">
        <w:rPr>
          <w:color w:val="000000" w:themeColor="text1"/>
        </w:rPr>
        <w:t>(Figure 3D</w:t>
      </w:r>
      <w:r w:rsidR="000E75DF" w:rsidRPr="006902F6">
        <w:rPr>
          <w:color w:val="000000" w:themeColor="text1"/>
        </w:rPr>
        <w:t>)</w:t>
      </w:r>
      <w:r w:rsidR="00C902E7">
        <w:rPr>
          <w:color w:val="000000" w:themeColor="text1"/>
        </w:rPr>
        <w:t xml:space="preserve">, we compared food intake </w:t>
      </w:r>
      <w:r w:rsidR="0060314C">
        <w:rPr>
          <w:color w:val="000000" w:themeColor="text1"/>
        </w:rPr>
        <w:t xml:space="preserve">among </w:t>
      </w:r>
      <w:r w:rsidR="00C902E7">
        <w:rPr>
          <w:color w:val="000000" w:themeColor="text1"/>
        </w:rPr>
        <w:t>the groups</w:t>
      </w:r>
      <w:r w:rsidR="00567887" w:rsidRPr="006902F6">
        <w:rPr>
          <w:color w:val="000000" w:themeColor="text1"/>
        </w:rPr>
        <w:t>.</w:t>
      </w:r>
      <w:r w:rsidR="001C22CC" w:rsidRPr="006902F6">
        <w:rPr>
          <w:color w:val="000000" w:themeColor="text1"/>
        </w:rPr>
        <w:t xml:space="preserve"> </w:t>
      </w:r>
      <w:r w:rsidR="00883B29">
        <w:rPr>
          <w:color w:val="000000" w:themeColor="text1"/>
        </w:rPr>
        <w:t xml:space="preserve">Chow-fed, dexamethasone-treated mice ate significantly less than </w:t>
      </w:r>
      <w:r w:rsidR="00EC1D88">
        <w:rPr>
          <w:color w:val="000000" w:themeColor="text1"/>
        </w:rPr>
        <w:t xml:space="preserve">chow-fed </w:t>
      </w:r>
      <w:r w:rsidR="00EC1D88">
        <w:rPr>
          <w:color w:val="000000" w:themeColor="text1"/>
        </w:rPr>
        <w:lastRenderedPageBreak/>
        <w:t>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245EC7">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"(Haber &amp; Weinstein 1992; Roussel &lt;i&gt;et al.&lt;/i&gt; 2003)"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dexamethasone-treated HFD</w:t>
      </w:r>
      <w:r w:rsidR="0060314C">
        <w:rPr>
          <w:color w:val="000000" w:themeColor="text1"/>
        </w:rPr>
        <w:t>-fed</w:t>
      </w:r>
      <w:r w:rsidR="007374F3" w:rsidRPr="006902F6">
        <w:rPr>
          <w:color w:val="000000" w:themeColor="text1"/>
        </w:rPr>
        <w:t xml:space="preserve"> animals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2295B31B"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"(Rebrin &lt;i&gt;et al.&lt;/i&gt; 1996; Edgerton &lt;i&gt;et al.&lt;/i&gt; 2017)"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increased lipolysis</w:t>
      </w:r>
      <w:r w:rsidR="004E4E85" w:rsidRPr="006902F6">
        <w:rPr>
          <w:color w:val="000000" w:themeColor="text1"/>
        </w:rPr>
        <w:t xml:space="preserve"> (Figure 4</w:t>
      </w:r>
      <w:r w:rsidR="00B06214" w:rsidRPr="006902F6">
        <w:rPr>
          <w:color w:val="000000" w:themeColor="text1"/>
        </w:rPr>
        <w:t>B</w:t>
      </w:r>
      <w:r w:rsidR="004E4E85" w:rsidRPr="006902F6">
        <w:rPr>
          <w:color w:val="000000" w:themeColor="text1"/>
        </w:rPr>
        <w:t>)</w:t>
      </w:r>
      <w:r w:rsidR="00E00C8F" w:rsidRPr="006902F6">
        <w:rPr>
          <w:color w:val="000000" w:themeColor="text1"/>
        </w:rPr>
        <w:t xml:space="preserve">. </w:t>
      </w:r>
      <w:r w:rsidR="001944F8" w:rsidRPr="006902F6">
        <w:rPr>
          <w:color w:val="000000" w:themeColor="text1"/>
        </w:rPr>
        <w:t xml:space="preserve">In order to identify a potential GR-dependent </w:t>
      </w:r>
      <w:proofErr w:type="spellStart"/>
      <w:r w:rsidR="001944F8" w:rsidRPr="006902F6">
        <w:rPr>
          <w:color w:val="000000" w:themeColor="text1"/>
        </w:rPr>
        <w:t>lipolytic</w:t>
      </w:r>
      <w:proofErr w:type="spellEnd"/>
      <w:r w:rsidR="001944F8" w:rsidRPr="006902F6">
        <w:rPr>
          <w:color w:val="000000" w:themeColor="text1"/>
        </w:rPr>
        <w:t xml:space="preserve">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and 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676F9B" w:rsidRPr="006902F6">
        <w:rPr>
          <w:color w:val="000000" w:themeColor="text1"/>
        </w:rPr>
        <w:t>-E</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6BB0480B"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w:t>
      </w:r>
      <w:r w:rsidR="00C94253" w:rsidRPr="006902F6">
        <w:rPr>
          <w:color w:val="000000" w:themeColor="text1"/>
        </w:rPr>
        <w:lastRenderedPageBreak/>
        <w:t>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proofErr w:type="spellStart"/>
      <w:r w:rsidR="006066A2" w:rsidRPr="006902F6">
        <w:rPr>
          <w:color w:val="000000" w:themeColor="text1"/>
        </w:rPr>
        <w:t>iWAT</w:t>
      </w:r>
      <w:proofErr w:type="spellEnd"/>
      <w:r w:rsidR="006066A2" w:rsidRPr="006902F6">
        <w:rPr>
          <w:color w:val="000000" w:themeColor="text1"/>
        </w:rPr>
        <w:t xml:space="preserve">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w:t>
      </w:r>
      <w:proofErr w:type="spellStart"/>
      <w:r w:rsidR="000F63EF">
        <w:rPr>
          <w:color w:val="000000" w:themeColor="text1"/>
        </w:rPr>
        <w:t>hyperinsulinemic</w:t>
      </w:r>
      <w:proofErr w:type="spellEnd"/>
      <w:r w:rsidR="000F63EF">
        <w:rPr>
          <w:color w:val="000000" w:themeColor="text1"/>
        </w:rPr>
        <w:t xml:space="preserve"> </w:t>
      </w:r>
      <w:proofErr w:type="spellStart"/>
      <w:r w:rsidR="000F63EF">
        <w:rPr>
          <w:color w:val="000000" w:themeColor="text1"/>
        </w:rPr>
        <w:t>euglycemic</w:t>
      </w:r>
      <w:proofErr w:type="spellEnd"/>
      <w:r w:rsidR="000F63EF">
        <w:rPr>
          <w:color w:val="000000" w:themeColor="text1"/>
        </w:rPr>
        <w:t xml:space="preserve"> clamp in the obese 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reduction in 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66CA33A1" w:rsidR="00210C84" w:rsidRPr="006902F6" w:rsidRDefault="00A87023" w:rsidP="00E13216">
      <w:pPr>
        <w:spacing w:line="480" w:lineRule="auto"/>
        <w:rPr>
          <w:color w:val="000000" w:themeColor="text1"/>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w:t>
      </w:r>
      <w:proofErr w:type="spellStart"/>
      <w:r w:rsidR="00EA22A1" w:rsidRPr="006902F6">
        <w:rPr>
          <w:color w:val="000000" w:themeColor="text1"/>
        </w:rPr>
        <w:t>iWAT</w:t>
      </w:r>
      <w:proofErr w:type="spellEnd"/>
      <w:r w:rsidR="00EA22A1" w:rsidRPr="006902F6">
        <w:rPr>
          <w:color w:val="000000" w:themeColor="text1"/>
        </w:rPr>
        <w:t xml:space="preserve">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lastRenderedPageBreak/>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 xml:space="preserve">. </w:t>
      </w:r>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53BFDC8"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245EC7">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34AF8A1F" w14:textId="4A537565" w:rsidR="00830B0C"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adipocytes, several studies demonstrate that adipocyte-specific reductions in glucocorticoid signaling being associated with improved metabolic profiles </w:t>
      </w:r>
      <w:r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68F78662" w:rsidR="00FC121E" w:rsidRPr="006902F6" w:rsidRDefault="0064784B" w:rsidP="00FC121E">
      <w:pPr>
        <w:spacing w:line="480" w:lineRule="auto"/>
        <w:rPr>
          <w:color w:val="000000" w:themeColor="text1"/>
        </w:rPr>
      </w:pPr>
      <w:r>
        <w:rPr>
          <w:color w:val="000000" w:themeColor="text1"/>
        </w:rPr>
        <w:lastRenderedPageBreak/>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245EC7">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"(36)", "plainTextFormattedCitation" : "(36)", "previouslyFormattedCitation" : "(Burke &lt;i&gt;et al.&lt;/i&gt; 2017)" }, "properties" : {  }, "schema" : "https://github.com/citation-style-language/schema/raw/master/csl-citation.json" }</w:instrText>
      </w:r>
      <w:r w:rsidR="00065189" w:rsidRPr="006902F6">
        <w:rPr>
          <w:color w:val="000000" w:themeColor="text1"/>
        </w:rPr>
        <w:fldChar w:fldCharType="separate"/>
      </w:r>
      <w:r w:rsidR="00245EC7" w:rsidRPr="00245EC7">
        <w:rPr>
          <w:noProof/>
          <w:color w:val="000000" w:themeColor="text1"/>
        </w:rPr>
        <w:t>(36)</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mice led to </w:t>
      </w:r>
      <w:r w:rsidR="00C922C0">
        <w:rPr>
          <w:color w:val="000000" w:themeColor="text1"/>
        </w:rPr>
        <w:t xml:space="preserve">a </w:t>
      </w:r>
      <w:proofErr w:type="spellStart"/>
      <w:r w:rsidR="00C922C0">
        <w:rPr>
          <w:color w:val="000000" w:themeColor="text1"/>
        </w:rPr>
        <w:t>lipodystrophic</w:t>
      </w:r>
      <w:proofErr w:type="spellEnd"/>
      <w:r w:rsidR="00C922C0">
        <w:rPr>
          <w:color w:val="000000" w:themeColor="text1"/>
        </w:rPr>
        <w:t xml:space="preserve">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245EC7">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"(7,8,37)", "plainTextFormattedCitation" : "(7,8,37)", "previouslyFormattedCitation" : "(D\u2019souza &lt;i&gt;et al.&lt;/i&gt; 2012; Shpilberg &lt;i&gt;et al.&lt;/i&gt; 2012; Beaudry &lt;i&gt;et al.&lt;/i&gt; 2013)" }, "properties" : {  }, "schema" : "https://github.com/citation-style-language/schema/raw/master/csl-citation.json" }</w:instrText>
      </w:r>
      <w:r w:rsidR="00FC121E" w:rsidRPr="006902F6">
        <w:rPr>
          <w:color w:val="000000" w:themeColor="text1"/>
        </w:rPr>
        <w:fldChar w:fldCharType="separate"/>
      </w:r>
      <w:r w:rsidR="00245EC7" w:rsidRPr="00245EC7">
        <w:rPr>
          <w:noProof/>
          <w:color w:val="000000" w:themeColor="text1"/>
        </w:rPr>
        <w:t>(7,8,37)</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0EEAA715"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245EC7">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"(38\u201342)", "plainTextFormattedCitation" : "(38\u201342)", "previouslyFormattedCitation" : "(Williamson &lt;i&gt;et al.&lt;/i&gt; 1966; Nurjhan &lt;i&gt;et al.&lt;/i&gt; 1986, 1992, Perry &lt;i&gt;et al.&lt;/i&gt; 2015, 2017)" }, "properties" : {  }, "schema" : "https://github.com/citation-style-language/schema/raw/master/csl-citation.json" }</w:instrText>
      </w:r>
      <w:r w:rsidR="004B21DD" w:rsidRPr="006902F6">
        <w:rPr>
          <w:color w:val="000000" w:themeColor="text1"/>
        </w:rPr>
        <w:fldChar w:fldCharType="separate"/>
      </w:r>
      <w:r w:rsidR="00245EC7" w:rsidRPr="00245EC7">
        <w:rPr>
          <w:noProof/>
          <w:color w:val="000000" w:themeColor="text1"/>
        </w:rPr>
        <w:t>(38–42)</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possibly as a way to promote gluconeogenesis to maintain blood glucose levels.</w:t>
      </w:r>
      <w:r w:rsidRPr="006902F6">
        <w:rPr>
          <w:color w:val="000000" w:themeColor="text1"/>
        </w:rPr>
        <w:t xml:space="preserve"> </w:t>
      </w:r>
      <w:r w:rsidR="00FE35A0" w:rsidRPr="006902F6">
        <w:rPr>
          <w:color w:val="000000" w:themeColor="text1"/>
        </w:rPr>
        <w:t xml:space="preserve"> Lipolysis has been implicated in insulin resistance </w:t>
      </w:r>
      <w:r w:rsidR="00FE35A0"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"(Rebrin &lt;i&gt;et al.&lt;/i&gt; 1996; Edgerton &lt;i&gt;et al.&lt;/i&gt; 2017)"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 xml:space="preserve">erefore, we </w:t>
      </w:r>
      <w:r w:rsidR="00D655C1">
        <w:rPr>
          <w:color w:val="000000" w:themeColor="text1"/>
        </w:rPr>
        <w:lastRenderedPageBreak/>
        <w:t>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40572357" w:rsidR="00CD1457" w:rsidRPr="006902F6" w:rsidRDefault="0015242A" w:rsidP="00E13216">
      <w:pPr>
        <w:spacing w:line="480" w:lineRule="auto"/>
        <w:rPr>
          <w:color w:val="000000" w:themeColor="text1"/>
        </w:rPr>
      </w:pPr>
      <w:r w:rsidRPr="006902F6">
        <w:rPr>
          <w:color w:val="000000" w:themeColor="text1"/>
        </w:rPr>
        <w:t xml:space="preserve">There is some debate as to which genes glucocorticoids are acting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245EC7">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"(43)", "plainTextFormattedCitation" : "(43)", "previouslyFormattedCitation" : "(Xu &lt;i&gt;et al.&lt;/i&gt; 2009)"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(43)</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245EC7">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"(44)", "plainTextFormattedCitation" : "(44)", "previouslyFormattedCitation" : "(Lacasa &lt;i&gt;et al.&lt;/i&gt; 1988)"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(44)</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transcripts </w:t>
      </w:r>
      <w:r w:rsidRPr="006902F6">
        <w:rPr>
          <w:color w:val="000000" w:themeColor="text1"/>
        </w:rPr>
        <w:fldChar w:fldCharType="begin" w:fldLock="1"/>
      </w:r>
      <w:r w:rsidR="00245EC7">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"(21,45,46)", "plainTextFormattedCitation" : "(21,45,46)", "previouslyFormattedCitation" : "(Campbell &lt;i&gt;et al.&lt;/i&gt; 2011; Serr &lt;i&gt;et al.&lt;/i&gt; 2011;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(21,45,46)</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 xml:space="preserve">diet-induced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51F0537E" w14:textId="77777777" w:rsidR="00D26E2F" w:rsidRDefault="00D26E2F" w:rsidP="00E13216">
      <w:pPr>
        <w:spacing w:line="480" w:lineRule="auto"/>
        <w:rPr>
          <w:color w:val="000000" w:themeColor="text1"/>
        </w:rPr>
      </w:pPr>
    </w:p>
    <w:p w14:paraId="32CDFF5C" w14:textId="77777777" w:rsidR="00706726" w:rsidRDefault="00706726" w:rsidP="0068384E">
      <w:pPr>
        <w:spacing w:line="480" w:lineRule="auto"/>
      </w:pPr>
      <w:r w:rsidRPr="00E50061">
        <w:rPr>
          <w:b/>
        </w:rPr>
        <w:lastRenderedPageBreak/>
        <w:t>D</w:t>
      </w:r>
      <w:r>
        <w:rPr>
          <w:b/>
        </w:rPr>
        <w:t>eclaration of Interest</w:t>
      </w:r>
      <w:r w:rsidRPr="00E50061">
        <w:rPr>
          <w:b/>
        </w:rPr>
        <w:t>:</w:t>
      </w:r>
      <w:r>
        <w:t xml:space="preserve"> The authors declared no conflict of interest that could be perceived as prejudicing the impartiality of the research reported.</w:t>
      </w:r>
    </w:p>
    <w:p w14:paraId="23CA46F0" w14:textId="77777777" w:rsidR="00706726" w:rsidRDefault="00706726" w:rsidP="0068384E">
      <w:pPr>
        <w:spacing w:line="480" w:lineRule="auto"/>
      </w:pPr>
    </w:p>
    <w:p w14:paraId="221028DA" w14:textId="596561EC" w:rsidR="00706726" w:rsidRPr="004F4F38" w:rsidRDefault="00706726" w:rsidP="0068384E">
      <w:pPr>
        <w:spacing w:line="480" w:lineRule="auto"/>
        <w:rPr>
          <w:color w:val="000000" w:themeColor="text1"/>
        </w:rPr>
      </w:pPr>
      <w:r w:rsidRPr="00E50061">
        <w:rPr>
          <w:b/>
        </w:rPr>
        <w:t>Funding:</w:t>
      </w:r>
      <w:r>
        <w:t xml:space="preserve"> </w:t>
      </w:r>
      <w:r w:rsidRPr="006902F6">
        <w:rPr>
          <w:color w:val="000000" w:themeColor="text1"/>
        </w:rPr>
        <w:t>This study was supported by funds from NIH Grant R01-DK107535 (DB)</w:t>
      </w:r>
      <w:r w:rsidR="004F4F38">
        <w:rPr>
          <w:color w:val="000000" w:themeColor="text1"/>
        </w:rPr>
        <w:t xml:space="preserve"> and a</w:t>
      </w:r>
      <w:r w:rsidR="004F4F38"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 and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t>Author contributions:</w:t>
      </w:r>
      <w:r>
        <w:t xml:space="preserve"> D.B. acquired funding. D.B., </w:t>
      </w:r>
      <w:proofErr w:type="spellStart"/>
      <w:r>
        <w:t>I.Ha</w:t>
      </w:r>
      <w:proofErr w:type="spellEnd"/>
      <w:r>
        <w:t xml:space="preserve">. and </w:t>
      </w:r>
      <w:proofErr w:type="spellStart"/>
      <w:r>
        <w:t>I.Ho</w:t>
      </w:r>
      <w:proofErr w:type="spellEnd"/>
      <w:r>
        <w:t xml:space="preserve">. were responsible for conceptualizing the study. D.B., </w:t>
      </w:r>
      <w:proofErr w:type="spellStart"/>
      <w:r>
        <w:t>I.Ha</w:t>
      </w:r>
      <w:proofErr w:type="spellEnd"/>
      <w:r>
        <w:t xml:space="preserve">. and N.Q. designed the experiments. </w:t>
      </w:r>
      <w:proofErr w:type="spellStart"/>
      <w:r>
        <w:t>I.Ha</w:t>
      </w:r>
      <w:proofErr w:type="spellEnd"/>
      <w:r>
        <w:t xml:space="preserve">. performed all cell experiments. </w:t>
      </w:r>
      <w:proofErr w:type="spellStart"/>
      <w:r>
        <w:t>I.Ha</w:t>
      </w:r>
      <w:proofErr w:type="spellEnd"/>
      <w:r>
        <w:t xml:space="preserve">., E.S. and J.R. performed mouse experiments. D.B. and Q.T. performed statistical analyses. </w:t>
      </w:r>
      <w:proofErr w:type="spellStart"/>
      <w:r>
        <w:t>I.Ha</w:t>
      </w:r>
      <w:proofErr w:type="spellEnd"/>
      <w:r>
        <w:t xml:space="preserve">. wrote the manuscript. </w:t>
      </w:r>
      <w:proofErr w:type="spellStart"/>
      <w:r>
        <w:t>I.Ha</w:t>
      </w:r>
      <w:proofErr w:type="spellEnd"/>
      <w:r>
        <w:t>.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1391C264" w:rsidR="00B022C2" w:rsidRDefault="00706726" w:rsidP="005821CD">
      <w:pPr>
        <w:spacing w:line="480" w:lineRule="auto"/>
        <w:rPr>
          <w:bCs/>
          <w:color w:val="000000" w:themeColor="text1"/>
        </w:rPr>
      </w:pPr>
      <w:r w:rsidRPr="0068384E">
        <w:rPr>
          <w:b/>
          <w:color w:val="000000" w:themeColor="text1"/>
        </w:rPr>
        <w:t xml:space="preserve">Acknowledgements: </w:t>
      </w:r>
      <w:r w:rsidR="00302276">
        <w:rPr>
          <w:bCs/>
          <w:color w:val="000000" w:themeColor="text1"/>
        </w:rPr>
        <w:t>We would like to thank</w:t>
      </w:r>
      <w:r w:rsidR="0089314D">
        <w:rPr>
          <w:bCs/>
          <w:color w:val="000000" w:themeColor="text1"/>
        </w:rPr>
        <w:t xml:space="preserve"> the study participant for their willingness to be involved in this research. We would like to thank</w:t>
      </w:r>
      <w:r w:rsidR="00302276">
        <w:rPr>
          <w:bCs/>
          <w:color w:val="000000" w:themeColor="text1"/>
        </w:rPr>
        <w:t xml:space="preserve"> Jennifer </w:t>
      </w:r>
      <w:proofErr w:type="spellStart"/>
      <w:r w:rsidR="00302276">
        <w:rPr>
          <w:bCs/>
          <w:color w:val="000000" w:themeColor="text1"/>
        </w:rPr>
        <w:t>DelProposto</w:t>
      </w:r>
      <w:proofErr w:type="spellEnd"/>
      <w:r w:rsidR="00302276">
        <w:rPr>
          <w:bCs/>
          <w:color w:val="000000" w:themeColor="text1"/>
        </w:rPr>
        <w:t xml:space="preserve"> and Carey </w:t>
      </w:r>
      <w:proofErr w:type="spellStart"/>
      <w:r w:rsidR="00302276">
        <w:rPr>
          <w:bCs/>
          <w:color w:val="000000" w:themeColor="text1"/>
        </w:rPr>
        <w:t>Lumeng</w:t>
      </w:r>
      <w:proofErr w:type="spellEnd"/>
      <w:r w:rsidR="00302276">
        <w:rPr>
          <w:bCs/>
          <w:color w:val="000000" w:themeColor="text1"/>
        </w:rPr>
        <w:t xml:space="preserve"> 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 xml:space="preserve">We would like to thank the other members of the Bridges laboratory, </w:t>
      </w:r>
      <w:proofErr w:type="spellStart"/>
      <w:r w:rsidR="00A23F57" w:rsidRPr="006902F6">
        <w:rPr>
          <w:bCs/>
          <w:color w:val="000000" w:themeColor="text1"/>
        </w:rPr>
        <w:t>Thurl</w:t>
      </w:r>
      <w:proofErr w:type="spellEnd"/>
      <w:r w:rsidR="00A23F57" w:rsidRPr="006902F6">
        <w:rPr>
          <w:bCs/>
          <w:color w:val="000000" w:themeColor="text1"/>
        </w:rPr>
        <w:t xml:space="preserve"> Harris </w:t>
      </w:r>
      <w:r w:rsidR="00A23F57" w:rsidRPr="006902F6">
        <w:rPr>
          <w:bCs/>
          <w:color w:val="000000" w:themeColor="text1"/>
        </w:rPr>
        <w:lastRenderedPageBreak/>
        <w:t>(University of Virginia)</w:t>
      </w:r>
      <w:r w:rsidR="00F33C5C">
        <w:rPr>
          <w:bCs/>
          <w:color w:val="000000" w:themeColor="text1"/>
        </w:rPr>
        <w:t xml:space="preserve">, Christoph </w:t>
      </w:r>
      <w:proofErr w:type="spellStart"/>
      <w:r w:rsidR="00F33C5C">
        <w:rPr>
          <w:bCs/>
          <w:color w:val="000000" w:themeColor="text1"/>
        </w:rPr>
        <w:t>Buettner</w:t>
      </w:r>
      <w:proofErr w:type="spellEnd"/>
      <w:r w:rsidR="00A23F57" w:rsidRPr="006902F6">
        <w:rPr>
          <w:bCs/>
          <w:color w:val="000000" w:themeColor="text1"/>
        </w:rPr>
        <w:t xml:space="preserve"> </w:t>
      </w:r>
      <w:r w:rsidR="00F33C5C">
        <w:rPr>
          <w:bCs/>
          <w:color w:val="000000" w:themeColor="text1"/>
        </w:rPr>
        <w:t xml:space="preserve">and Eliza Geer (Icahn School of Medicine at Mount Sinai) </w:t>
      </w:r>
      <w:r w:rsidR="00A23F57" w:rsidRPr="006902F6">
        <w:rPr>
          <w:bCs/>
          <w:color w:val="000000" w:themeColor="text1"/>
        </w:rPr>
        <w:t>and Edwards Park (UTHSC) for insights on this work.</w:t>
      </w:r>
      <w:r w:rsidR="000C2650">
        <w:rPr>
          <w:bCs/>
          <w:color w:val="000000" w:themeColor="text1"/>
        </w:rPr>
        <w:t xml:space="preserve"> </w:t>
      </w:r>
      <w:r w:rsidR="00652B84">
        <w:rPr>
          <w:bCs/>
          <w:color w:val="000000" w:themeColor="text1"/>
        </w:rPr>
        <w:t>g</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6AB6A99" w14:textId="4F16C64A" w:rsidR="00245EC7" w:rsidRPr="00245EC7" w:rsidRDefault="00A43B68" w:rsidP="00245EC7">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245EC7" w:rsidRPr="00245EC7">
        <w:rPr>
          <w:rFonts w:ascii="Calibri" w:eastAsia="Times New Roman" w:hAnsi="Calibri" w:cs="Times New Roman"/>
          <w:noProof/>
        </w:rPr>
        <w:t xml:space="preserve">1. </w:t>
      </w:r>
      <w:r w:rsidR="00245EC7" w:rsidRPr="00245EC7">
        <w:rPr>
          <w:rFonts w:ascii="Calibri" w:eastAsia="Times New Roman" w:hAnsi="Calibri" w:cs="Times New Roman"/>
          <w:noProof/>
        </w:rPr>
        <w:tab/>
      </w:r>
      <w:r w:rsidR="00245EC7" w:rsidRPr="00245EC7">
        <w:rPr>
          <w:rFonts w:ascii="Calibri" w:eastAsia="Times New Roman" w:hAnsi="Calibri" w:cs="Times New Roman"/>
          <w:b/>
          <w:bCs/>
          <w:noProof/>
        </w:rPr>
        <w:t>Paredes S, Ribeiro L.</w:t>
      </w:r>
      <w:r w:rsidR="00245EC7" w:rsidRPr="00245EC7">
        <w:rPr>
          <w:rFonts w:ascii="Calibri" w:eastAsia="Times New Roman" w:hAnsi="Calibri" w:cs="Times New Roman"/>
          <w:noProof/>
        </w:rPr>
        <w:t xml:space="preserve"> Cortisol: the villain in Metabolic Syndrome? </w:t>
      </w:r>
      <w:r w:rsidR="00245EC7" w:rsidRPr="00245EC7">
        <w:rPr>
          <w:rFonts w:ascii="Calibri" w:eastAsia="Times New Roman" w:hAnsi="Calibri" w:cs="Times New Roman"/>
          <w:i/>
          <w:iCs/>
          <w:noProof/>
        </w:rPr>
        <w:t>Rev Assoc Med BRAs</w:t>
      </w:r>
      <w:r w:rsidR="00245EC7" w:rsidRPr="00245EC7">
        <w:rPr>
          <w:rFonts w:ascii="Calibri" w:eastAsia="Times New Roman" w:hAnsi="Calibri" w:cs="Times New Roman"/>
          <w:noProof/>
        </w:rPr>
        <w:t xml:space="preserve"> 2014;60(1):84–92.</w:t>
      </w:r>
    </w:p>
    <w:p w14:paraId="79252B9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 </w:t>
      </w:r>
      <w:r w:rsidRPr="00245EC7">
        <w:rPr>
          <w:rFonts w:ascii="Calibri" w:eastAsia="Times New Roman" w:hAnsi="Calibri" w:cs="Times New Roman"/>
          <w:noProof/>
        </w:rPr>
        <w:tab/>
      </w:r>
      <w:r w:rsidRPr="00245EC7">
        <w:rPr>
          <w:rFonts w:ascii="Calibri" w:eastAsia="Times New Roman" w:hAnsi="Calibri" w:cs="Times New Roman"/>
          <w:b/>
          <w:bCs/>
          <w:noProof/>
        </w:rPr>
        <w:t>Overman R a., Yeh JY, Deal CL.</w:t>
      </w:r>
      <w:r w:rsidRPr="00245EC7">
        <w:rPr>
          <w:rFonts w:ascii="Calibri" w:eastAsia="Times New Roman" w:hAnsi="Calibri" w:cs="Times New Roman"/>
          <w:noProof/>
        </w:rPr>
        <w:t xml:space="preserve"> Prevalence of oral glucocorticoid usage in the United States: A general population perspective. </w:t>
      </w:r>
      <w:r w:rsidRPr="00245EC7">
        <w:rPr>
          <w:rFonts w:ascii="Calibri" w:eastAsia="Times New Roman" w:hAnsi="Calibri" w:cs="Times New Roman"/>
          <w:i/>
          <w:iCs/>
          <w:noProof/>
        </w:rPr>
        <w:t>Arthritis Care Res.</w:t>
      </w:r>
      <w:r w:rsidRPr="00245EC7">
        <w:rPr>
          <w:rFonts w:ascii="Calibri" w:eastAsia="Times New Roman" w:hAnsi="Calibri" w:cs="Times New Roman"/>
          <w:noProof/>
        </w:rPr>
        <w:t xml:space="preserve"> 2013;65(2):294–298.</w:t>
      </w:r>
    </w:p>
    <w:p w14:paraId="2206796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 </w:t>
      </w:r>
      <w:r w:rsidRPr="00245EC7">
        <w:rPr>
          <w:rFonts w:ascii="Calibri" w:eastAsia="Times New Roman" w:hAnsi="Calibri" w:cs="Times New Roman"/>
          <w:noProof/>
        </w:rPr>
        <w:tab/>
      </w:r>
      <w:r w:rsidRPr="00245EC7">
        <w:rPr>
          <w:rFonts w:ascii="Calibri" w:eastAsia="Times New Roman" w:hAnsi="Calibri" w:cs="Times New Roman"/>
          <w:b/>
          <w:bCs/>
          <w:noProof/>
        </w:rPr>
        <w:t>Fardet L, Petersen I, Nazareth I.</w:t>
      </w:r>
      <w:r w:rsidRPr="00245EC7">
        <w:rPr>
          <w:rFonts w:ascii="Calibri" w:eastAsia="Times New Roman" w:hAnsi="Calibri" w:cs="Times New Roman"/>
          <w:noProof/>
        </w:rPr>
        <w:t xml:space="preserve"> Original article Prevalence of long-term oral glucocorticoid prescriptions in the UK over the past 20 years. 2011;(March). doi:10.1093/rheumatology/ker017.</w:t>
      </w:r>
    </w:p>
    <w:p w14:paraId="6D6B4E2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 </w:t>
      </w:r>
      <w:r w:rsidRPr="00245EC7">
        <w:rPr>
          <w:rFonts w:ascii="Calibri" w:eastAsia="Times New Roman" w:hAnsi="Calibri" w:cs="Times New Roman"/>
          <w:noProof/>
        </w:rPr>
        <w:tab/>
      </w:r>
      <w:r w:rsidRPr="00245EC7">
        <w:rPr>
          <w:rFonts w:ascii="Calibri" w:eastAsia="Times New Roman" w:hAnsi="Calibri" w:cs="Times New Roman"/>
          <w:b/>
          <w:bCs/>
          <w:noProof/>
        </w:rPr>
        <w:t>Hsiao C, Ph D, Cherry DK, Beatty PC, Ph D, Rechtsteiner EA, Care H.</w:t>
      </w:r>
      <w:r w:rsidRPr="00245EC7">
        <w:rPr>
          <w:rFonts w:ascii="Calibri" w:eastAsia="Times New Roman" w:hAnsi="Calibri" w:cs="Times New Roman"/>
          <w:noProof/>
        </w:rPr>
        <w:t xml:space="preserve"> National Ambulatory Medical Care Survey : 2007 Summary. 2010;(27).</w:t>
      </w:r>
    </w:p>
    <w:p w14:paraId="48A35A0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5. </w:t>
      </w:r>
      <w:r w:rsidRPr="00245EC7">
        <w:rPr>
          <w:rFonts w:ascii="Calibri" w:eastAsia="Times New Roman" w:hAnsi="Calibri" w:cs="Times New Roman"/>
          <w:noProof/>
        </w:rPr>
        <w:tab/>
      </w:r>
      <w:r w:rsidRPr="00245EC7">
        <w:rPr>
          <w:rFonts w:ascii="Calibri" w:eastAsia="Times New Roman" w:hAnsi="Calibri" w:cs="Times New Roman"/>
          <w:b/>
          <w:bCs/>
          <w:noProof/>
        </w:rPr>
        <w:t>Laugesen K, Otto J, Jørgensen L, Sørensen HT, Petersen I.</w:t>
      </w:r>
      <w:r w:rsidRPr="00245EC7">
        <w:rPr>
          <w:rFonts w:ascii="Calibri" w:eastAsia="Times New Roman" w:hAnsi="Calibri" w:cs="Times New Roman"/>
          <w:noProof/>
        </w:rPr>
        <w:t xml:space="preserve"> Systemic glucocorticoid use in Denmark : a population-based prevalence study. 2017;(January 1999):1–6.</w:t>
      </w:r>
    </w:p>
    <w:p w14:paraId="3DC0DF2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6. </w:t>
      </w:r>
      <w:r w:rsidRPr="00245EC7">
        <w:rPr>
          <w:rFonts w:ascii="Calibri" w:eastAsia="Times New Roman" w:hAnsi="Calibri" w:cs="Times New Roman"/>
          <w:noProof/>
        </w:rPr>
        <w:tab/>
      </w:r>
      <w:r w:rsidRPr="00245EC7">
        <w:rPr>
          <w:rFonts w:ascii="Calibri" w:eastAsia="Times New Roman" w:hAnsi="Calibri" w:cs="Times New Roman"/>
          <w:b/>
          <w:bCs/>
          <w:noProof/>
        </w:rPr>
        <w:t>The GBD 2015 Obesity Collaborators.</w:t>
      </w:r>
      <w:r w:rsidRPr="00245EC7">
        <w:rPr>
          <w:rFonts w:ascii="Calibri" w:eastAsia="Times New Roman" w:hAnsi="Calibri" w:cs="Times New Roman"/>
          <w:noProof/>
        </w:rPr>
        <w:t xml:space="preserve"> Health Effects of Overweight and Obesity in 195 Countries over 25 Years. </w:t>
      </w:r>
      <w:r w:rsidRPr="00245EC7">
        <w:rPr>
          <w:rFonts w:ascii="Calibri" w:eastAsia="Times New Roman" w:hAnsi="Calibri" w:cs="Times New Roman"/>
          <w:i/>
          <w:iCs/>
          <w:noProof/>
        </w:rPr>
        <w:t>N. Engl. J. Med.</w:t>
      </w:r>
      <w:r w:rsidRPr="00245EC7">
        <w:rPr>
          <w:rFonts w:ascii="Calibri" w:eastAsia="Times New Roman" w:hAnsi="Calibri" w:cs="Times New Roman"/>
          <w:noProof/>
        </w:rPr>
        <w:t xml:space="preserve"> 2017;377(1):13–27.</w:t>
      </w:r>
    </w:p>
    <w:p w14:paraId="2B3DF8F8"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7. </w:t>
      </w:r>
      <w:r w:rsidRPr="00245EC7">
        <w:rPr>
          <w:rFonts w:ascii="Calibri" w:eastAsia="Times New Roman" w:hAnsi="Calibri" w:cs="Times New Roman"/>
          <w:noProof/>
        </w:rPr>
        <w:tab/>
      </w:r>
      <w:r w:rsidRPr="00245EC7">
        <w:rPr>
          <w:rFonts w:ascii="Calibri" w:eastAsia="Times New Roman" w:hAnsi="Calibri" w:cs="Times New Roman"/>
          <w:b/>
          <w:bCs/>
          <w:noProof/>
        </w:rPr>
        <w:t>Beaudry JL, Anna MD, Teich T, Tsushima R, Riddell MC.</w:t>
      </w:r>
      <w:r w:rsidRPr="00245EC7">
        <w:rPr>
          <w:rFonts w:ascii="Calibri" w:eastAsia="Times New Roman" w:hAnsi="Calibri" w:cs="Times New Roman"/>
          <w:noProof/>
        </w:rPr>
        <w:t xml:space="preserve"> Exogenous Glucocorticoids and a High-Fat Diet Cause Severe Hyperglycemia and Hyperinsulinemia and Sprague-Dawley Rats. 2013;154(September):3197–3208.</w:t>
      </w:r>
    </w:p>
    <w:p w14:paraId="03850A1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8. </w:t>
      </w:r>
      <w:r w:rsidRPr="00245EC7">
        <w:rPr>
          <w:rFonts w:ascii="Calibri" w:eastAsia="Times New Roman" w:hAnsi="Calibri" w:cs="Times New Roman"/>
          <w:noProof/>
        </w:rPr>
        <w:tab/>
      </w:r>
      <w:r w:rsidRPr="00245EC7">
        <w:rPr>
          <w:rFonts w:ascii="Calibri" w:eastAsia="Times New Roman" w:hAnsi="Calibri" w:cs="Times New Roman"/>
          <w:b/>
          <w:bCs/>
          <w:noProof/>
        </w:rPr>
        <w:t>Shpilberg Y, Beaudry JL, Souza AD, Campbell JE, Peckett A, Riddell MC.</w:t>
      </w:r>
      <w:r w:rsidRPr="00245EC7">
        <w:rPr>
          <w:rFonts w:ascii="Calibri" w:eastAsia="Times New Roman" w:hAnsi="Calibri" w:cs="Times New Roman"/>
          <w:noProof/>
        </w:rPr>
        <w:t xml:space="preserve"> A rodent model of rapid-onset diabetes induced by glucocorticoids and high-fat feeding. 2012;680:671–680.</w:t>
      </w:r>
    </w:p>
    <w:p w14:paraId="21E1504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9. </w:t>
      </w:r>
      <w:r w:rsidRPr="00245EC7">
        <w:rPr>
          <w:rFonts w:ascii="Calibri" w:eastAsia="Times New Roman" w:hAnsi="Calibri" w:cs="Times New Roman"/>
          <w:noProof/>
        </w:rPr>
        <w:tab/>
      </w:r>
      <w:r w:rsidRPr="00245EC7">
        <w:rPr>
          <w:rFonts w:ascii="Calibri" w:eastAsia="Times New Roman" w:hAnsi="Calibri" w:cs="Times New Roman"/>
          <w:b/>
          <w:bCs/>
          <w:noProof/>
        </w:rPr>
        <w:t>Dardevet D, Somet C, Taillandier D, Savary I, Attaix D, Grizard J.</w:t>
      </w:r>
      <w:r w:rsidRPr="00245EC7">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245EC7">
        <w:rPr>
          <w:rFonts w:ascii="Calibri" w:eastAsia="Times New Roman" w:hAnsi="Calibri" w:cs="Times New Roman"/>
          <w:i/>
          <w:iCs/>
          <w:noProof/>
        </w:rPr>
        <w:t>J. Clin. Invest.</w:t>
      </w:r>
      <w:r w:rsidRPr="00245EC7">
        <w:rPr>
          <w:rFonts w:ascii="Calibri" w:eastAsia="Times New Roman" w:hAnsi="Calibri" w:cs="Times New Roman"/>
          <w:noProof/>
        </w:rPr>
        <w:t xml:space="preserve"> 1995;96(31):2113–2119.</w:t>
      </w:r>
    </w:p>
    <w:p w14:paraId="5BD17C8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10. </w:t>
      </w:r>
      <w:r w:rsidRPr="00245EC7">
        <w:rPr>
          <w:rFonts w:ascii="Calibri" w:eastAsia="Times New Roman" w:hAnsi="Calibri" w:cs="Times New Roman"/>
          <w:noProof/>
        </w:rPr>
        <w:tab/>
      </w:r>
      <w:r w:rsidRPr="00245EC7">
        <w:rPr>
          <w:rFonts w:ascii="Calibri" w:eastAsia="Times New Roman" w:hAnsi="Calibri" w:cs="Times New Roman"/>
          <w:b/>
          <w:bCs/>
          <w:noProof/>
        </w:rPr>
        <w:t>Hochberg I, Harvey I, Tran QT, Stephenson EJ, Barkan AL, Saltiel AR, Chandler WF, Bridges D.</w:t>
      </w:r>
      <w:r w:rsidRPr="00245EC7">
        <w:rPr>
          <w:rFonts w:ascii="Calibri" w:eastAsia="Times New Roman" w:hAnsi="Calibri" w:cs="Times New Roman"/>
          <w:noProof/>
        </w:rPr>
        <w:t xml:space="preserve"> Gene expression changes in subcutaneous adipose tissue due to Cushing’s disease. </w:t>
      </w:r>
      <w:r w:rsidRPr="00245EC7">
        <w:rPr>
          <w:rFonts w:ascii="Calibri" w:eastAsia="Times New Roman" w:hAnsi="Calibri" w:cs="Times New Roman"/>
          <w:i/>
          <w:iCs/>
          <w:noProof/>
        </w:rPr>
        <w:t>J. Mol. Endocrinol.</w:t>
      </w:r>
      <w:r w:rsidRPr="00245EC7">
        <w:rPr>
          <w:rFonts w:ascii="Calibri" w:eastAsia="Times New Roman" w:hAnsi="Calibri" w:cs="Times New Roman"/>
          <w:noProof/>
        </w:rPr>
        <w:t xml:space="preserve"> 2015;55(2):81–94.</w:t>
      </w:r>
    </w:p>
    <w:p w14:paraId="0EA3EF0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11. </w:t>
      </w:r>
      <w:r w:rsidRPr="00245EC7">
        <w:rPr>
          <w:rFonts w:ascii="Calibri" w:eastAsia="Times New Roman" w:hAnsi="Calibri" w:cs="Times New Roman"/>
          <w:noProof/>
        </w:rPr>
        <w:tab/>
      </w:r>
      <w:r w:rsidRPr="00245EC7">
        <w:rPr>
          <w:rFonts w:ascii="Calibri" w:eastAsia="Times New Roman" w:hAnsi="Calibri" w:cs="Times New Roman"/>
          <w:b/>
          <w:bCs/>
          <w:noProof/>
        </w:rPr>
        <w:t>Schakman O, Kalista S, Barbé C, Loumaye A, Thissen JP.</w:t>
      </w:r>
      <w:r w:rsidRPr="00245EC7">
        <w:rPr>
          <w:rFonts w:ascii="Calibri" w:eastAsia="Times New Roman" w:hAnsi="Calibri" w:cs="Times New Roman"/>
          <w:noProof/>
        </w:rPr>
        <w:t xml:space="preserve"> Glucocorticoid-induced skeletal muscle atrophy </w:t>
      </w:r>
      <w:r w:rsidRPr="00245EC7">
        <w:rPr>
          <w:rFonts w:ascii="Oriya Sangam MN" w:eastAsia="Oriya Sangam MN" w:hAnsi="Oriya Sangam MN" w:cs="Oriya Sangam MN"/>
          <w:noProof/>
        </w:rPr>
        <w:t>ଝ</w:t>
      </w:r>
      <w:r w:rsidRPr="00245EC7">
        <w:rPr>
          <w:rFonts w:ascii="Calibri" w:eastAsia="Times New Roman" w:hAnsi="Calibri" w:cs="Times New Roman"/>
          <w:noProof/>
        </w:rPr>
        <w:t xml:space="preserve">. </w:t>
      </w:r>
      <w:r w:rsidRPr="00245EC7">
        <w:rPr>
          <w:rFonts w:ascii="Calibri" w:eastAsia="Times New Roman" w:hAnsi="Calibri" w:cs="Times New Roman"/>
          <w:i/>
          <w:iCs/>
          <w:noProof/>
        </w:rPr>
        <w:t>Int. J. Biochem. Cell Biol.</w:t>
      </w:r>
      <w:r w:rsidRPr="00245EC7">
        <w:rPr>
          <w:rFonts w:ascii="Calibri" w:eastAsia="Times New Roman" w:hAnsi="Calibri" w:cs="Times New Roman"/>
          <w:noProof/>
        </w:rPr>
        <w:t xml:space="preserve"> 2013;45(10):2163–2172.</w:t>
      </w:r>
    </w:p>
    <w:p w14:paraId="42150C0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12. </w:t>
      </w:r>
      <w:r w:rsidRPr="00245EC7">
        <w:rPr>
          <w:rFonts w:ascii="Calibri" w:eastAsia="Times New Roman" w:hAnsi="Calibri" w:cs="Times New Roman"/>
          <w:noProof/>
        </w:rPr>
        <w:tab/>
      </w:r>
      <w:r w:rsidRPr="00245EC7">
        <w:rPr>
          <w:rFonts w:ascii="Calibri" w:eastAsia="Times New Roman" w:hAnsi="Calibri" w:cs="Times New Roman"/>
          <w:b/>
          <w:bCs/>
          <w:noProof/>
        </w:rPr>
        <w:t>Abad V, Chrousos GP, Reynolds JC, Nieman LK, Hill SC, Weinstein RS, Leong GM.</w:t>
      </w:r>
      <w:r w:rsidRPr="00245EC7">
        <w:rPr>
          <w:rFonts w:ascii="Calibri" w:eastAsia="Times New Roman" w:hAnsi="Calibri" w:cs="Times New Roman"/>
          <w:noProof/>
        </w:rPr>
        <w:t xml:space="preserve"> Glucocorticoid Excess During Adolescence Leads to a Major Persistent Deficit in Bone Mass and an Increase in Central Body Fat. 2001;16(10):1879–1885.</w:t>
      </w:r>
    </w:p>
    <w:p w14:paraId="3C7A218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13. </w:t>
      </w:r>
      <w:r w:rsidRPr="00245EC7">
        <w:rPr>
          <w:rFonts w:ascii="Calibri" w:eastAsia="Times New Roman" w:hAnsi="Calibri" w:cs="Times New Roman"/>
          <w:noProof/>
        </w:rPr>
        <w:tab/>
      </w:r>
      <w:r w:rsidRPr="00245EC7">
        <w:rPr>
          <w:rFonts w:ascii="Calibri" w:eastAsia="Times New Roman" w:hAnsi="Calibri" w:cs="Times New Roman"/>
          <w:b/>
          <w:bCs/>
          <w:noProof/>
        </w:rPr>
        <w:t>Geer EB, Shen W, Gallagher D, Punyanitya M, Looker HC, Post KD, Freda PU.</w:t>
      </w:r>
      <w:r w:rsidRPr="00245EC7">
        <w:rPr>
          <w:rFonts w:ascii="Calibri" w:eastAsia="Times New Roman" w:hAnsi="Calibri" w:cs="Times New Roman"/>
          <w:noProof/>
        </w:rPr>
        <w:t xml:space="preserve"> Female Patients with Cushing ’ s Disease. 2011;73(4):469–475.</w:t>
      </w:r>
    </w:p>
    <w:p w14:paraId="34654D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14.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Pedersen SB, Møller N, Schmitz O.</w:t>
      </w:r>
      <w:r w:rsidRPr="00245EC7">
        <w:rPr>
          <w:rFonts w:ascii="Calibri" w:eastAsia="Times New Roman" w:hAnsi="Calibri" w:cs="Times New Roman"/>
          <w:noProof/>
        </w:rPr>
        <w:t xml:space="preserve"> Additive effects of cortisol and growth hormone on regional and systemic lipolysis in humans. 2004:488–494.</w:t>
      </w:r>
    </w:p>
    <w:p w14:paraId="2D67755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15. </w:t>
      </w:r>
      <w:r w:rsidRPr="00245EC7">
        <w:rPr>
          <w:rFonts w:ascii="Calibri" w:eastAsia="Times New Roman" w:hAnsi="Calibri" w:cs="Times New Roman"/>
          <w:noProof/>
        </w:rPr>
        <w:tab/>
      </w:r>
      <w:r w:rsidRPr="00245EC7">
        <w:rPr>
          <w:rFonts w:ascii="Calibri" w:eastAsia="Times New Roman" w:hAnsi="Calibri" w:cs="Times New Roman"/>
          <w:b/>
          <w:bCs/>
          <w:noProof/>
        </w:rPr>
        <w:t>Kršek M, Rosická M, Nedvídková J, Ková HKČ, Hána V, Marek J, Haluzík M, Lai EW, Pacák K.</w:t>
      </w:r>
      <w:r w:rsidRPr="00245EC7">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750C59D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16.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Mengel  a, Christiansen JS, Schmitz OE, Møller N.</w:t>
      </w:r>
      <w:r w:rsidRPr="00245EC7">
        <w:rPr>
          <w:rFonts w:ascii="Calibri" w:eastAsia="Times New Roman" w:hAnsi="Calibri" w:cs="Times New Roman"/>
          <w:noProof/>
        </w:rPr>
        <w:t xml:space="preserve"> </w:t>
      </w:r>
      <w:r w:rsidRPr="00245EC7">
        <w:rPr>
          <w:rFonts w:ascii="Calibri" w:eastAsia="Times New Roman" w:hAnsi="Calibri" w:cs="Times New Roman"/>
          <w:noProof/>
        </w:rPr>
        <w:lastRenderedPageBreak/>
        <w:t xml:space="preserve">Effects of cortisol on lipolysis and regional interstitial glycerol levels in humans. </w:t>
      </w:r>
      <w:r w:rsidRPr="00245EC7">
        <w:rPr>
          <w:rFonts w:ascii="Calibri" w:eastAsia="Times New Roman" w:hAnsi="Calibri" w:cs="Times New Roman"/>
          <w:i/>
          <w:iCs/>
          <w:noProof/>
        </w:rPr>
        <w:t>Am. J. Physiol. Endocrinol. Metab.</w:t>
      </w:r>
      <w:r w:rsidRPr="00245EC7">
        <w:rPr>
          <w:rFonts w:ascii="Calibri" w:eastAsia="Times New Roman" w:hAnsi="Calibri" w:cs="Times New Roman"/>
          <w:noProof/>
        </w:rPr>
        <w:t xml:space="preserve"> 2002;283(1):E172–E177.</w:t>
      </w:r>
    </w:p>
    <w:p w14:paraId="75DFC7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17. </w:t>
      </w:r>
      <w:r w:rsidRPr="00245EC7">
        <w:rPr>
          <w:rFonts w:ascii="Calibri" w:eastAsia="Times New Roman" w:hAnsi="Calibri" w:cs="Times New Roman"/>
          <w:noProof/>
        </w:rPr>
        <w:tab/>
      </w:r>
      <w:r w:rsidRPr="00245EC7">
        <w:rPr>
          <w:rFonts w:ascii="Calibri" w:eastAsia="Times New Roman" w:hAnsi="Calibri" w:cs="Times New Roman"/>
          <w:b/>
          <w:bCs/>
          <w:noProof/>
        </w:rPr>
        <w:t>Rebrin K, Steil GM, Mittelman SD, Bergman RN.</w:t>
      </w:r>
      <w:r w:rsidRPr="00245EC7">
        <w:rPr>
          <w:rFonts w:ascii="Calibri" w:eastAsia="Times New Roman" w:hAnsi="Calibri" w:cs="Times New Roman"/>
          <w:noProof/>
        </w:rPr>
        <w:t xml:space="preserve"> Causal Linkage between Insulin Suppression of Lipolysis and Suppression of Liver Glucose Output in Dogs. 1996;98(3):741–749.</w:t>
      </w:r>
    </w:p>
    <w:p w14:paraId="24EADD6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18. </w:t>
      </w:r>
      <w:r w:rsidRPr="00245EC7">
        <w:rPr>
          <w:rFonts w:ascii="Calibri" w:eastAsia="Times New Roman" w:hAnsi="Calibri" w:cs="Times New Roman"/>
          <w:noProof/>
        </w:rPr>
        <w:tab/>
      </w:r>
      <w:r w:rsidRPr="00245EC7">
        <w:rPr>
          <w:rFonts w:ascii="Calibri" w:eastAsia="Times New Roman" w:hAnsi="Calibri" w:cs="Times New Roman"/>
          <w:b/>
          <w:bCs/>
          <w:noProof/>
        </w:rPr>
        <w:t>Zhang M, Hu T, Zhang S, Zhou L.</w:t>
      </w:r>
      <w:r w:rsidRPr="00245EC7">
        <w:rPr>
          <w:rFonts w:ascii="Calibri" w:eastAsia="Times New Roman" w:hAnsi="Calibri" w:cs="Times New Roman"/>
          <w:noProof/>
        </w:rPr>
        <w:t xml:space="preserve"> Associations of Different Adipose Tissue Depots with Insulin Resistance : A Systematic Review and Meta-analysis of Observational Studies. </w:t>
      </w:r>
      <w:r w:rsidRPr="00245EC7">
        <w:rPr>
          <w:rFonts w:ascii="Calibri" w:eastAsia="Times New Roman" w:hAnsi="Calibri" w:cs="Times New Roman"/>
          <w:i/>
          <w:iCs/>
          <w:noProof/>
        </w:rPr>
        <w:t>Nat. Publ. Gr.</w:t>
      </w:r>
      <w:r w:rsidRPr="00245EC7">
        <w:rPr>
          <w:rFonts w:ascii="Calibri" w:eastAsia="Times New Roman" w:hAnsi="Calibri" w:cs="Times New Roman"/>
          <w:noProof/>
        </w:rPr>
        <w:t xml:space="preserve"> 2015;(December):1–6.</w:t>
      </w:r>
    </w:p>
    <w:p w14:paraId="613C907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19. </w:t>
      </w:r>
      <w:r w:rsidRPr="00245EC7">
        <w:rPr>
          <w:rFonts w:ascii="Calibri" w:eastAsia="Times New Roman" w:hAnsi="Calibri" w:cs="Times New Roman"/>
          <w:noProof/>
        </w:rPr>
        <w:tab/>
      </w:r>
      <w:r w:rsidRPr="00245EC7">
        <w:rPr>
          <w:rFonts w:ascii="Calibri" w:eastAsia="Times New Roman" w:hAnsi="Calibri" w:cs="Times New Roman"/>
          <w:b/>
          <w:bCs/>
          <w:noProof/>
        </w:rPr>
        <w:t>Dirks ML, Wall BT, Valk B Van De, Holloway TM.</w:t>
      </w:r>
      <w:r w:rsidRPr="00245EC7">
        <w:rPr>
          <w:rFonts w:ascii="Calibri" w:eastAsia="Times New Roman" w:hAnsi="Calibri" w:cs="Times New Roman"/>
          <w:noProof/>
        </w:rPr>
        <w:t xml:space="preserve"> One Week of Bed Rest Leads to Substantial Muscle Atrophy and Induces Whole-Body Insulin Resistance in the Absence of Skeletal Muscle Lipid Accumulation. 2016;65(October):2862–2875.</w:t>
      </w:r>
    </w:p>
    <w:p w14:paraId="6B7EC2C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20. </w:t>
      </w:r>
      <w:r w:rsidRPr="00245EC7">
        <w:rPr>
          <w:rFonts w:ascii="Calibri" w:eastAsia="Times New Roman" w:hAnsi="Calibri" w:cs="Times New Roman"/>
          <w:noProof/>
        </w:rPr>
        <w:tab/>
      </w:r>
      <w:r w:rsidRPr="00245EC7">
        <w:rPr>
          <w:rFonts w:ascii="Calibri" w:eastAsia="Times New Roman" w:hAnsi="Calibri" w:cs="Times New Roman"/>
          <w:b/>
          <w:bCs/>
          <w:noProof/>
        </w:rPr>
        <w:t>Mueller KM, Hartmann K, Kaltenecker D, Vettorazzi S, Bauer M, Mauser L, Amann S, Jall S, Fischer K, Esterbauer H, Müller TD, Tschöp MH, Magnes C, Haybaeck J, Scherer T, Bordag N, Tuckermann JP.</w:t>
      </w:r>
      <w:r w:rsidRPr="00245EC7">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79022F5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21. </w:t>
      </w:r>
      <w:r w:rsidRPr="00245EC7">
        <w:rPr>
          <w:rFonts w:ascii="Calibri" w:eastAsia="Times New Roman" w:hAnsi="Calibri" w:cs="Times New Roman"/>
          <w:noProof/>
        </w:rPr>
        <w:tab/>
      </w:r>
      <w:r w:rsidRPr="00245EC7">
        <w:rPr>
          <w:rFonts w:ascii="Calibri" w:eastAsia="Times New Roman" w:hAnsi="Calibri" w:cs="Times New Roman"/>
          <w:b/>
          <w:bCs/>
          <w:noProof/>
        </w:rPr>
        <w:t>Shen Y, Roh HC, Kumari M, Rosen ED.</w:t>
      </w:r>
      <w:r w:rsidRPr="00245EC7">
        <w:rPr>
          <w:rFonts w:ascii="Calibri" w:eastAsia="Times New Roman" w:hAnsi="Calibri" w:cs="Times New Roman"/>
          <w:noProof/>
        </w:rPr>
        <w:t xml:space="preserve"> Adipocyte glucocorticoid receptor is important in lipolysis and insulin resistance due to exogenous steroids , but not insulin resistance caused by high fat feeding. </w:t>
      </w:r>
      <w:r w:rsidRPr="00245EC7">
        <w:rPr>
          <w:rFonts w:ascii="Calibri" w:eastAsia="Times New Roman" w:hAnsi="Calibri" w:cs="Times New Roman"/>
          <w:i/>
          <w:iCs/>
          <w:noProof/>
        </w:rPr>
        <w:t>Mol. Metab.</w:t>
      </w:r>
      <w:r w:rsidRPr="00245EC7">
        <w:rPr>
          <w:rFonts w:ascii="Calibri" w:eastAsia="Times New Roman" w:hAnsi="Calibri" w:cs="Times New Roman"/>
          <w:noProof/>
        </w:rPr>
        <w:t xml:space="preserve"> 2017. doi:10.1016/j.molmet.2017.06.013.</w:t>
      </w:r>
    </w:p>
    <w:p w14:paraId="63DE221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22. </w:t>
      </w:r>
      <w:r w:rsidRPr="00245EC7">
        <w:rPr>
          <w:rFonts w:ascii="Calibri" w:eastAsia="Times New Roman" w:hAnsi="Calibri" w:cs="Times New Roman"/>
          <w:noProof/>
        </w:rPr>
        <w:tab/>
      </w:r>
      <w:r w:rsidRPr="00245EC7">
        <w:rPr>
          <w:rFonts w:ascii="Calibri" w:eastAsia="Times New Roman" w:hAnsi="Calibri" w:cs="Times New Roman"/>
          <w:b/>
          <w:bCs/>
          <w:noProof/>
        </w:rPr>
        <w:t>Morgan SA, McCabe EL, Gathercole LL, Hassan-Smith ZK, Larner DP, Bujalska IJ, Stewart PM, Tomlinson JW, Lavery GG.</w:t>
      </w:r>
      <w:r w:rsidRPr="00245EC7">
        <w:rPr>
          <w:rFonts w:ascii="Calibri" w:eastAsia="Times New Roman" w:hAnsi="Calibri" w:cs="Times New Roman"/>
          <w:noProof/>
        </w:rPr>
        <w:t xml:space="preserve"> 11β-HSD1 is the major regulator of the tissue-specific effects of circulating glucocorticoid excess.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2014. </w:t>
      </w:r>
      <w:r w:rsidRPr="00245EC7">
        <w:rPr>
          <w:rFonts w:ascii="Calibri" w:eastAsia="Times New Roman" w:hAnsi="Calibri" w:cs="Times New Roman"/>
          <w:noProof/>
        </w:rPr>
        <w:lastRenderedPageBreak/>
        <w:t>doi:10.1073/pnas.1323681111.</w:t>
      </w:r>
    </w:p>
    <w:p w14:paraId="5BCEF3A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23. </w:t>
      </w:r>
      <w:r w:rsidRPr="00245EC7">
        <w:rPr>
          <w:rFonts w:ascii="Calibri" w:eastAsia="Times New Roman" w:hAnsi="Calibri" w:cs="Times New Roman"/>
          <w:noProof/>
        </w:rPr>
        <w:tab/>
      </w:r>
      <w:r w:rsidRPr="00245EC7">
        <w:rPr>
          <w:rFonts w:ascii="Calibri" w:eastAsia="Times New Roman" w:hAnsi="Calibri" w:cs="Times New Roman"/>
          <w:b/>
          <w:bCs/>
          <w:noProof/>
        </w:rPr>
        <w:t>Wang Y, Yan C, Liu L, Wang W, Du H, Fan W, Lutfy K, Jiang M, Friedman TC, Liu Y.</w:t>
      </w:r>
      <w:r w:rsidRPr="00245EC7">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245EC7">
        <w:rPr>
          <w:rFonts w:ascii="Calibri" w:eastAsia="Times New Roman" w:hAnsi="Calibri" w:cs="Times New Roman"/>
          <w:i/>
          <w:iCs/>
          <w:noProof/>
        </w:rPr>
        <w:t>AJP Endocrinol. Metab.</w:t>
      </w:r>
      <w:r w:rsidRPr="00245EC7">
        <w:rPr>
          <w:rFonts w:ascii="Calibri" w:eastAsia="Times New Roman" w:hAnsi="Calibri" w:cs="Times New Roman"/>
          <w:noProof/>
        </w:rPr>
        <w:t xml:space="preserve"> 2014;308(1):E84–E95.</w:t>
      </w:r>
    </w:p>
    <w:p w14:paraId="2D66D81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24. </w:t>
      </w:r>
      <w:r w:rsidRPr="00245EC7">
        <w:rPr>
          <w:rFonts w:ascii="Calibri" w:eastAsia="Times New Roman" w:hAnsi="Calibri" w:cs="Times New Roman"/>
          <w:noProof/>
        </w:rPr>
        <w:tab/>
      </w:r>
      <w:r w:rsidRPr="00245EC7">
        <w:rPr>
          <w:rFonts w:ascii="Calibri" w:eastAsia="Times New Roman" w:hAnsi="Calibri" w:cs="Times New Roman"/>
          <w:b/>
          <w:bCs/>
          <w:noProof/>
        </w:rPr>
        <w:t>McGuinness OP, Ayala JE, Laughlin MR, Wasserman DH.</w:t>
      </w:r>
      <w:r w:rsidRPr="00245EC7">
        <w:rPr>
          <w:rFonts w:ascii="Calibri" w:eastAsia="Times New Roman" w:hAnsi="Calibri" w:cs="Times New Roman"/>
          <w:noProof/>
        </w:rPr>
        <w:t xml:space="preserve"> NIH experiment in centralized mouse phenotyping: the Vanderbilt experience and recommendations for evaluating glucose homeostasis in the mouse. </w:t>
      </w:r>
      <w:r w:rsidRPr="00245EC7">
        <w:rPr>
          <w:rFonts w:ascii="Calibri" w:eastAsia="Times New Roman" w:hAnsi="Calibri" w:cs="Times New Roman"/>
          <w:i/>
          <w:iCs/>
          <w:noProof/>
        </w:rPr>
        <w:t>Am. J. Physiol. - Endocrinol. Metab.</w:t>
      </w:r>
      <w:r w:rsidRPr="00245EC7">
        <w:rPr>
          <w:rFonts w:ascii="Calibri" w:eastAsia="Times New Roman" w:hAnsi="Calibri" w:cs="Times New Roman"/>
          <w:noProof/>
        </w:rPr>
        <w:t xml:space="preserve"> 2009;297(4).</w:t>
      </w:r>
    </w:p>
    <w:p w14:paraId="5D7DA71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25. </w:t>
      </w:r>
      <w:r w:rsidRPr="00245EC7">
        <w:rPr>
          <w:rFonts w:ascii="Calibri" w:eastAsia="Times New Roman" w:hAnsi="Calibri" w:cs="Times New Roman"/>
          <w:noProof/>
        </w:rPr>
        <w:tab/>
      </w:r>
      <w:r w:rsidRPr="00245EC7">
        <w:rPr>
          <w:rFonts w:ascii="Calibri" w:eastAsia="Times New Roman" w:hAnsi="Calibri" w:cs="Times New Roman"/>
          <w:b/>
          <w:bCs/>
          <w:noProof/>
        </w:rPr>
        <w:t>Ayala JE, Bracy DP, Mcguinness OP, Wasserman DH.</w:t>
      </w:r>
      <w:r w:rsidRPr="00245EC7">
        <w:rPr>
          <w:rFonts w:ascii="Calibri" w:eastAsia="Times New Roman" w:hAnsi="Calibri" w:cs="Times New Roman"/>
          <w:noProof/>
        </w:rPr>
        <w:t xml:space="preserve"> Considerations in the Design of Hyperinsulinemic- Euglycemic Clamps in the Conscious Mouse. 2006;(October 2005).</w:t>
      </w:r>
    </w:p>
    <w:p w14:paraId="387F7C3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26. </w:t>
      </w:r>
      <w:r w:rsidRPr="00245EC7">
        <w:rPr>
          <w:rFonts w:ascii="Calibri" w:eastAsia="Times New Roman" w:hAnsi="Calibri" w:cs="Times New Roman"/>
          <w:noProof/>
        </w:rPr>
        <w:tab/>
      </w:r>
      <w:r w:rsidRPr="00245EC7">
        <w:rPr>
          <w:rFonts w:ascii="Calibri" w:eastAsia="Times New Roman" w:hAnsi="Calibri" w:cs="Times New Roman"/>
          <w:b/>
          <w:bCs/>
          <w:noProof/>
        </w:rPr>
        <w:t>Halseth AMYE, Bracy DP, Wasserman DH, Amy E, Bracy DP, David H.</w:t>
      </w:r>
      <w:r w:rsidRPr="00245EC7">
        <w:rPr>
          <w:rFonts w:ascii="Calibri" w:eastAsia="Times New Roman" w:hAnsi="Calibri" w:cs="Times New Roman"/>
          <w:noProof/>
        </w:rPr>
        <w:t xml:space="preserve"> Overexpression of hexokinase II increases insulin- and exercise-stimulated muscle glucose uptake in vivo. 1999.</w:t>
      </w:r>
    </w:p>
    <w:p w14:paraId="0DCDFF1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27. </w:t>
      </w:r>
      <w:r w:rsidRPr="00245EC7">
        <w:rPr>
          <w:rFonts w:ascii="Calibri" w:eastAsia="Times New Roman" w:hAnsi="Calibri" w:cs="Times New Roman"/>
          <w:noProof/>
        </w:rPr>
        <w:tab/>
      </w:r>
      <w:r w:rsidRPr="00245EC7">
        <w:rPr>
          <w:rFonts w:ascii="Calibri" w:eastAsia="Times New Roman" w:hAnsi="Calibri" w:cs="Times New Roman"/>
          <w:b/>
          <w:bCs/>
          <w:noProof/>
        </w:rPr>
        <w:t>Kraegen E, James D, Jenkins A, Chisholm D.</w:t>
      </w:r>
      <w:r w:rsidRPr="00245EC7">
        <w:rPr>
          <w:rFonts w:ascii="Calibri" w:eastAsia="Times New Roman" w:hAnsi="Calibri" w:cs="Times New Roman"/>
          <w:noProof/>
        </w:rPr>
        <w:t xml:space="preserve"> Dose-response curves for in vivo insulin sensitivity in individual tissues in rats. </w:t>
      </w:r>
      <w:r w:rsidRPr="00245EC7">
        <w:rPr>
          <w:rFonts w:ascii="Calibri" w:eastAsia="Times New Roman" w:hAnsi="Calibri" w:cs="Times New Roman"/>
          <w:i/>
          <w:iCs/>
          <w:noProof/>
        </w:rPr>
        <w:t>Am. Physiol. Soc.</w:t>
      </w:r>
      <w:r w:rsidRPr="00245EC7">
        <w:rPr>
          <w:rFonts w:ascii="Calibri" w:eastAsia="Times New Roman" w:hAnsi="Calibri" w:cs="Times New Roman"/>
          <w:noProof/>
        </w:rPr>
        <w:t xml:space="preserve"> 1985;(248):E353–E362.</w:t>
      </w:r>
    </w:p>
    <w:p w14:paraId="32BEC68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28. </w:t>
      </w:r>
      <w:r w:rsidRPr="00245EC7">
        <w:rPr>
          <w:rFonts w:ascii="Calibri" w:eastAsia="Times New Roman" w:hAnsi="Calibri" w:cs="Times New Roman"/>
          <w:noProof/>
        </w:rPr>
        <w:tab/>
      </w:r>
      <w:r w:rsidRPr="00245EC7">
        <w:rPr>
          <w:rFonts w:ascii="Calibri" w:eastAsia="Times New Roman" w:hAnsi="Calibri" w:cs="Times New Roman"/>
          <w:b/>
          <w:bCs/>
          <w:noProof/>
        </w:rPr>
        <w:t>Chiang S-H, Chang L SA.</w:t>
      </w:r>
      <w:r w:rsidRPr="00245EC7">
        <w:rPr>
          <w:rFonts w:ascii="Calibri" w:eastAsia="Times New Roman" w:hAnsi="Calibri" w:cs="Times New Roman"/>
          <w:noProof/>
        </w:rPr>
        <w:t xml:space="preserve"> TC10 and Insulin </w:t>
      </w:r>
      <w:r w:rsidRPr="00245EC7">
        <w:rPr>
          <w:rFonts w:ascii="Calibri" w:eastAsia="Calibri" w:hAnsi="Calibri" w:cs="Calibri"/>
          <w:noProof/>
        </w:rPr>
        <w:t>‐</w:t>
      </w:r>
      <w:r w:rsidRPr="00245EC7">
        <w:rPr>
          <w:rFonts w:ascii="Calibri" w:eastAsia="Times New Roman" w:hAnsi="Calibri" w:cs="Times New Roman"/>
          <w:noProof/>
        </w:rPr>
        <w:t xml:space="preserve"> Stimulated Glucose Transport. 2002;406(6):1257–1262.</w:t>
      </w:r>
    </w:p>
    <w:p w14:paraId="5BD402D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29. </w:t>
      </w:r>
      <w:r w:rsidRPr="00245EC7">
        <w:rPr>
          <w:rFonts w:ascii="Calibri" w:eastAsia="Times New Roman" w:hAnsi="Calibri" w:cs="Times New Roman"/>
          <w:noProof/>
        </w:rPr>
        <w:tab/>
      </w:r>
      <w:r w:rsidRPr="00245EC7">
        <w:rPr>
          <w:rFonts w:ascii="Calibri" w:eastAsia="Times New Roman" w:hAnsi="Calibri" w:cs="Times New Roman"/>
          <w:b/>
          <w:bCs/>
          <w:noProof/>
        </w:rPr>
        <w:t>Lu B, Bridges D, Yang Y, Fisher K, Cheng A, Chang L, Meng ZX, Lin JD, Downes M, Yu RT, Liddle C, Evans RM, Saltiel AR.</w:t>
      </w:r>
      <w:r w:rsidRPr="00245EC7">
        <w:rPr>
          <w:rFonts w:ascii="Calibri" w:eastAsia="Times New Roman" w:hAnsi="Calibri" w:cs="Times New Roman"/>
          <w:noProof/>
        </w:rPr>
        <w:t xml:space="preserve"> Metabolic crosstalk: Molecular links between glycogen and lipid metabolism in obesity. </w:t>
      </w:r>
      <w:r w:rsidRPr="00245EC7">
        <w:rPr>
          <w:rFonts w:ascii="Calibri" w:eastAsia="Times New Roman" w:hAnsi="Calibri" w:cs="Times New Roman"/>
          <w:i/>
          <w:iCs/>
          <w:noProof/>
        </w:rPr>
        <w:t>Diabetes</w:t>
      </w:r>
      <w:r w:rsidRPr="00245EC7">
        <w:rPr>
          <w:rFonts w:ascii="Calibri" w:eastAsia="Times New Roman" w:hAnsi="Calibri" w:cs="Times New Roman"/>
          <w:noProof/>
        </w:rPr>
        <w:t xml:space="preserve"> 2014;63(9):2935–2948.</w:t>
      </w:r>
    </w:p>
    <w:p w14:paraId="6F7DAFF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30. </w:t>
      </w:r>
      <w:r w:rsidRPr="00245EC7">
        <w:rPr>
          <w:rFonts w:ascii="Calibri" w:eastAsia="Times New Roman" w:hAnsi="Calibri" w:cs="Times New Roman"/>
          <w:noProof/>
        </w:rPr>
        <w:tab/>
      </w:r>
      <w:r w:rsidRPr="00245EC7">
        <w:rPr>
          <w:rFonts w:ascii="Calibri" w:eastAsia="Times New Roman" w:hAnsi="Calibri" w:cs="Times New Roman"/>
          <w:b/>
          <w:bCs/>
          <w:noProof/>
        </w:rPr>
        <w:t>Rockall A, Sohaib S, Evans D, Kaltsas G, Isidori A, Monson J, Besser G, Grossman A, Reznek R.</w:t>
      </w:r>
      <w:r w:rsidRPr="00245EC7">
        <w:rPr>
          <w:rFonts w:ascii="Calibri" w:eastAsia="Times New Roman" w:hAnsi="Calibri" w:cs="Times New Roman"/>
          <w:noProof/>
        </w:rPr>
        <w:t xml:space="preserve"> Hepatic steatosis in Cushing’s syndrome: a radiological assessment using </w:t>
      </w:r>
      <w:r w:rsidRPr="00245EC7">
        <w:rPr>
          <w:rFonts w:ascii="Calibri" w:eastAsia="Times New Roman" w:hAnsi="Calibri" w:cs="Times New Roman"/>
          <w:noProof/>
        </w:rPr>
        <w:lastRenderedPageBreak/>
        <w:t xml:space="preserve">computed tomography. </w:t>
      </w:r>
      <w:r w:rsidRPr="00245EC7">
        <w:rPr>
          <w:rFonts w:ascii="Calibri" w:eastAsia="Times New Roman" w:hAnsi="Calibri" w:cs="Times New Roman"/>
          <w:i/>
          <w:iCs/>
          <w:noProof/>
        </w:rPr>
        <w:t>Eur. J. Endocrinol.</w:t>
      </w:r>
      <w:r w:rsidRPr="00245EC7">
        <w:rPr>
          <w:rFonts w:ascii="Calibri" w:eastAsia="Times New Roman" w:hAnsi="Calibri" w:cs="Times New Roman"/>
          <w:noProof/>
        </w:rPr>
        <w:t xml:space="preserve"> 2003;149:543–548.</w:t>
      </w:r>
    </w:p>
    <w:p w14:paraId="43D5A4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31. </w:t>
      </w:r>
      <w:r w:rsidRPr="00245EC7">
        <w:rPr>
          <w:rFonts w:ascii="Calibri" w:eastAsia="Times New Roman" w:hAnsi="Calibri" w:cs="Times New Roman"/>
          <w:noProof/>
        </w:rPr>
        <w:tab/>
      </w:r>
      <w:r w:rsidRPr="00245EC7">
        <w:rPr>
          <w:rFonts w:ascii="Calibri" w:eastAsia="Times New Roman" w:hAnsi="Calibri" w:cs="Times New Roman"/>
          <w:b/>
          <w:bCs/>
          <w:noProof/>
        </w:rPr>
        <w:t>Wanless I, Lentz J.</w:t>
      </w:r>
      <w:r w:rsidRPr="00245EC7">
        <w:rPr>
          <w:rFonts w:ascii="Calibri" w:eastAsia="Times New Roman" w:hAnsi="Calibri" w:cs="Times New Roman"/>
          <w:noProof/>
        </w:rPr>
        <w:t xml:space="preserve"> Fatty Liver Hepatitis ( Steatohepatitis ) and Obesity : An Autopsy Study with Analysis of Risk Factors. </w:t>
      </w:r>
      <w:r w:rsidRPr="00245EC7">
        <w:rPr>
          <w:rFonts w:ascii="Calibri" w:eastAsia="Times New Roman" w:hAnsi="Calibri" w:cs="Times New Roman"/>
          <w:i/>
          <w:iCs/>
          <w:noProof/>
        </w:rPr>
        <w:t>Hepatology</w:t>
      </w:r>
      <w:r w:rsidRPr="00245EC7">
        <w:rPr>
          <w:rFonts w:ascii="Calibri" w:eastAsia="Times New Roman" w:hAnsi="Calibri" w:cs="Times New Roman"/>
          <w:noProof/>
        </w:rPr>
        <w:t xml:space="preserve"> 1990;12(5):1106–1110.</w:t>
      </w:r>
    </w:p>
    <w:p w14:paraId="76210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32. </w:t>
      </w:r>
      <w:r w:rsidRPr="00245EC7">
        <w:rPr>
          <w:rFonts w:ascii="Calibri" w:eastAsia="Times New Roman" w:hAnsi="Calibri" w:cs="Times New Roman"/>
          <w:noProof/>
        </w:rPr>
        <w:tab/>
      </w:r>
      <w:r w:rsidRPr="00245EC7">
        <w:rPr>
          <w:rFonts w:ascii="Calibri" w:eastAsia="Times New Roman" w:hAnsi="Calibri" w:cs="Times New Roman"/>
          <w:b/>
          <w:bCs/>
          <w:noProof/>
        </w:rPr>
        <w:t>Haber RS, Weinstein SP.</w:t>
      </w:r>
      <w:r w:rsidRPr="00245EC7">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6D3F4B9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33. </w:t>
      </w:r>
      <w:r w:rsidRPr="00245EC7">
        <w:rPr>
          <w:rFonts w:ascii="Calibri" w:eastAsia="Times New Roman" w:hAnsi="Calibri" w:cs="Times New Roman"/>
          <w:noProof/>
        </w:rPr>
        <w:tab/>
      </w:r>
      <w:r w:rsidRPr="00245EC7">
        <w:rPr>
          <w:rFonts w:ascii="Calibri" w:eastAsia="Times New Roman" w:hAnsi="Calibri" w:cs="Times New Roman"/>
          <w:b/>
          <w:bCs/>
          <w:noProof/>
        </w:rPr>
        <w:t>Roussel D, Dumas JF, Augeraud A, Douay O, Foussard F, Malthiéry Y, Simard G, Ritz P.</w:t>
      </w:r>
      <w:r w:rsidRPr="00245EC7">
        <w:rPr>
          <w:rFonts w:ascii="Calibri" w:eastAsia="Times New Roman" w:hAnsi="Calibri" w:cs="Times New Roman"/>
          <w:noProof/>
        </w:rPr>
        <w:t xml:space="preserve"> Dexamethasone treatment specifically increases the basal proton conductance of rat liver mitochondria. </w:t>
      </w:r>
      <w:r w:rsidRPr="00245EC7">
        <w:rPr>
          <w:rFonts w:ascii="Calibri" w:eastAsia="Times New Roman" w:hAnsi="Calibri" w:cs="Times New Roman"/>
          <w:i/>
          <w:iCs/>
          <w:noProof/>
        </w:rPr>
        <w:t>FEBS Lett.</w:t>
      </w:r>
      <w:r w:rsidRPr="00245EC7">
        <w:rPr>
          <w:rFonts w:ascii="Calibri" w:eastAsia="Times New Roman" w:hAnsi="Calibri" w:cs="Times New Roman"/>
          <w:noProof/>
        </w:rPr>
        <w:t xml:space="preserve"> 2003;541(1–3):75–79.</w:t>
      </w:r>
    </w:p>
    <w:p w14:paraId="3042CA8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34. </w:t>
      </w:r>
      <w:r w:rsidRPr="00245EC7">
        <w:rPr>
          <w:rFonts w:ascii="Calibri" w:eastAsia="Times New Roman" w:hAnsi="Calibri" w:cs="Times New Roman"/>
          <w:noProof/>
        </w:rPr>
        <w:tab/>
      </w:r>
      <w:r w:rsidRPr="00245EC7">
        <w:rPr>
          <w:rFonts w:ascii="Calibri" w:eastAsia="Times New Roman" w:hAnsi="Calibri" w:cs="Times New Roman"/>
          <w:b/>
          <w:bCs/>
          <w:noProof/>
        </w:rPr>
        <w:t>Edgerton DS, Kraft G, Smith M, Farmer B, Williams PE, Coate KC, Printz RL, Brien RMO, Cherrington AD.</w:t>
      </w:r>
      <w:r w:rsidRPr="00245EC7">
        <w:rPr>
          <w:rFonts w:ascii="Calibri" w:eastAsia="Times New Roman" w:hAnsi="Calibri" w:cs="Times New Roman"/>
          <w:noProof/>
        </w:rPr>
        <w:t xml:space="preserve"> Insulin ’ s direct hepatic effect explains the inhibition of glucose production caused by insulin secretion. 2017;2(6):1–14.</w:t>
      </w:r>
    </w:p>
    <w:p w14:paraId="0D6050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35. </w:t>
      </w:r>
      <w:r w:rsidRPr="00245EC7">
        <w:rPr>
          <w:rFonts w:ascii="Calibri" w:eastAsia="Times New Roman" w:hAnsi="Calibri" w:cs="Times New Roman"/>
          <w:noProof/>
        </w:rPr>
        <w:tab/>
      </w:r>
      <w:r w:rsidRPr="00245EC7">
        <w:rPr>
          <w:rFonts w:ascii="Calibri" w:eastAsia="Times New Roman" w:hAnsi="Calibri" w:cs="Times New Roman"/>
          <w:b/>
          <w:bCs/>
          <w:noProof/>
        </w:rPr>
        <w:t>Gastaldelli A, Harrison SA, Belfort-aguilar R, Hardies LJ, Balas B, Schenker S, Cusi K.</w:t>
      </w:r>
      <w:r w:rsidRPr="00245EC7">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42F2508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36. </w:t>
      </w:r>
      <w:r w:rsidRPr="00245EC7">
        <w:rPr>
          <w:rFonts w:ascii="Calibri" w:eastAsia="Times New Roman" w:hAnsi="Calibri" w:cs="Times New Roman"/>
          <w:noProof/>
        </w:rPr>
        <w:tab/>
      </w:r>
      <w:r w:rsidRPr="00245EC7">
        <w:rPr>
          <w:rFonts w:ascii="Calibri" w:eastAsia="Times New Roman" w:hAnsi="Calibri" w:cs="Times New Roman"/>
          <w:b/>
          <w:bCs/>
          <w:noProof/>
        </w:rPr>
        <w:t>Burke SJ, Batdorf HM, Eder AE, Karlstad MD, Burk DH, Noland RC, Floyd ZE, Collier JJ.</w:t>
      </w:r>
      <w:r w:rsidRPr="00245EC7">
        <w:rPr>
          <w:rFonts w:ascii="Calibri" w:eastAsia="Times New Roman" w:hAnsi="Calibri" w:cs="Times New Roman"/>
          <w:noProof/>
        </w:rPr>
        <w:t xml:space="preserve"> Oral Corticosterone Administration Reduces Insulitis but Promotes Insulin Resistance and Hyperglycemia in Male Nonobese Diabetic Mice. </w:t>
      </w:r>
      <w:r w:rsidRPr="00245EC7">
        <w:rPr>
          <w:rFonts w:ascii="Calibri" w:eastAsia="Times New Roman" w:hAnsi="Calibri" w:cs="Times New Roman"/>
          <w:i/>
          <w:iCs/>
          <w:noProof/>
        </w:rPr>
        <w:t>Am. J. Pathol.</w:t>
      </w:r>
      <w:r w:rsidRPr="00245EC7">
        <w:rPr>
          <w:rFonts w:ascii="Calibri" w:eastAsia="Times New Roman" w:hAnsi="Calibri" w:cs="Times New Roman"/>
          <w:noProof/>
        </w:rPr>
        <w:t xml:space="preserve"> 2017;187(3):614–626.</w:t>
      </w:r>
    </w:p>
    <w:p w14:paraId="65074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37. </w:t>
      </w:r>
      <w:r w:rsidRPr="00245EC7">
        <w:rPr>
          <w:rFonts w:ascii="Calibri" w:eastAsia="Times New Roman" w:hAnsi="Calibri" w:cs="Times New Roman"/>
          <w:noProof/>
        </w:rPr>
        <w:tab/>
      </w:r>
      <w:r w:rsidRPr="00245EC7">
        <w:rPr>
          <w:rFonts w:ascii="Calibri" w:eastAsia="Times New Roman" w:hAnsi="Calibri" w:cs="Times New Roman"/>
          <w:b/>
          <w:bCs/>
          <w:noProof/>
        </w:rPr>
        <w:t>D’souza AM, Beaudry JL, Szigiato AA, Trumble SJ, Snook LA, Bonen A, Giacca A, Riddell MC.</w:t>
      </w:r>
      <w:r w:rsidRPr="00245EC7">
        <w:rPr>
          <w:rFonts w:ascii="Calibri" w:eastAsia="Times New Roman" w:hAnsi="Calibri" w:cs="Times New Roman"/>
          <w:noProof/>
        </w:rPr>
        <w:t xml:space="preserve"> Consumption of a high-fat diet rapidly exacerbates the development of fatty liver disease that occurs with chronically elevated glucocorticoids. </w:t>
      </w:r>
      <w:r w:rsidRPr="00245EC7">
        <w:rPr>
          <w:rFonts w:ascii="Calibri" w:eastAsia="Times New Roman" w:hAnsi="Calibri" w:cs="Times New Roman"/>
          <w:i/>
          <w:iCs/>
          <w:noProof/>
        </w:rPr>
        <w:t xml:space="preserve">Am. J. Physiol. Gastrointest. </w:t>
      </w:r>
      <w:r w:rsidRPr="00245EC7">
        <w:rPr>
          <w:rFonts w:ascii="Calibri" w:eastAsia="Times New Roman" w:hAnsi="Calibri" w:cs="Times New Roman"/>
          <w:i/>
          <w:iCs/>
          <w:noProof/>
        </w:rPr>
        <w:lastRenderedPageBreak/>
        <w:t>Liver Physiol.</w:t>
      </w:r>
      <w:r w:rsidRPr="00245EC7">
        <w:rPr>
          <w:rFonts w:ascii="Calibri" w:eastAsia="Times New Roman" w:hAnsi="Calibri" w:cs="Times New Roman"/>
          <w:noProof/>
        </w:rPr>
        <w:t xml:space="preserve"> 2012;302:850–863.</w:t>
      </w:r>
    </w:p>
    <w:p w14:paraId="6464756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38. </w:t>
      </w:r>
      <w:r w:rsidRPr="00245EC7">
        <w:rPr>
          <w:rFonts w:ascii="Calibri" w:eastAsia="Times New Roman" w:hAnsi="Calibri" w:cs="Times New Roman"/>
          <w:noProof/>
        </w:rPr>
        <w:tab/>
      </w:r>
      <w:r w:rsidRPr="00245EC7">
        <w:rPr>
          <w:rFonts w:ascii="Calibri" w:eastAsia="Times New Roman" w:hAnsi="Calibri" w:cs="Times New Roman"/>
          <w:b/>
          <w:bCs/>
          <w:noProof/>
        </w:rPr>
        <w:t>Nurjhan N, Consoli A, Gerich J.</w:t>
      </w:r>
      <w:r w:rsidRPr="00245EC7">
        <w:rPr>
          <w:rFonts w:ascii="Calibri" w:eastAsia="Times New Roman" w:hAnsi="Calibri" w:cs="Times New Roman"/>
          <w:noProof/>
        </w:rPr>
        <w:t xml:space="preserve"> Increased Lipolysis and Its Consequences on Gluconeogenesis in Non-insulin-dependent Diabetes Mellitus. 1992;89(January):169–175.</w:t>
      </w:r>
    </w:p>
    <w:p w14:paraId="7CF830C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39. </w:t>
      </w:r>
      <w:r w:rsidRPr="00245EC7">
        <w:rPr>
          <w:rFonts w:ascii="Calibri" w:eastAsia="Times New Roman" w:hAnsi="Calibri" w:cs="Times New Roman"/>
          <w:noProof/>
        </w:rPr>
        <w:tab/>
      </w:r>
      <w:r w:rsidRPr="00245EC7">
        <w:rPr>
          <w:rFonts w:ascii="Calibri" w:eastAsia="Times New Roman" w:hAnsi="Calibri" w:cs="Times New Roman"/>
          <w:b/>
          <w:bCs/>
          <w:noProof/>
        </w:rPr>
        <w:t>Nurjhan N, Campbell PJ, Kennedy FP, Miles JM, Gerich JE.</w:t>
      </w:r>
      <w:r w:rsidRPr="00245EC7">
        <w:rPr>
          <w:rFonts w:ascii="Calibri" w:eastAsia="Times New Roman" w:hAnsi="Calibri" w:cs="Times New Roman"/>
          <w:noProof/>
        </w:rPr>
        <w:t xml:space="preserve"> Insulin Dose-Response Characteristics for Suppression of Glycerol Release and Conversion to Glucose in Humans. 1986;35(December):1326–1331.</w:t>
      </w:r>
    </w:p>
    <w:p w14:paraId="5875208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40. </w:t>
      </w:r>
      <w:r w:rsidRPr="00245EC7">
        <w:rPr>
          <w:rFonts w:ascii="Calibri" w:eastAsia="Times New Roman" w:hAnsi="Calibri" w:cs="Times New Roman"/>
          <w:noProof/>
        </w:rPr>
        <w:tab/>
      </w:r>
      <w:r w:rsidRPr="00245EC7">
        <w:rPr>
          <w:rFonts w:ascii="Calibri" w:eastAsia="Times New Roman" w:hAnsi="Calibri" w:cs="Times New Roman"/>
          <w:b/>
          <w:bCs/>
          <w:noProof/>
        </w:rPr>
        <w:t>Perry RJ, Peng L, Abulizi A, Kennedy L, Cline GW, Shulman GI.</w:t>
      </w:r>
      <w:r w:rsidRPr="00245EC7">
        <w:rPr>
          <w:rFonts w:ascii="Calibri" w:eastAsia="Times New Roman" w:hAnsi="Calibri" w:cs="Times New Roman"/>
          <w:noProof/>
        </w:rPr>
        <w:t xml:space="preserve"> Mechanism for leptin ’ s acute insulin-independent effect to reverse diabetic ketoacidosis. 2017;127(2):657–669.</w:t>
      </w:r>
    </w:p>
    <w:p w14:paraId="206CF4C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41. </w:t>
      </w:r>
      <w:r w:rsidRPr="00245EC7">
        <w:rPr>
          <w:rFonts w:ascii="Calibri" w:eastAsia="Times New Roman" w:hAnsi="Calibri" w:cs="Times New Roman"/>
          <w:noProof/>
        </w:rPr>
        <w:tab/>
      </w:r>
      <w:r w:rsidRPr="00245EC7">
        <w:rPr>
          <w:rFonts w:ascii="Calibri" w:eastAsia="Times New Roman" w:hAnsi="Calibri" w:cs="Times New Roman"/>
          <w:b/>
          <w:bCs/>
          <w:noProof/>
        </w:rPr>
        <w:t>Perry RJ, Camporez JG, Kursawe R, Titchenell PM, Zhang D, Perry CJ, Jurczak MJ, Abudukadier A, Han S, Zhang X, Ruan H, Yang X, Caprio S, Susan M, Sul HS, Birnbaum MJ, Davis RJ, Cline GW, Falk K, Shulman GI.</w:t>
      </w:r>
      <w:r w:rsidRPr="00245EC7">
        <w:rPr>
          <w:rFonts w:ascii="Calibri" w:eastAsia="Times New Roman" w:hAnsi="Calibri" w:cs="Times New Roman"/>
          <w:noProof/>
        </w:rPr>
        <w:t xml:space="preserve"> Hepatic Acetyl CoA Links Adipose Tissue Inflammation to Hepatic Insulin Resistance and Type 2 Diabetes. </w:t>
      </w:r>
      <w:r w:rsidRPr="00245EC7">
        <w:rPr>
          <w:rFonts w:ascii="Calibri" w:eastAsia="Times New Roman" w:hAnsi="Calibri" w:cs="Times New Roman"/>
          <w:i/>
          <w:iCs/>
          <w:noProof/>
        </w:rPr>
        <w:t>Cell</w:t>
      </w:r>
      <w:r w:rsidRPr="00245EC7">
        <w:rPr>
          <w:rFonts w:ascii="Calibri" w:eastAsia="Times New Roman" w:hAnsi="Calibri" w:cs="Times New Roman"/>
          <w:noProof/>
        </w:rPr>
        <w:t xml:space="preserve"> 2015;160(4):745–758.</w:t>
      </w:r>
    </w:p>
    <w:p w14:paraId="0EF6DF5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42. </w:t>
      </w:r>
      <w:r w:rsidRPr="00245EC7">
        <w:rPr>
          <w:rFonts w:ascii="Calibri" w:eastAsia="Times New Roman" w:hAnsi="Calibri" w:cs="Times New Roman"/>
          <w:noProof/>
        </w:rPr>
        <w:tab/>
      </w:r>
      <w:r w:rsidRPr="00245EC7">
        <w:rPr>
          <w:rFonts w:ascii="Calibri" w:eastAsia="Times New Roman" w:hAnsi="Calibri" w:cs="Times New Roman"/>
          <w:b/>
          <w:bCs/>
          <w:noProof/>
        </w:rPr>
        <w:t>Williamson JR, Kreisberg RA, Felts PW.</w:t>
      </w:r>
      <w:r w:rsidRPr="00245EC7">
        <w:rPr>
          <w:rFonts w:ascii="Calibri" w:eastAsia="Times New Roman" w:hAnsi="Calibri" w:cs="Times New Roman"/>
          <w:noProof/>
        </w:rPr>
        <w:t xml:space="preserve"> Mechanism for the stimulation of gluconeogenesis by fatty acids in perfused rat liver.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1966;56(1):247–54.</w:t>
      </w:r>
    </w:p>
    <w:p w14:paraId="2FE3DCA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43. </w:t>
      </w:r>
      <w:r w:rsidRPr="00245EC7">
        <w:rPr>
          <w:rFonts w:ascii="Calibri" w:eastAsia="Times New Roman" w:hAnsi="Calibri" w:cs="Times New Roman"/>
          <w:noProof/>
        </w:rPr>
        <w:tab/>
      </w:r>
      <w:r w:rsidRPr="00245EC7">
        <w:rPr>
          <w:rFonts w:ascii="Calibri" w:eastAsia="Times New Roman" w:hAnsi="Calibri" w:cs="Times New Roman"/>
          <w:b/>
          <w:bCs/>
          <w:noProof/>
        </w:rPr>
        <w:t>Xu C, He J, Jiang H, Zu L, Zhai W, Pu S, Xu G.</w:t>
      </w:r>
      <w:r w:rsidRPr="00245EC7">
        <w:rPr>
          <w:rFonts w:ascii="Calibri" w:eastAsia="Times New Roman" w:hAnsi="Calibri" w:cs="Times New Roman"/>
          <w:noProof/>
        </w:rPr>
        <w:t xml:space="preserve"> Direct effect of glucocorticoids on lipolysis in adipocytes. </w:t>
      </w:r>
      <w:r w:rsidRPr="00245EC7">
        <w:rPr>
          <w:rFonts w:ascii="Calibri" w:eastAsia="Times New Roman" w:hAnsi="Calibri" w:cs="Times New Roman"/>
          <w:i/>
          <w:iCs/>
          <w:noProof/>
        </w:rPr>
        <w:t>Mol. Endocrinol.</w:t>
      </w:r>
      <w:r w:rsidRPr="00245EC7">
        <w:rPr>
          <w:rFonts w:ascii="Calibri" w:eastAsia="Times New Roman" w:hAnsi="Calibri" w:cs="Times New Roman"/>
          <w:noProof/>
        </w:rPr>
        <w:t xml:space="preserve"> 2009;23(8):1161–70.</w:t>
      </w:r>
    </w:p>
    <w:p w14:paraId="53950C1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44. </w:t>
      </w:r>
      <w:r w:rsidRPr="00245EC7">
        <w:rPr>
          <w:rFonts w:ascii="Calibri" w:eastAsia="Times New Roman" w:hAnsi="Calibri" w:cs="Times New Roman"/>
          <w:noProof/>
        </w:rPr>
        <w:tab/>
      </w:r>
      <w:r w:rsidRPr="00245EC7">
        <w:rPr>
          <w:rFonts w:ascii="Calibri" w:eastAsia="Times New Roman" w:hAnsi="Calibri" w:cs="Times New Roman"/>
          <w:b/>
          <w:bCs/>
          <w:noProof/>
        </w:rPr>
        <w:t>Lacasa D, Agli B, Giudicelli Y.</w:t>
      </w:r>
      <w:r w:rsidRPr="00245EC7">
        <w:rPr>
          <w:rFonts w:ascii="Calibri" w:eastAsia="Times New Roman" w:hAnsi="Calibri" w:cs="Times New Roman"/>
          <w:noProof/>
        </w:rPr>
        <w:t xml:space="preserve"> PERMISSIVE ACTION OF GLUCOCORTICOIDS ON CATECHOLAMINE-INDUCED LIPOLYSIS : DIRECT “IN VITRO” EFFECTS ON THE FAT CELL ~-ADRENORECEPTOR-COUPLED-ADENYLATE CYCLASE SYSTEM Dani~le. </w:t>
      </w:r>
      <w:r w:rsidRPr="00245EC7">
        <w:rPr>
          <w:rFonts w:ascii="Calibri" w:eastAsia="Times New Roman" w:hAnsi="Calibri" w:cs="Times New Roman"/>
          <w:i/>
          <w:iCs/>
          <w:noProof/>
        </w:rPr>
        <w:t xml:space="preserve">Biochem. Biophys. </w:t>
      </w:r>
      <w:r w:rsidRPr="00245EC7">
        <w:rPr>
          <w:rFonts w:ascii="Calibri" w:eastAsia="Times New Roman" w:hAnsi="Calibri" w:cs="Times New Roman"/>
          <w:i/>
          <w:iCs/>
          <w:noProof/>
        </w:rPr>
        <w:lastRenderedPageBreak/>
        <w:t>Res. Commun.</w:t>
      </w:r>
      <w:r w:rsidRPr="00245EC7">
        <w:rPr>
          <w:rFonts w:ascii="Calibri" w:eastAsia="Times New Roman" w:hAnsi="Calibri" w:cs="Times New Roman"/>
          <w:noProof/>
        </w:rPr>
        <w:t xml:space="preserve"> 1988;153(2):489–497.</w:t>
      </w:r>
    </w:p>
    <w:p w14:paraId="17FEDB1A"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45. </w:t>
      </w:r>
      <w:r w:rsidRPr="00245EC7">
        <w:rPr>
          <w:rFonts w:ascii="Calibri" w:eastAsia="Times New Roman" w:hAnsi="Calibri" w:cs="Times New Roman"/>
          <w:noProof/>
        </w:rPr>
        <w:tab/>
      </w:r>
      <w:r w:rsidRPr="00245EC7">
        <w:rPr>
          <w:rFonts w:ascii="Calibri" w:eastAsia="Times New Roman" w:hAnsi="Calibri" w:cs="Times New Roman"/>
          <w:b/>
          <w:bCs/>
          <w:noProof/>
        </w:rPr>
        <w:t>Campbell JE, Peckett AJ, D’souza AM, Hawke TJ, Riddell MC.</w:t>
      </w:r>
      <w:r w:rsidRPr="00245EC7">
        <w:rPr>
          <w:rFonts w:ascii="Calibri" w:eastAsia="Times New Roman" w:hAnsi="Calibri" w:cs="Times New Roman"/>
          <w:noProof/>
        </w:rPr>
        <w:t xml:space="preserve"> Adipogenic and lipolytic effects of chronic glucocorticoid exposure. </w:t>
      </w:r>
      <w:r w:rsidRPr="00245EC7">
        <w:rPr>
          <w:rFonts w:ascii="Calibri" w:eastAsia="Times New Roman" w:hAnsi="Calibri" w:cs="Times New Roman"/>
          <w:i/>
          <w:iCs/>
          <w:noProof/>
        </w:rPr>
        <w:t>Am. J. Physiol. Cell Physiol.</w:t>
      </w:r>
      <w:r w:rsidRPr="00245EC7">
        <w:rPr>
          <w:rFonts w:ascii="Calibri" w:eastAsia="Times New Roman" w:hAnsi="Calibri" w:cs="Times New Roman"/>
          <w:noProof/>
        </w:rPr>
        <w:t xml:space="preserve"> 2011;300(1):C198-209.</w:t>
      </w:r>
    </w:p>
    <w:p w14:paraId="2728461E" w14:textId="77777777" w:rsidR="00245EC7" w:rsidRPr="00245EC7" w:rsidRDefault="00245EC7" w:rsidP="00245EC7">
      <w:pPr>
        <w:widowControl w:val="0"/>
        <w:autoSpaceDE w:val="0"/>
        <w:autoSpaceDN w:val="0"/>
        <w:adjustRightInd w:val="0"/>
        <w:spacing w:line="480" w:lineRule="auto"/>
        <w:ind w:left="640" w:hanging="640"/>
        <w:rPr>
          <w:rFonts w:ascii="Calibri" w:hAnsi="Calibri"/>
          <w:noProof/>
        </w:rPr>
      </w:pPr>
      <w:r w:rsidRPr="00245EC7">
        <w:rPr>
          <w:rFonts w:ascii="Calibri" w:eastAsia="Times New Roman" w:hAnsi="Calibri" w:cs="Times New Roman"/>
          <w:noProof/>
        </w:rPr>
        <w:t xml:space="preserve">46. </w:t>
      </w:r>
      <w:r w:rsidRPr="00245EC7">
        <w:rPr>
          <w:rFonts w:ascii="Calibri" w:eastAsia="Times New Roman" w:hAnsi="Calibri" w:cs="Times New Roman"/>
          <w:noProof/>
        </w:rPr>
        <w:tab/>
      </w:r>
      <w:r w:rsidRPr="00245EC7">
        <w:rPr>
          <w:rFonts w:ascii="Calibri" w:eastAsia="Times New Roman" w:hAnsi="Calibri" w:cs="Times New Roman"/>
          <w:b/>
          <w:bCs/>
          <w:noProof/>
        </w:rPr>
        <w:t>Serr J, Suh Y, Lee K.</w:t>
      </w:r>
      <w:r w:rsidRPr="00245EC7">
        <w:rPr>
          <w:rFonts w:ascii="Calibri" w:eastAsia="Times New Roman" w:hAnsi="Calibri" w:cs="Times New Roman"/>
          <w:noProof/>
        </w:rPr>
        <w:t xml:space="preserve"> Acute Up-Regulation of Adipose Triglyceride Lipase and Release of Non-Esterified Fatty Acids by Dexamethasone in Chicken Adipose Tissue. 2011:813–820.</w:t>
      </w:r>
    </w:p>
    <w:p w14:paraId="00AC6C9B" w14:textId="69F394E6" w:rsidR="000A4359" w:rsidRDefault="00A43B68" w:rsidP="00245EC7">
      <w:pPr>
        <w:widowControl w:val="0"/>
        <w:autoSpaceDE w:val="0"/>
        <w:autoSpaceDN w:val="0"/>
        <w:adjustRightInd w:val="0"/>
        <w:spacing w:line="480" w:lineRule="auto"/>
        <w:ind w:left="480" w:hanging="480"/>
        <w:rPr>
          <w:color w:val="000000" w:themeColor="text1"/>
        </w:rPr>
      </w:pPr>
      <w:r>
        <w:rPr>
          <w:color w:val="000000" w:themeColor="text1"/>
        </w:rPr>
        <w:fldChar w:fldCharType="end"/>
      </w:r>
    </w:p>
    <w:p w14:paraId="0410644C" w14:textId="77777777" w:rsidR="00864B53" w:rsidRPr="00915340" w:rsidRDefault="00864B53" w:rsidP="0068384E">
      <w:pPr>
        <w:spacing w:line="480" w:lineRule="auto"/>
        <w:ind w:left="720"/>
        <w:rPr>
          <w:b/>
        </w:rPr>
      </w:pPr>
      <w:r w:rsidRPr="00915340">
        <w:rPr>
          <w:b/>
        </w:rPr>
        <w:t>Figure 1</w:t>
      </w:r>
      <w:r>
        <w:rPr>
          <w:b/>
        </w:rPr>
        <w:t>. Reductions in glucose handling are exacerbated when elevated glucocorticoids and obesity are combined</w:t>
      </w:r>
      <w:r w:rsidRPr="00915340">
        <w:rPr>
          <w:b/>
        </w:rPr>
        <w:t xml:space="preserve">. </w:t>
      </w:r>
    </w:p>
    <w:p w14:paraId="03E45AFB" w14:textId="77777777" w:rsidR="00864B53" w:rsidRDefault="00864B53" w:rsidP="0068384E">
      <w:pPr>
        <w:pStyle w:val="ListParagraph"/>
        <w:spacing w:line="480" w:lineRule="auto"/>
      </w:pPr>
      <w:r>
        <w:t xml:space="preserve">Mouse blood glucose levels during insulin tolerance test (C) and prior to insulin injection (basal; D). Insulin was given via </w:t>
      </w:r>
      <w:proofErr w:type="spellStart"/>
      <w:r>
        <w:t>i.p</w:t>
      </w:r>
      <w:proofErr w:type="spellEnd"/>
      <w:r>
        <w:t xml:space="preserve">. injection at a concentration of 2.5 U/kg following five weeks of dexamethasone (NCD n=12; HFD n=12) or vehicle (NCD n=12; HFD n=12) treatment and 17 weeks of diet. Mouse glucose infusion rate (GIR; E) and endogenous glucose production (EGP; F) during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8384E">
      <w:pPr>
        <w:spacing w:line="480" w:lineRule="auto"/>
        <w:ind w:left="720"/>
        <w:rPr>
          <w:b/>
        </w:rPr>
      </w:pPr>
      <w:r w:rsidRPr="00834DB3">
        <w:rPr>
          <w:b/>
        </w:rPr>
        <w:t xml:space="preserve">Figure 2. </w:t>
      </w:r>
      <w:r>
        <w:rPr>
          <w:b/>
        </w:rPr>
        <w:t>Increased glucocorticoids lead</w:t>
      </w:r>
      <w:r w:rsidRPr="00834DB3">
        <w:rPr>
          <w:b/>
        </w:rPr>
        <w:t xml:space="preserve"> to greater severity of hepatic steatosis in obese mice.</w:t>
      </w:r>
    </w:p>
    <w:p w14:paraId="6357276F" w14:textId="77777777" w:rsidR="00864B53" w:rsidRDefault="00864B53" w:rsidP="0068384E">
      <w:pPr>
        <w:pStyle w:val="ListParagraph"/>
        <w:spacing w:line="480" w:lineRule="auto"/>
      </w:pPr>
      <w:r>
        <w:lastRenderedPageBreak/>
        <w:t xml:space="preserve">Mouse hepatic triglyceride levels (B) and Hematoxylin and Eosin stained liver sections (C) and qPCR of hepatic </w:t>
      </w:r>
      <w:r w:rsidRPr="002806D2">
        <w:rPr>
          <w:i/>
        </w:rPr>
        <w:t>de novo</w:t>
      </w:r>
      <w:r>
        <w:t xml:space="preserve"> </w:t>
      </w:r>
      <w:proofErr w:type="spellStart"/>
      <w:r>
        <w:t>lipogenic</w:t>
      </w:r>
      <w:proofErr w:type="spellEnd"/>
      <w:r>
        <w:t xml:space="preserve"> transcripts</w:t>
      </w:r>
      <w:r w:rsidRPr="00C14584">
        <w:t xml:space="preserve"> </w:t>
      </w:r>
      <w:r>
        <w:t>(D, E).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77777777" w:rsidR="00864B53" w:rsidRDefault="00864B53" w:rsidP="0068384E">
      <w:pPr>
        <w:pStyle w:val="ListParagraph"/>
        <w:spacing w:line="480" w:lineRule="auto"/>
      </w:pPr>
      <w:r>
        <w:t xml:space="preserve">Weekly total body mass (A) and fat mass (B) measures via </w:t>
      </w:r>
      <w:proofErr w:type="spellStart"/>
      <w:r>
        <w:t>EchoMRI</w:t>
      </w:r>
      <w:proofErr w:type="spellEnd"/>
      <w:r>
        <w:t xml:space="preserve"> in mice over the course of treatment (solid lines represent NCD mice and dashed lines represent HFD mice). Adipose tissue weights in 16 hour fasted mice following euthanasia (C). Mice were euthanized at 28 weeks of age following six weeks of dexamethasone (NCD n=8; HFD n=12) or vehicle (NCD n=8; HFD n=22) treatment and 18 weeks of diet. Food consumption measured weekly over the course of treatment (D). Asterisks indicate a statistically significant treatment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77777777" w:rsidR="00864B53" w:rsidRDefault="00864B53" w:rsidP="0068384E">
      <w:pPr>
        <w:pStyle w:val="ListParagraph"/>
        <w:spacing w:line="480" w:lineRule="auto"/>
      </w:pPr>
      <w:r>
        <w:t xml:space="preserve">Triglyceride levels (A), glycerol released in media (B), qPCR of </w:t>
      </w:r>
      <w:proofErr w:type="spellStart"/>
      <w:r>
        <w:t>lipolytic</w:t>
      </w:r>
      <w:proofErr w:type="spellEnd"/>
      <w:r>
        <w:t xml:space="preserve"> transcripts (C), and western blot of ATGL (D) from non-differentiated (pre-adipocytes; n=2) or differentiated 3T3-L1 mouse adipocytes (mature adipocytes) following five days of dexamethasone (n=3) or vehicle treatment (n=3). Serum fatty acid and glycerol levels at basal (fed) and following stimulation (10mg/kg isoproterenol or 16hr fast; E) and qPCR of IWAT </w:t>
      </w:r>
      <w:proofErr w:type="spellStart"/>
      <w:r>
        <w:t>lipolytic</w:t>
      </w:r>
      <w:proofErr w:type="spellEnd"/>
      <w:r>
        <w:t xml:space="preserve"> transcripts (F) in 22-week-old, 12-week dexamethasone- (basal and </w:t>
      </w:r>
      <w:r>
        <w:lastRenderedPageBreak/>
        <w:t>isoproterenol n=7; fasted serum and qPCR n=4) or vehicle- (basal and isoproterenol n=12; fasted serum and qPCR n=11) treated, chow-fed mice with the exception of isoproterenol-stimulated glycerol, which was performed one week prior to euthanasia. Asterisks indicated statistically significant treatment effect for the pairwise comparison.</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4E58B03A" w14:textId="1C762942" w:rsidR="00E1605F" w:rsidRDefault="00864B53" w:rsidP="00E1605F">
      <w:pPr>
        <w:pStyle w:val="ListParagraph"/>
        <w:spacing w:line="480" w:lineRule="auto"/>
      </w:pPr>
      <w:r>
        <w:t xml:space="preserve">Serum glycerol (A) following 16 hour fast, serum NEFA in obese dexamethasone treated (n=14) or control (n=11) mice following a 5 hour fast, before and after insulin during </w:t>
      </w:r>
      <w:proofErr w:type="spellStart"/>
      <w:r>
        <w:t>hyperinsulinemic</w:t>
      </w:r>
      <w:proofErr w:type="spellEnd"/>
      <w:r>
        <w:t xml:space="preserve"> </w:t>
      </w:r>
      <w:proofErr w:type="spellStart"/>
      <w:r>
        <w:t>euglycemic</w:t>
      </w:r>
      <w:proofErr w:type="spellEnd"/>
      <w:r>
        <w:t xml:space="preserve"> clamp (B), qPCR of </w:t>
      </w:r>
      <w:r w:rsidRPr="003A5006">
        <w:rPr>
          <w:i/>
        </w:rPr>
        <w:t>Pnpla2</w:t>
      </w:r>
      <w:r>
        <w:t xml:space="preserve"> transcripts from </w:t>
      </w:r>
      <w:proofErr w:type="spellStart"/>
      <w:r>
        <w:t>iWAT</w:t>
      </w:r>
      <w:proofErr w:type="spellEnd"/>
      <w:r>
        <w:t xml:space="preserve"> (C), and western blot image (D) and quantification (E) of ATGL protein from </w:t>
      </w:r>
      <w:proofErr w:type="spellStart"/>
      <w:r>
        <w:t>iWAT</w:t>
      </w:r>
      <w:proofErr w:type="spellEnd"/>
      <w:r>
        <w:t>. Mice from A, C, D and E were euthanized at 28 weeks of age following six weeks of dexamethasone (NCD n=8; HFD n=10) or vehicle (NCD n=8; HFD n=10) treatment. Crosses indicate a significant interaction between diet and treatment. Asterisks indicate a statistically significant treatment effect for the pairwise comparison.</w:t>
      </w:r>
    </w:p>
    <w:p w14:paraId="380BDA78" w14:textId="77777777" w:rsidR="00E1605F" w:rsidRDefault="00E1605F" w:rsidP="00E1605F">
      <w:pPr>
        <w:pStyle w:val="ListParagraph"/>
        <w:spacing w:line="480" w:lineRule="auto"/>
      </w:pPr>
    </w:p>
    <w:p w14:paraId="04768FDF" w14:textId="097CBF8C" w:rsidR="00E1605F" w:rsidRDefault="00E1605F" w:rsidP="00F9736C">
      <w:pPr>
        <w:pStyle w:val="ListParagraph"/>
        <w:spacing w:line="480" w:lineRule="auto"/>
      </w:pPr>
      <w:r w:rsidRPr="00E1605F">
        <w:rPr>
          <w:b/>
        </w:rPr>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proofErr w:type="spellStart"/>
            <w:r w:rsidRPr="00C636C1">
              <w:rPr>
                <w:i/>
              </w:rPr>
              <w:t>Actb</w:t>
            </w:r>
            <w:proofErr w:type="spellEnd"/>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proofErr w:type="spellStart"/>
            <w:r>
              <w:rPr>
                <w:i/>
              </w:rPr>
              <w:t>Fasn</w:t>
            </w:r>
            <w:proofErr w:type="spellEnd"/>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7F4B9D8F" w14:textId="23F72093" w:rsidR="003217E6" w:rsidRPr="003217E6" w:rsidRDefault="003217E6" w:rsidP="00F9736C">
      <w:pPr>
        <w:pStyle w:val="ListParagraph"/>
        <w:spacing w:line="480" w:lineRule="auto"/>
        <w:rPr>
          <w:b/>
        </w:rPr>
      </w:pPr>
      <w:r w:rsidRPr="003217E6">
        <w:rPr>
          <w:b/>
        </w:rPr>
        <w:lastRenderedPageBreak/>
        <w:t>Figure 1:</w:t>
      </w:r>
      <w:r>
        <w:rPr>
          <w:b/>
        </w:rPr>
        <w:t xml:space="preserve"> </w:t>
      </w:r>
    </w:p>
    <w:p w14:paraId="139DCD42" w14:textId="2F38D61A" w:rsidR="00C252A7" w:rsidRDefault="003217E6" w:rsidP="00F9736C">
      <w:pPr>
        <w:pStyle w:val="ListParagraph"/>
        <w:spacing w:line="480" w:lineRule="auto"/>
      </w:pPr>
      <w:r>
        <w:rPr>
          <w:noProof/>
        </w:rPr>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33C2B166" w14:textId="62B19919" w:rsidR="003217E6" w:rsidRDefault="003217E6" w:rsidP="00F9736C">
      <w:pPr>
        <w:pStyle w:val="ListParagraph"/>
        <w:spacing w:line="480" w:lineRule="auto"/>
        <w:rPr>
          <w:b/>
        </w:rPr>
      </w:pPr>
      <w:r w:rsidRPr="003217E6">
        <w:rPr>
          <w:b/>
        </w:rPr>
        <w:t>Figure 2:</w:t>
      </w:r>
    </w:p>
    <w:p w14:paraId="4DBEEEA0" w14:textId="72A69D6D" w:rsidR="007142DD" w:rsidRPr="003217E6" w:rsidRDefault="007142DD" w:rsidP="00F9736C">
      <w:pPr>
        <w:pStyle w:val="ListParagraph"/>
        <w:spacing w:line="480" w:lineRule="auto"/>
        <w:rPr>
          <w:b/>
        </w:rPr>
      </w:pPr>
      <w:r>
        <w:rPr>
          <w:b/>
          <w:noProof/>
        </w:rPr>
        <w:lastRenderedPageBreak/>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7842BE27" w14:textId="31DE3187" w:rsidR="003217E6" w:rsidRPr="00BA1420" w:rsidRDefault="007142DD" w:rsidP="00F9736C">
      <w:pPr>
        <w:pStyle w:val="ListParagraph"/>
        <w:spacing w:line="480" w:lineRule="auto"/>
        <w:rPr>
          <w:b/>
        </w:rPr>
      </w:pPr>
      <w:r w:rsidRPr="00BA1420">
        <w:rPr>
          <w:b/>
        </w:rPr>
        <w:t>Figure 3:</w:t>
      </w:r>
    </w:p>
    <w:p w14:paraId="7E5B05AA" w14:textId="24F5FCA1" w:rsidR="007142DD" w:rsidRDefault="007142DD" w:rsidP="00F9736C">
      <w:pPr>
        <w:pStyle w:val="ListParagraph"/>
        <w:spacing w:line="480" w:lineRule="auto"/>
      </w:pPr>
      <w:r>
        <w:rPr>
          <w:noProof/>
        </w:rPr>
        <w:lastRenderedPageBreak/>
        <w:drawing>
          <wp:inline distT="0" distB="0" distL="0" distR="0" wp14:anchorId="427D9FC1" wp14:editId="143734EC">
            <wp:extent cx="3207385" cy="7962265"/>
            <wp:effectExtent l="0" t="0" r="0" b="0"/>
            <wp:docPr id="5" name="Picture 5"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ushingAcromegalyStudy/manuscript/Obesity-Glucocorticoids/Figures_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7385" cy="7962265"/>
                    </a:xfrm>
                    <a:prstGeom prst="rect">
                      <a:avLst/>
                    </a:prstGeom>
                    <a:noFill/>
                    <a:ln>
                      <a:noFill/>
                    </a:ln>
                  </pic:spPr>
                </pic:pic>
              </a:graphicData>
            </a:graphic>
          </wp:inline>
        </w:drawing>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15637FBD" w14:textId="6A8666B5" w:rsidR="007142DD" w:rsidRPr="00BA1420" w:rsidRDefault="007142DD" w:rsidP="00F9736C">
      <w:pPr>
        <w:pStyle w:val="ListParagraph"/>
        <w:spacing w:line="480" w:lineRule="auto"/>
        <w:rPr>
          <w:b/>
        </w:rPr>
      </w:pPr>
      <w:r w:rsidRPr="00BA1420">
        <w:rPr>
          <w:b/>
        </w:rPr>
        <w:t>Figure 5:</w:t>
      </w:r>
    </w:p>
    <w:p w14:paraId="633E4712" w14:textId="75DAC5DA" w:rsidR="007142DD" w:rsidRPr="00F9736C" w:rsidRDefault="007142DD" w:rsidP="00F9736C">
      <w:pPr>
        <w:pStyle w:val="ListParagraph"/>
        <w:spacing w:line="480" w:lineRule="auto"/>
      </w:pPr>
      <w:r>
        <w:rPr>
          <w:noProof/>
        </w:rPr>
        <w:lastRenderedPageBreak/>
        <w:drawing>
          <wp:inline distT="0" distB="0" distL="0" distR="0" wp14:anchorId="0E57604D" wp14:editId="19DE07B7">
            <wp:extent cx="2616835" cy="8229600"/>
            <wp:effectExtent l="0" t="0" r="0" b="0"/>
            <wp:docPr id="7" name="Picture 7"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6835" cy="8229600"/>
                    </a:xfrm>
                    <a:prstGeom prst="rect">
                      <a:avLst/>
                    </a:prstGeom>
                    <a:noFill/>
                    <a:ln>
                      <a:noFill/>
                    </a:ln>
                  </pic:spPr>
                </pic:pic>
              </a:graphicData>
            </a:graphic>
          </wp:inline>
        </w:drawing>
      </w:r>
    </w:p>
    <w:sectPr w:rsidR="007142DD" w:rsidRPr="00F9736C" w:rsidSect="0068384E">
      <w:footerReference w:type="default" r:id="rId14"/>
      <w:pgSz w:w="12240" w:h="15840"/>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3726CD" w14:textId="77777777" w:rsidR="00042955" w:rsidRDefault="00042955" w:rsidP="001975C6">
      <w:r>
        <w:separator/>
      </w:r>
    </w:p>
  </w:endnote>
  <w:endnote w:type="continuationSeparator" w:id="0">
    <w:p w14:paraId="7F1DF351" w14:textId="77777777" w:rsidR="00042955" w:rsidRDefault="00042955"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4D"/>
    <w:family w:val="swiss"/>
    <w:notTrueType/>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52027">
      <w:rPr>
        <w:caps/>
        <w:noProof/>
        <w:color w:val="5B9BD5" w:themeColor="accent1"/>
      </w:rPr>
      <w:t>12</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7BB3FA" w14:textId="77777777" w:rsidR="00042955" w:rsidRDefault="00042955" w:rsidP="001975C6">
      <w:r>
        <w:separator/>
      </w:r>
    </w:p>
  </w:footnote>
  <w:footnote w:type="continuationSeparator" w:id="0">
    <w:p w14:paraId="3DF4F924" w14:textId="77777777" w:rsidR="00042955" w:rsidRDefault="00042955" w:rsidP="001975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2955"/>
    <w:rsid w:val="000437E3"/>
    <w:rsid w:val="00043F44"/>
    <w:rsid w:val="000452F4"/>
    <w:rsid w:val="00045801"/>
    <w:rsid w:val="00045C8F"/>
    <w:rsid w:val="000511C5"/>
    <w:rsid w:val="00051469"/>
    <w:rsid w:val="00051E91"/>
    <w:rsid w:val="00053E04"/>
    <w:rsid w:val="00054F8A"/>
    <w:rsid w:val="00055153"/>
    <w:rsid w:val="000553E0"/>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4359"/>
    <w:rsid w:val="000A74B0"/>
    <w:rsid w:val="000A7B19"/>
    <w:rsid w:val="000A7B51"/>
    <w:rsid w:val="000B0A44"/>
    <w:rsid w:val="000B1E71"/>
    <w:rsid w:val="000B34C8"/>
    <w:rsid w:val="000B4036"/>
    <w:rsid w:val="000B433F"/>
    <w:rsid w:val="000B4772"/>
    <w:rsid w:val="000B4C29"/>
    <w:rsid w:val="000B4D2E"/>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7A4"/>
    <w:rsid w:val="00115F5C"/>
    <w:rsid w:val="00116140"/>
    <w:rsid w:val="0011694F"/>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EBC"/>
    <w:rsid w:val="00146FAE"/>
    <w:rsid w:val="00150226"/>
    <w:rsid w:val="0015025A"/>
    <w:rsid w:val="00152294"/>
    <w:rsid w:val="0015242A"/>
    <w:rsid w:val="00153023"/>
    <w:rsid w:val="00155148"/>
    <w:rsid w:val="00160087"/>
    <w:rsid w:val="00161082"/>
    <w:rsid w:val="00163414"/>
    <w:rsid w:val="00163A9C"/>
    <w:rsid w:val="00166860"/>
    <w:rsid w:val="001669B6"/>
    <w:rsid w:val="0016700D"/>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6E54"/>
    <w:rsid w:val="001975C6"/>
    <w:rsid w:val="001A055D"/>
    <w:rsid w:val="001A079A"/>
    <w:rsid w:val="001A0BD5"/>
    <w:rsid w:val="001A15CD"/>
    <w:rsid w:val="001A3544"/>
    <w:rsid w:val="001A4D05"/>
    <w:rsid w:val="001B175D"/>
    <w:rsid w:val="001B47E2"/>
    <w:rsid w:val="001B708C"/>
    <w:rsid w:val="001B7499"/>
    <w:rsid w:val="001C0F4D"/>
    <w:rsid w:val="001C22CC"/>
    <w:rsid w:val="001C3F28"/>
    <w:rsid w:val="001C4119"/>
    <w:rsid w:val="001C4C9B"/>
    <w:rsid w:val="001C4E38"/>
    <w:rsid w:val="001C4F76"/>
    <w:rsid w:val="001C526C"/>
    <w:rsid w:val="001C7036"/>
    <w:rsid w:val="001D0B4F"/>
    <w:rsid w:val="001D16EF"/>
    <w:rsid w:val="001D224D"/>
    <w:rsid w:val="001D4232"/>
    <w:rsid w:val="001D522A"/>
    <w:rsid w:val="001D5F06"/>
    <w:rsid w:val="001E10D3"/>
    <w:rsid w:val="001E3373"/>
    <w:rsid w:val="001E37D2"/>
    <w:rsid w:val="001E38F5"/>
    <w:rsid w:val="001E4F13"/>
    <w:rsid w:val="001E535C"/>
    <w:rsid w:val="001E582E"/>
    <w:rsid w:val="001E5D86"/>
    <w:rsid w:val="001E667A"/>
    <w:rsid w:val="001E66B0"/>
    <w:rsid w:val="001E66C4"/>
    <w:rsid w:val="001F0B65"/>
    <w:rsid w:val="001F20E1"/>
    <w:rsid w:val="001F2A82"/>
    <w:rsid w:val="001F42E8"/>
    <w:rsid w:val="001F60E9"/>
    <w:rsid w:val="001F75D4"/>
    <w:rsid w:val="001F7771"/>
    <w:rsid w:val="00200AAF"/>
    <w:rsid w:val="00204913"/>
    <w:rsid w:val="00204D48"/>
    <w:rsid w:val="0020558A"/>
    <w:rsid w:val="002057B8"/>
    <w:rsid w:val="002061D0"/>
    <w:rsid w:val="002063A6"/>
    <w:rsid w:val="00210C84"/>
    <w:rsid w:val="00213463"/>
    <w:rsid w:val="00213883"/>
    <w:rsid w:val="00215849"/>
    <w:rsid w:val="00222D60"/>
    <w:rsid w:val="00222FF7"/>
    <w:rsid w:val="00223195"/>
    <w:rsid w:val="00223EE4"/>
    <w:rsid w:val="00224DA7"/>
    <w:rsid w:val="00226332"/>
    <w:rsid w:val="002267D0"/>
    <w:rsid w:val="002314FC"/>
    <w:rsid w:val="00231FD5"/>
    <w:rsid w:val="002328AF"/>
    <w:rsid w:val="00233448"/>
    <w:rsid w:val="002350C4"/>
    <w:rsid w:val="00235D4F"/>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6CDA"/>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6112"/>
    <w:rsid w:val="003307A1"/>
    <w:rsid w:val="003316A2"/>
    <w:rsid w:val="003323CB"/>
    <w:rsid w:val="00334FF6"/>
    <w:rsid w:val="0033529C"/>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FA3"/>
    <w:rsid w:val="00372755"/>
    <w:rsid w:val="00372758"/>
    <w:rsid w:val="00372F30"/>
    <w:rsid w:val="00374C1A"/>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7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84B"/>
    <w:rsid w:val="005037E7"/>
    <w:rsid w:val="0050399D"/>
    <w:rsid w:val="005051DF"/>
    <w:rsid w:val="005074CE"/>
    <w:rsid w:val="00507B4E"/>
    <w:rsid w:val="00510496"/>
    <w:rsid w:val="005104B1"/>
    <w:rsid w:val="005127CC"/>
    <w:rsid w:val="00514207"/>
    <w:rsid w:val="0051754A"/>
    <w:rsid w:val="00517A7B"/>
    <w:rsid w:val="005208F0"/>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75977"/>
    <w:rsid w:val="005801D2"/>
    <w:rsid w:val="0058035C"/>
    <w:rsid w:val="005806D6"/>
    <w:rsid w:val="005821CD"/>
    <w:rsid w:val="005825E1"/>
    <w:rsid w:val="00590287"/>
    <w:rsid w:val="00590707"/>
    <w:rsid w:val="00591D9C"/>
    <w:rsid w:val="005920A2"/>
    <w:rsid w:val="005934B8"/>
    <w:rsid w:val="0059420F"/>
    <w:rsid w:val="00594709"/>
    <w:rsid w:val="005956EB"/>
    <w:rsid w:val="005A1A61"/>
    <w:rsid w:val="005A20F7"/>
    <w:rsid w:val="005A4E16"/>
    <w:rsid w:val="005A56DF"/>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784"/>
    <w:rsid w:val="005C79C2"/>
    <w:rsid w:val="005D02F1"/>
    <w:rsid w:val="005D4ED9"/>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7CF3"/>
    <w:rsid w:val="0063077D"/>
    <w:rsid w:val="0063145C"/>
    <w:rsid w:val="006322C2"/>
    <w:rsid w:val="0063292F"/>
    <w:rsid w:val="00632E3F"/>
    <w:rsid w:val="00633BB2"/>
    <w:rsid w:val="006347AE"/>
    <w:rsid w:val="00637B3B"/>
    <w:rsid w:val="00637F63"/>
    <w:rsid w:val="0064019A"/>
    <w:rsid w:val="0064248A"/>
    <w:rsid w:val="00642BDD"/>
    <w:rsid w:val="0064405D"/>
    <w:rsid w:val="0064737D"/>
    <w:rsid w:val="0064784B"/>
    <w:rsid w:val="006526D2"/>
    <w:rsid w:val="00652B84"/>
    <w:rsid w:val="006531C6"/>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E0200"/>
    <w:rsid w:val="007E3AB1"/>
    <w:rsid w:val="007E3F98"/>
    <w:rsid w:val="007E4B44"/>
    <w:rsid w:val="007E5C4E"/>
    <w:rsid w:val="007F057A"/>
    <w:rsid w:val="007F3B2E"/>
    <w:rsid w:val="007F5482"/>
    <w:rsid w:val="007F7779"/>
    <w:rsid w:val="0080042C"/>
    <w:rsid w:val="00801511"/>
    <w:rsid w:val="0080566A"/>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027"/>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2638"/>
    <w:rsid w:val="008A2DC1"/>
    <w:rsid w:val="008A4288"/>
    <w:rsid w:val="008A5431"/>
    <w:rsid w:val="008B2BE4"/>
    <w:rsid w:val="008B59D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6355"/>
    <w:rsid w:val="00900242"/>
    <w:rsid w:val="00900B8C"/>
    <w:rsid w:val="00902E88"/>
    <w:rsid w:val="00903291"/>
    <w:rsid w:val="009055D7"/>
    <w:rsid w:val="0090644F"/>
    <w:rsid w:val="009115EE"/>
    <w:rsid w:val="00914AF8"/>
    <w:rsid w:val="00914D17"/>
    <w:rsid w:val="00915C5C"/>
    <w:rsid w:val="00916395"/>
    <w:rsid w:val="00916A30"/>
    <w:rsid w:val="009221C4"/>
    <w:rsid w:val="00922267"/>
    <w:rsid w:val="00922899"/>
    <w:rsid w:val="009240AB"/>
    <w:rsid w:val="00924AB8"/>
    <w:rsid w:val="0092524A"/>
    <w:rsid w:val="00925F4F"/>
    <w:rsid w:val="00930055"/>
    <w:rsid w:val="0093161D"/>
    <w:rsid w:val="009324FB"/>
    <w:rsid w:val="009328A5"/>
    <w:rsid w:val="00935654"/>
    <w:rsid w:val="0094028A"/>
    <w:rsid w:val="009402FD"/>
    <w:rsid w:val="00944696"/>
    <w:rsid w:val="00945214"/>
    <w:rsid w:val="00946384"/>
    <w:rsid w:val="0095015B"/>
    <w:rsid w:val="0095154D"/>
    <w:rsid w:val="00952BDA"/>
    <w:rsid w:val="00954EF7"/>
    <w:rsid w:val="00956EEA"/>
    <w:rsid w:val="00957EC8"/>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C06B4"/>
    <w:rsid w:val="009C0FE5"/>
    <w:rsid w:val="009C11B6"/>
    <w:rsid w:val="009C2508"/>
    <w:rsid w:val="009C426D"/>
    <w:rsid w:val="009C4477"/>
    <w:rsid w:val="009C4CFA"/>
    <w:rsid w:val="009C512E"/>
    <w:rsid w:val="009C5643"/>
    <w:rsid w:val="009C5B00"/>
    <w:rsid w:val="009D0623"/>
    <w:rsid w:val="009D142B"/>
    <w:rsid w:val="009D1C59"/>
    <w:rsid w:val="009D230D"/>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41E22"/>
    <w:rsid w:val="00A42C45"/>
    <w:rsid w:val="00A43963"/>
    <w:rsid w:val="00A43B68"/>
    <w:rsid w:val="00A46CBC"/>
    <w:rsid w:val="00A472C7"/>
    <w:rsid w:val="00A4746A"/>
    <w:rsid w:val="00A512EC"/>
    <w:rsid w:val="00A51C76"/>
    <w:rsid w:val="00A558BF"/>
    <w:rsid w:val="00A61718"/>
    <w:rsid w:val="00A61850"/>
    <w:rsid w:val="00A621EB"/>
    <w:rsid w:val="00A6431D"/>
    <w:rsid w:val="00A6575B"/>
    <w:rsid w:val="00A6710F"/>
    <w:rsid w:val="00A70C8F"/>
    <w:rsid w:val="00A72041"/>
    <w:rsid w:val="00A7248A"/>
    <w:rsid w:val="00A7294B"/>
    <w:rsid w:val="00A73F99"/>
    <w:rsid w:val="00A7582B"/>
    <w:rsid w:val="00A7651B"/>
    <w:rsid w:val="00A7765F"/>
    <w:rsid w:val="00A776B5"/>
    <w:rsid w:val="00A778B2"/>
    <w:rsid w:val="00A804DB"/>
    <w:rsid w:val="00A80864"/>
    <w:rsid w:val="00A810A9"/>
    <w:rsid w:val="00A81B12"/>
    <w:rsid w:val="00A81DE1"/>
    <w:rsid w:val="00A82500"/>
    <w:rsid w:val="00A8479A"/>
    <w:rsid w:val="00A852E8"/>
    <w:rsid w:val="00A85F60"/>
    <w:rsid w:val="00A86FD2"/>
    <w:rsid w:val="00A87023"/>
    <w:rsid w:val="00A8754F"/>
    <w:rsid w:val="00A87DC1"/>
    <w:rsid w:val="00A90B16"/>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1A18"/>
    <w:rsid w:val="00AE2E84"/>
    <w:rsid w:val="00AE40D4"/>
    <w:rsid w:val="00AE5032"/>
    <w:rsid w:val="00AE79F4"/>
    <w:rsid w:val="00AF03AD"/>
    <w:rsid w:val="00AF26D9"/>
    <w:rsid w:val="00AF38A7"/>
    <w:rsid w:val="00AF45C9"/>
    <w:rsid w:val="00AF499F"/>
    <w:rsid w:val="00AF49F3"/>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2814"/>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16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2698"/>
    <w:rsid w:val="00D6308A"/>
    <w:rsid w:val="00D64434"/>
    <w:rsid w:val="00D646A3"/>
    <w:rsid w:val="00D646E1"/>
    <w:rsid w:val="00D64F02"/>
    <w:rsid w:val="00D65036"/>
    <w:rsid w:val="00D655C1"/>
    <w:rsid w:val="00D66432"/>
    <w:rsid w:val="00D6661E"/>
    <w:rsid w:val="00D66D30"/>
    <w:rsid w:val="00D66F6A"/>
    <w:rsid w:val="00D674AB"/>
    <w:rsid w:val="00D67881"/>
    <w:rsid w:val="00D71DBB"/>
    <w:rsid w:val="00D72050"/>
    <w:rsid w:val="00D72260"/>
    <w:rsid w:val="00D728DE"/>
    <w:rsid w:val="00D72995"/>
    <w:rsid w:val="00D736A1"/>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5159"/>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CC"/>
    <w:rsid w:val="00DF7C56"/>
    <w:rsid w:val="00E00031"/>
    <w:rsid w:val="00E00C8F"/>
    <w:rsid w:val="00E025DE"/>
    <w:rsid w:val="00E02C2F"/>
    <w:rsid w:val="00E04266"/>
    <w:rsid w:val="00E046CC"/>
    <w:rsid w:val="00E04A5F"/>
    <w:rsid w:val="00E04DCA"/>
    <w:rsid w:val="00E04DDB"/>
    <w:rsid w:val="00E0604D"/>
    <w:rsid w:val="00E078F3"/>
    <w:rsid w:val="00E0792E"/>
    <w:rsid w:val="00E07B80"/>
    <w:rsid w:val="00E108C4"/>
    <w:rsid w:val="00E12123"/>
    <w:rsid w:val="00E1321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33DE"/>
    <w:rsid w:val="00E93B4D"/>
    <w:rsid w:val="00E94E82"/>
    <w:rsid w:val="00EA22A1"/>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1785"/>
    <w:rsid w:val="00F71865"/>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ebrid@umich.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A490D-B436-7C4C-BBFD-1F0EF9913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32</Pages>
  <Words>29875</Words>
  <Characters>170293</Characters>
  <Application>Microsoft Macintosh Word</Application>
  <DocSecurity>0</DocSecurity>
  <Lines>1419</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400</cp:revision>
  <cp:lastPrinted>2017-12-21T16:12:00Z</cp:lastPrinted>
  <dcterms:created xsi:type="dcterms:W3CDTF">2017-08-21T12:00:00Z</dcterms:created>
  <dcterms:modified xsi:type="dcterms:W3CDTF">2018-02-07T19:03:00Z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