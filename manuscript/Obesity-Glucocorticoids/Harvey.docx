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2F89AA72" w:rsidR="00310383" w:rsidRDefault="00310383" w:rsidP="00310383">
      <w:r>
        <w:rPr>
          <w:b/>
        </w:rPr>
        <w:t>Short</w:t>
      </w:r>
      <w:r w:rsidRPr="00E50061">
        <w:rPr>
          <w:b/>
        </w:rPr>
        <w:t xml:space="preserve"> title:</w:t>
      </w:r>
      <w:r>
        <w:t xml:space="preserve"> </w:t>
      </w:r>
      <w:ins w:id="0" w:author="Microsoft Office User" w:date="2018-02-07T14:06:00Z">
        <w:r w:rsidR="00170EF4">
          <w:t>Elevated G</w:t>
        </w:r>
      </w:ins>
      <w:del w:id="1" w:author="Microsoft Office User" w:date="2018-02-07T14:06:00Z">
        <w:r w:rsidDel="00170EF4">
          <w:delText>G</w:delText>
        </w:r>
      </w:del>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3C7B2F76" w:rsidR="00310383" w:rsidDel="009B7859" w:rsidRDefault="00310383" w:rsidP="00310383">
      <w:pPr>
        <w:rPr>
          <w:del w:id="2" w:author="Microsoft Office User" w:date="2018-02-07T14:07:00Z"/>
        </w:rPr>
      </w:pPr>
      <w:del w:id="3" w:author="Microsoft Office User" w:date="2018-02-07T14:07:00Z">
        <w:r w:rsidDel="009B7859">
          <w:rPr>
            <w:b/>
          </w:rPr>
          <w:delText>Word Count:</w:delText>
        </w:r>
        <w:r w:rsidDel="009B7859">
          <w:delText xml:space="preserve"> 4512 (includes title page and up to references)</w:delText>
        </w:r>
      </w:del>
    </w:p>
    <w:p w14:paraId="0D523EBB" w14:textId="5CD897F5" w:rsidR="00310383" w:rsidRPr="00BC77B6" w:rsidDel="009B7859" w:rsidRDefault="00310383" w:rsidP="00310383">
      <w:pPr>
        <w:rPr>
          <w:del w:id="4" w:author="Microsoft Office User" w:date="2018-02-07T14:07:00Z"/>
        </w:rPr>
      </w:pPr>
    </w:p>
    <w:p w14:paraId="3949502E" w14:textId="77777777" w:rsidR="009B7859" w:rsidRPr="004F4F38" w:rsidRDefault="009B7859" w:rsidP="009B7859">
      <w:pPr>
        <w:spacing w:line="480" w:lineRule="auto"/>
        <w:rPr>
          <w:ins w:id="5" w:author="Microsoft Office User" w:date="2018-02-07T14:08:00Z"/>
          <w:color w:val="000000" w:themeColor="text1"/>
        </w:rPr>
      </w:pPr>
      <w:ins w:id="6" w:author="Microsoft Office User" w:date="2018-02-07T14:08:00Z">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ins>
    </w:p>
    <w:p w14:paraId="7EF7F2EA" w14:textId="2BCEDEA6" w:rsidR="009B7859" w:rsidRDefault="009B7859" w:rsidP="009B7859">
      <w:pPr>
        <w:spacing w:line="480" w:lineRule="auto"/>
        <w:rPr>
          <w:ins w:id="7" w:author="Microsoft Office User" w:date="2018-02-07T14:09:00Z"/>
        </w:rPr>
      </w:pPr>
      <w:ins w:id="8" w:author="Microsoft Office User" w:date="2018-02-07T14:09:00Z">
        <w:r>
          <w:rPr>
            <w:b/>
          </w:rPr>
          <w:t>Disclosure summary</w:t>
        </w:r>
        <w:r w:rsidRPr="00E50061">
          <w:rPr>
            <w:b/>
          </w:rPr>
          <w:t>:</w:t>
        </w:r>
        <w:r>
          <w:t xml:space="preserve"> The authors declared no conflict of interest that could be perceived as prejudicing the impartiality of the research reported.</w:t>
        </w:r>
      </w:ins>
    </w:p>
    <w:p w14:paraId="414E0632" w14:textId="77777777" w:rsidR="00310383" w:rsidRDefault="00310383" w:rsidP="00310383">
      <w:pPr>
        <w:rPr>
          <w:b/>
        </w:rPr>
      </w:pPr>
    </w:p>
    <w:p w14:paraId="69507EA8" w14:textId="3A404804" w:rsidR="00310383" w:rsidDel="009B7859" w:rsidRDefault="00310383" w:rsidP="00310383">
      <w:pPr>
        <w:rPr>
          <w:del w:id="9" w:author="Microsoft Office User" w:date="2018-02-07T14:09:00Z"/>
          <w:b/>
        </w:rPr>
      </w:pPr>
    </w:p>
    <w:p w14:paraId="5017F2B5" w14:textId="4F17A6C1" w:rsidR="00310383" w:rsidDel="009B7859" w:rsidRDefault="00310383" w:rsidP="00310383">
      <w:pPr>
        <w:rPr>
          <w:del w:id="10" w:author="Microsoft Office User" w:date="2018-02-07T14:09:00Z"/>
          <w:b/>
        </w:rPr>
      </w:pPr>
    </w:p>
    <w:p w14:paraId="41C6F760" w14:textId="59652A21" w:rsidR="00310383" w:rsidDel="009B7859" w:rsidRDefault="00310383" w:rsidP="00310383">
      <w:pPr>
        <w:rPr>
          <w:del w:id="11" w:author="Microsoft Office User" w:date="2018-02-07T14:09:00Z"/>
          <w:b/>
        </w:rPr>
      </w:pPr>
    </w:p>
    <w:p w14:paraId="090CEDC1" w14:textId="190E2309" w:rsidR="00310383" w:rsidDel="009B7859" w:rsidRDefault="00310383" w:rsidP="00310383">
      <w:pPr>
        <w:rPr>
          <w:del w:id="12" w:author="Microsoft Office User" w:date="2018-02-07T14:09:00Z"/>
          <w:b/>
        </w:rPr>
      </w:pPr>
    </w:p>
    <w:p w14:paraId="5009AA5A" w14:textId="4E62CB16" w:rsidR="00310383" w:rsidDel="009B7859" w:rsidRDefault="00310383" w:rsidP="00310383">
      <w:pPr>
        <w:rPr>
          <w:del w:id="13" w:author="Microsoft Office User" w:date="2018-02-07T14:09:00Z"/>
          <w:b/>
        </w:rPr>
      </w:pPr>
    </w:p>
    <w:p w14:paraId="1DD9231A" w14:textId="3F15FB63" w:rsidR="00310383" w:rsidDel="009B7859" w:rsidRDefault="00310383" w:rsidP="00310383">
      <w:pPr>
        <w:rPr>
          <w:del w:id="14" w:author="Microsoft Office User" w:date="2018-02-07T14:09:00Z"/>
          <w:b/>
        </w:rPr>
      </w:pPr>
    </w:p>
    <w:p w14:paraId="2E245F35" w14:textId="4959CA20" w:rsidR="00310383" w:rsidDel="009B7859" w:rsidRDefault="00310383" w:rsidP="00310383">
      <w:pPr>
        <w:rPr>
          <w:del w:id="15" w:author="Microsoft Office User" w:date="2018-02-07T14:09:00Z"/>
          <w:b/>
        </w:rPr>
      </w:pPr>
    </w:p>
    <w:p w14:paraId="44654806" w14:textId="14ABFA34" w:rsidR="00310383" w:rsidDel="009B7859" w:rsidRDefault="00310383" w:rsidP="00310383">
      <w:pPr>
        <w:rPr>
          <w:del w:id="16" w:author="Microsoft Office User" w:date="2018-02-07T14:09:00Z"/>
          <w:b/>
        </w:rPr>
      </w:pPr>
    </w:p>
    <w:p w14:paraId="7C88EADD" w14:textId="24AA68CC" w:rsidR="00310383" w:rsidDel="009B7859" w:rsidRDefault="00310383" w:rsidP="00310383">
      <w:pPr>
        <w:rPr>
          <w:del w:id="17" w:author="Microsoft Office User" w:date="2018-02-07T14:09:00Z"/>
          <w:b/>
        </w:rPr>
      </w:pPr>
    </w:p>
    <w:p w14:paraId="2BA71493" w14:textId="38830DA9" w:rsidR="00310383" w:rsidDel="009B7859" w:rsidRDefault="00310383" w:rsidP="00310383">
      <w:pPr>
        <w:rPr>
          <w:del w:id="18" w:author="Microsoft Office User" w:date="2018-02-07T14:09:00Z"/>
        </w:rPr>
      </w:pPr>
    </w:p>
    <w:p w14:paraId="43CD21A5" w14:textId="16AFE50A" w:rsidR="00310383" w:rsidDel="009B7859" w:rsidRDefault="00310383" w:rsidP="00310383">
      <w:pPr>
        <w:rPr>
          <w:del w:id="19" w:author="Microsoft Office User" w:date="2018-02-07T14:09:00Z"/>
          <w:bCs/>
          <w:color w:val="000000" w:themeColor="text1"/>
        </w:rPr>
      </w:pPr>
    </w:p>
    <w:p w14:paraId="2F909367" w14:textId="74F25F89" w:rsidR="00310383" w:rsidDel="009B7859" w:rsidRDefault="00310383" w:rsidP="00310383">
      <w:pPr>
        <w:rPr>
          <w:del w:id="20" w:author="Microsoft Office User" w:date="2018-02-07T14:09:00Z"/>
        </w:rPr>
      </w:pPr>
    </w:p>
    <w:p w14:paraId="5E687007" w14:textId="122A979B" w:rsidR="00310383" w:rsidDel="009B7859" w:rsidRDefault="00310383">
      <w:pPr>
        <w:rPr>
          <w:del w:id="21" w:author="Microsoft Office User" w:date="2018-02-07T14:09:00Z"/>
          <w:b/>
          <w:color w:val="000000" w:themeColor="text1"/>
          <w:sz w:val="36"/>
          <w:u w:val="single"/>
        </w:rPr>
      </w:pPr>
      <w:del w:id="22" w:author="Microsoft Office User" w:date="2018-02-07T14:09:00Z">
        <w:r w:rsidDel="009B7859">
          <w:rPr>
            <w:b/>
            <w:color w:val="000000" w:themeColor="text1"/>
            <w:sz w:val="36"/>
            <w:u w:val="single"/>
          </w:rPr>
          <w:br w:type="page"/>
        </w:r>
      </w:del>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t>Abstract</w:t>
      </w:r>
    </w:p>
    <w:p w14:paraId="375B09EF" w14:textId="7FEAD12C" w:rsidR="000C0722" w:rsidRDefault="00A72041" w:rsidP="00FF21CB">
      <w:pPr>
        <w:spacing w:line="480" w:lineRule="auto"/>
        <w:rPr>
          <w:color w:val="000000" w:themeColor="text1"/>
        </w:rPr>
      </w:pPr>
      <w:del w:id="23" w:author="Microsoft Office User" w:date="2018-02-07T14:11:00Z">
        <w:r w:rsidDel="009B7859">
          <w:rPr>
            <w:b/>
            <w:color w:val="000000" w:themeColor="text1"/>
          </w:rPr>
          <w:delText>Objective</w:delText>
        </w:r>
      </w:del>
      <w:ins w:id="24" w:author="Microsoft Office User" w:date="2018-02-07T14:11:00Z">
        <w:r w:rsidR="009B7859">
          <w:rPr>
            <w:b/>
            <w:color w:val="000000" w:themeColor="text1"/>
          </w:rPr>
          <w:t>Purpose</w:t>
        </w:r>
      </w:ins>
      <w:r>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7C325E66" w:rsidR="002E32E8" w:rsidRDefault="002E32E8" w:rsidP="00AE30B2">
      <w:pPr>
        <w:pStyle w:val="p1"/>
        <w:spacing w:line="480" w:lineRule="auto"/>
        <w:rPr>
          <w:ins w:id="25" w:author="Microsoft Office User" w:date="2018-02-07T14:16:00Z"/>
          <w:rFonts w:asciiTheme="minorHAnsi" w:hAnsiTheme="minorHAnsi"/>
          <w:b/>
          <w:color w:val="000000" w:themeColor="text1"/>
          <w:sz w:val="36"/>
          <w:u w:val="single"/>
        </w:rPr>
        <w:pPrChange w:id="26" w:author="Microsoft Office User" w:date="2018-02-07T14:36:00Z">
          <w:pPr>
            <w:outlineLvl w:val="0"/>
          </w:pPr>
        </w:pPrChange>
      </w:pPr>
      <w:ins w:id="27" w:author="Microsoft Office User" w:date="2018-02-07T14:13:00Z">
        <w:r w:rsidRPr="002E32E8">
          <w:rPr>
            <w:rFonts w:asciiTheme="minorHAnsi" w:hAnsiTheme="minorHAnsi"/>
            <w:b/>
            <w:color w:val="000000" w:themeColor="text1"/>
            <w:sz w:val="36"/>
            <w:u w:val="single"/>
            <w:rPrChange w:id="28" w:author="Microsoft Office User" w:date="2018-02-07T14:16:00Z">
              <w:rPr>
                <w:b/>
                <w:color w:val="000000" w:themeColor="text1"/>
                <w:sz w:val="36"/>
                <w:u w:val="single"/>
              </w:rPr>
            </w:rPrChange>
          </w:rPr>
          <w:t>Pr</w:t>
        </w:r>
      </w:ins>
      <w:ins w:id="29" w:author="Microsoft Office User" w:date="2018-02-07T14:15:00Z">
        <w:r w:rsidRPr="002E32E8">
          <w:rPr>
            <w:rFonts w:asciiTheme="minorHAnsi" w:hAnsiTheme="minorHAnsi"/>
            <w:b/>
            <w:color w:val="000000" w:themeColor="text1"/>
            <w:sz w:val="36"/>
            <w:u w:val="single"/>
            <w:rPrChange w:id="30" w:author="Microsoft Office User" w:date="2018-02-07T14:16:00Z">
              <w:rPr>
                <w:b/>
                <w:color w:val="000000" w:themeColor="text1"/>
                <w:sz w:val="36"/>
                <w:u w:val="single"/>
              </w:rPr>
            </w:rPrChange>
          </w:rPr>
          <w:t>e</w:t>
        </w:r>
      </w:ins>
      <w:ins w:id="31" w:author="Microsoft Office User" w:date="2018-02-07T14:13:00Z">
        <w:r w:rsidRPr="002E32E8">
          <w:rPr>
            <w:rFonts w:asciiTheme="minorHAnsi" w:hAnsiTheme="minorHAnsi"/>
            <w:b/>
            <w:color w:val="000000" w:themeColor="text1"/>
            <w:sz w:val="36"/>
            <w:u w:val="single"/>
            <w:rPrChange w:id="32" w:author="Microsoft Office User" w:date="2018-02-07T14:16:00Z">
              <w:rPr>
                <w:b/>
                <w:color w:val="000000" w:themeColor="text1"/>
                <w:sz w:val="36"/>
                <w:u w:val="single"/>
              </w:rPr>
            </w:rPrChange>
          </w:rPr>
          <w:t>cis</w:t>
        </w:r>
      </w:ins>
    </w:p>
    <w:p w14:paraId="5DA774EB" w14:textId="42A09D3C" w:rsidR="002E32E8" w:rsidRPr="002E32E8" w:rsidRDefault="00AE30B2" w:rsidP="00AE30B2">
      <w:pPr>
        <w:pStyle w:val="p1"/>
        <w:spacing w:line="480" w:lineRule="auto"/>
        <w:rPr>
          <w:ins w:id="33" w:author="Microsoft Office User" w:date="2018-02-07T14:13:00Z"/>
          <w:rFonts w:asciiTheme="minorHAnsi" w:hAnsiTheme="minorHAnsi"/>
          <w:color w:val="000000" w:themeColor="text1"/>
          <w:sz w:val="24"/>
          <w:szCs w:val="24"/>
          <w:rPrChange w:id="34" w:author="Microsoft Office User" w:date="2018-02-07T14:16:00Z">
            <w:rPr>
              <w:ins w:id="35" w:author="Microsoft Office User" w:date="2018-02-07T14:13:00Z"/>
              <w:b/>
              <w:color w:val="000000" w:themeColor="text1"/>
              <w:sz w:val="36"/>
              <w:u w:val="single"/>
            </w:rPr>
          </w:rPrChange>
        </w:rPr>
        <w:pPrChange w:id="36" w:author="Microsoft Office User" w:date="2018-02-07T14:36:00Z">
          <w:pPr>
            <w:outlineLvl w:val="0"/>
          </w:pPr>
        </w:pPrChange>
      </w:pPr>
      <w:ins w:id="37" w:author="Microsoft Office User" w:date="2018-02-07T14:17:00Z">
        <w:r>
          <w:rPr>
            <w:rFonts w:asciiTheme="minorHAnsi" w:hAnsiTheme="minorHAnsi"/>
            <w:color w:val="000000" w:themeColor="text1"/>
            <w:sz w:val="24"/>
            <w:szCs w:val="24"/>
          </w:rPr>
          <w:t>We evaluated</w:t>
        </w:r>
      </w:ins>
      <w:ins w:id="38" w:author="Microsoft Office User" w:date="2018-02-07T14:29:00Z">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lypolytic</w:t>
        </w:r>
        <w:proofErr w:type="spellEnd"/>
        <w:r w:rsidR="00D61551">
          <w:rPr>
            <w:rFonts w:asciiTheme="minorHAnsi" w:hAnsiTheme="minorHAnsi"/>
            <w:color w:val="000000" w:themeColor="text1"/>
            <w:sz w:val="24"/>
            <w:szCs w:val="24"/>
          </w:rPr>
          <w:t xml:space="preserve"> markers, insulin resistance and hepatic steatosis </w:t>
        </w:r>
        <w:r w:rsidR="00D61551">
          <w:rPr>
            <w:rFonts w:asciiTheme="minorHAnsi" w:hAnsiTheme="minorHAnsi"/>
            <w:color w:val="000000" w:themeColor="text1"/>
            <w:sz w:val="24"/>
            <w:szCs w:val="24"/>
          </w:rPr>
          <w:t xml:space="preserve">in response to </w:t>
        </w:r>
      </w:ins>
      <w:ins w:id="39" w:author="Microsoft Office User" w:date="2018-02-07T14:24:00Z">
        <w:r w:rsidR="0011560F">
          <w:rPr>
            <w:rFonts w:asciiTheme="minorHAnsi" w:hAnsiTheme="minorHAnsi"/>
            <w:color w:val="000000" w:themeColor="text1"/>
            <w:sz w:val="24"/>
            <w:szCs w:val="24"/>
          </w:rPr>
          <w:t xml:space="preserve">combined glucocorticoids and obesity in </w:t>
        </w:r>
      </w:ins>
      <w:ins w:id="40" w:author="Microsoft Office User" w:date="2018-02-07T14:19:00Z">
        <w:r w:rsidR="0011560F">
          <w:rPr>
            <w:rFonts w:asciiTheme="minorHAnsi" w:hAnsiTheme="minorHAnsi"/>
            <w:color w:val="000000" w:themeColor="text1"/>
            <w:sz w:val="24"/>
            <w:szCs w:val="24"/>
          </w:rPr>
          <w:t>mice</w:t>
        </w:r>
      </w:ins>
      <w:ins w:id="41" w:author="Microsoft Office User" w:date="2018-02-07T14:29:00Z">
        <w:r>
          <w:rPr>
            <w:rFonts w:asciiTheme="minorHAnsi" w:hAnsiTheme="minorHAnsi"/>
            <w:color w:val="000000" w:themeColor="text1"/>
            <w:sz w:val="24"/>
            <w:szCs w:val="24"/>
          </w:rPr>
          <w:t xml:space="preserve">. </w:t>
        </w:r>
      </w:ins>
      <w:ins w:id="42" w:author="Microsoft Office User" w:date="2018-02-07T14:31:00Z">
        <w:r>
          <w:rPr>
            <w:rFonts w:asciiTheme="minorHAnsi" w:hAnsiTheme="minorHAnsi"/>
            <w:color w:val="000000" w:themeColor="text1"/>
            <w:sz w:val="24"/>
            <w:szCs w:val="24"/>
          </w:rPr>
          <w:t>All outcomes</w:t>
        </w:r>
      </w:ins>
      <w:ins w:id="43" w:author="Microsoft Office User" w:date="2018-02-07T14:35:00Z">
        <w:r>
          <w:rPr>
            <w:rFonts w:asciiTheme="minorHAnsi" w:hAnsiTheme="minorHAnsi"/>
            <w:color w:val="000000" w:themeColor="text1"/>
            <w:sz w:val="24"/>
            <w:szCs w:val="24"/>
          </w:rPr>
          <w:t xml:space="preserve"> were exacerbated</w:t>
        </w:r>
      </w:ins>
      <w:ins w:id="44" w:author="Microsoft Office User" w:date="2018-02-07T14:31:00Z">
        <w:r>
          <w:rPr>
            <w:rFonts w:asciiTheme="minorHAnsi" w:hAnsiTheme="minorHAnsi"/>
            <w:color w:val="000000" w:themeColor="text1"/>
            <w:sz w:val="24"/>
            <w:szCs w:val="24"/>
          </w:rPr>
          <w:t xml:space="preserve"> </w:t>
        </w:r>
      </w:ins>
      <w:ins w:id="45" w:author="Microsoft Office User" w:date="2018-02-07T14:35:00Z">
        <w:r>
          <w:rPr>
            <w:rFonts w:asciiTheme="minorHAnsi" w:hAnsiTheme="minorHAnsi"/>
            <w:color w:val="000000" w:themeColor="text1"/>
            <w:sz w:val="24"/>
            <w:szCs w:val="24"/>
          </w:rPr>
          <w:t xml:space="preserve">in </w:t>
        </w:r>
      </w:ins>
      <w:ins w:id="46" w:author="Microsoft Office User" w:date="2018-02-07T14:31:00Z">
        <w:r>
          <w:rPr>
            <w:rFonts w:asciiTheme="minorHAnsi" w:hAnsiTheme="minorHAnsi"/>
            <w:color w:val="000000" w:themeColor="text1"/>
            <w:sz w:val="24"/>
            <w:szCs w:val="24"/>
          </w:rPr>
          <w:t>comparison</w:t>
        </w:r>
      </w:ins>
      <w:ins w:id="47" w:author="Microsoft Office User" w:date="2018-02-07T14:20:00Z">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ins>
      <w:ins w:id="48" w:author="Microsoft Office User" w:date="2018-02-07T14:22:00Z">
        <w:r w:rsidR="0011560F">
          <w:rPr>
            <w:rFonts w:asciiTheme="minorHAnsi" w:hAnsiTheme="minorHAnsi"/>
            <w:color w:val="000000" w:themeColor="text1"/>
            <w:sz w:val="24"/>
            <w:szCs w:val="24"/>
          </w:rPr>
          <w:t>.</w:t>
        </w:r>
      </w:ins>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42AC8DB8" w:rsidR="002B0844" w:rsidRDefault="00F71865" w:rsidP="00FF21CB">
      <w:pPr>
        <w:spacing w:line="480" w:lineRule="auto"/>
        <w:rPr>
          <w:color w:val="000000" w:themeColor="text1"/>
        </w:rPr>
      </w:pPr>
      <w:ins w:id="49" w:author="Microsoft Office User" w:date="2018-02-07T13:11:00Z">
        <w:r>
          <w:t xml:space="preserve">Glucocorticoids are a class of steroid hormones that are important for proper </w:t>
        </w:r>
      </w:ins>
      <w:ins w:id="50" w:author="Microsoft Office User" w:date="2018-02-07T13:12:00Z">
        <w:r>
          <w:t>glucose homeostasis during stress or fasting, but can lead to symp</w:t>
        </w:r>
        <w:r w:rsidR="005208F0">
          <w:t xml:space="preserve">toms similar to those seen in metabolic </w:t>
        </w:r>
      </w:ins>
      <w:ins w:id="51" w:author="Microsoft Office User" w:date="2018-02-07T13:19:00Z">
        <w:r w:rsidR="005208F0">
          <w:t>syndrome</w:t>
        </w:r>
      </w:ins>
      <w:ins w:id="52" w:author="Microsoft Office User" w:date="2018-02-07T13:41:00Z">
        <w:r w:rsidR="00AE1A18">
          <w:t xml:space="preserve"> </w:t>
        </w:r>
        <w:r w:rsidR="00C2516C">
          <w:t>if elevated</w:t>
        </w:r>
      </w:ins>
      <w:ins w:id="53" w:author="Microsoft Office User" w:date="2018-02-07T13:42:00Z">
        <w:r w:rsidR="00C2516C">
          <w:t xml:space="preserve"> for prolonged durations</w:t>
        </w:r>
      </w:ins>
      <w:ins w:id="54" w:author="Microsoft Office User" w:date="2018-02-07T13:12:00Z">
        <w:r w:rsidR="005208F0">
          <w:t>.</w:t>
        </w:r>
      </w:ins>
      <w:ins w:id="55" w:author="Microsoft Office User" w:date="2018-02-07T13:19:00Z">
        <w:r w:rsidR="005208F0">
          <w:t xml:space="preserve"> </w:t>
        </w:r>
      </w:ins>
      <w:r w:rsidR="00A3343F">
        <w:t>Cushing’s syndrome</w:t>
      </w:r>
      <w:ins w:id="56" w:author="Microsoft Office User" w:date="2018-02-07T13:45:00Z">
        <w:r w:rsidR="00C2516C">
          <w:t xml:space="preserve"> encompasses a </w:t>
        </w:r>
      </w:ins>
      <w:ins w:id="57" w:author="Microsoft Office User" w:date="2018-02-07T13:47:00Z">
        <w:r w:rsidR="001F20E1">
          <w:t>variety</w:t>
        </w:r>
      </w:ins>
      <w:ins w:id="58" w:author="Microsoft Office User" w:date="2018-02-07T13:45:00Z">
        <w:r w:rsidR="00C2516C">
          <w:t xml:space="preserve"> of </w:t>
        </w:r>
      </w:ins>
      <w:ins w:id="59" w:author="Microsoft Office User" w:date="2018-02-07T13:47:00Z">
        <w:r w:rsidR="001F20E1">
          <w:t xml:space="preserve">conditions which </w:t>
        </w:r>
      </w:ins>
      <w:del w:id="60" w:author="Microsoft Office User" w:date="2018-02-07T13:47:00Z">
        <w:r w:rsidR="00A3343F" w:rsidDel="001F20E1">
          <w:delText xml:space="preserve"> </w:delText>
        </w:r>
      </w:del>
      <w:r w:rsidR="00A3343F">
        <w:t>manifest</w:t>
      </w:r>
      <w:del w:id="61" w:author="Microsoft Office User" w:date="2018-02-07T13:47:00Z">
        <w:r w:rsidR="00A3343F" w:rsidDel="001F20E1">
          <w:delText>s</w:delText>
        </w:r>
      </w:del>
      <w:r w:rsidR="00A3343F">
        <w:t xml:space="preserve"> in response to chronically elevated levels of </w:t>
      </w:r>
      <w:r w:rsidR="00A3343F">
        <w:lastRenderedPageBreak/>
        <w:t>glucocorticoids</w:t>
      </w:r>
      <w:ins w:id="62" w:author="Microsoft Office User" w:date="2018-02-07T13:49:00Z">
        <w:r w:rsidR="001F20E1">
          <w:t>, including exogenous corticosteroid treatment</w:t>
        </w:r>
      </w:ins>
      <w:ins w:id="63" w:author="Microsoft Office User" w:date="2018-02-07T13:52:00Z">
        <w:r w:rsidR="00575977">
          <w:t xml:space="preserve"> as well as endogenous overproduction of cortisol</w:t>
        </w:r>
      </w:ins>
      <w:ins w:id="64" w:author="Microsoft Office User" w:date="2018-02-07T13:49:00Z">
        <w:r w:rsidR="001F20E1">
          <w:t>,</w:t>
        </w:r>
      </w:ins>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del w:id="65" w:author="Microsoft Office User" w:date="2018-02-07T13:23:00Z">
        <w:r w:rsidR="00B36EF4" w:rsidDel="005208F0">
          <w:delText>While</w:delText>
        </w:r>
        <w:r w:rsidR="00A3343F" w:rsidDel="005208F0">
          <w:delText xml:space="preserve"> </w:delText>
        </w:r>
      </w:del>
      <w:del w:id="66" w:author="Microsoft Office User" w:date="2018-02-07T13:50:00Z">
        <w:r w:rsidR="00A3343F" w:rsidDel="001F20E1">
          <w:delText xml:space="preserve">Cushing’s </w:delText>
        </w:r>
        <w:r w:rsidR="00B36EF4" w:rsidDel="001F20E1">
          <w:delText>disease</w:delText>
        </w:r>
      </w:del>
      <w:ins w:id="67" w:author="Microsoft Office User" w:date="2018-02-07T13:21:00Z">
        <w:r w:rsidR="001F20E1">
          <w:t xml:space="preserve"> While endogenous </w:t>
        </w:r>
      </w:ins>
      <w:ins w:id="68" w:author="Microsoft Office User" w:date="2018-02-07T13:52:00Z">
        <w:r w:rsidR="00575977">
          <w:t>forms of Cushing’s syndrome</w:t>
        </w:r>
      </w:ins>
      <w:ins w:id="69" w:author="Microsoft Office User" w:date="2018-02-07T13:48:00Z">
        <w:r w:rsidR="001E10D3">
          <w:t xml:space="preserve"> are</w:t>
        </w:r>
        <w:r w:rsidR="001F20E1">
          <w:t xml:space="preserve"> rare,</w:t>
        </w:r>
      </w:ins>
      <w:del w:id="70" w:author="Microsoft Office User" w:date="2018-02-07T13:48:00Z">
        <w:r w:rsidR="00B36EF4" w:rsidDel="001F20E1">
          <w:delText xml:space="preserve"> </w:delText>
        </w:r>
        <w:r w:rsidR="00A3343F" w:rsidDel="001F20E1">
          <w:delText>is rar</w:delText>
        </w:r>
      </w:del>
      <w:del w:id="71" w:author="Microsoft Office User" w:date="2018-02-07T13:22:00Z">
        <w:r w:rsidR="00A3343F" w:rsidDel="005208F0">
          <w:delText>e,</w:delText>
        </w:r>
      </w:del>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07ED4DB" w:rsidR="00AE79F4" w:rsidRPr="006902F6" w:rsidRDefault="00026A0B" w:rsidP="00FF21CB">
      <w:pPr>
        <w:spacing w:line="480" w:lineRule="auto"/>
        <w:rPr>
          <w:color w:val="000000" w:themeColor="text1"/>
        </w:rPr>
      </w:pPr>
      <w:commentRangeStart w:id="72"/>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ins w:id="73" w:author="Microsoft Office User" w:date="2018-02-07T13:59:00Z">
        <w:r w:rsidR="00852027">
          <w:rPr>
            <w:color w:val="000000" w:themeColor="text1"/>
          </w:rPr>
          <w:t>, via dexamethasone treatment</w:t>
        </w:r>
        <w:r w:rsidR="003254B3">
          <w:rPr>
            <w:color w:val="000000" w:themeColor="text1"/>
          </w:rPr>
          <w:t>,</w:t>
        </w:r>
      </w:ins>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del w:id="74" w:author="Microsoft Office User" w:date="2018-02-07T14:00:00Z">
        <w:r w:rsidR="008C41F3" w:rsidRPr="006902F6" w:rsidDel="00852027">
          <w:rPr>
            <w:color w:val="000000" w:themeColor="text1"/>
          </w:rPr>
          <w:delText>glucocorticoid</w:delText>
        </w:r>
      </w:del>
      <w:ins w:id="75" w:author="Microsoft Office User" w:date="2018-02-07T14:00:00Z">
        <w:r w:rsidR="00852027">
          <w:rPr>
            <w:color w:val="000000" w:themeColor="text1"/>
          </w:rPr>
          <w:t>dexamethasone</w:t>
        </w:r>
      </w:ins>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ins w:id="76" w:author="Microsoft Office User" w:date="2018-02-07T14:39:00Z">
        <w:r w:rsidR="00A411C9">
          <w:rPr>
            <w:color w:val="000000" w:themeColor="text1"/>
          </w:rPr>
          <w:t xml:space="preserve"> </w:t>
        </w:r>
      </w:ins>
      <w:ins w:id="77" w:author="Microsoft Office User" w:date="2018-02-07T14:40:00Z">
        <w:r w:rsidR="00A411C9">
          <w:rPr>
            <w:color w:val="000000" w:themeColor="text1"/>
          </w:rPr>
          <w:t xml:space="preserve">glucocorticoid-induced </w:t>
        </w:r>
      </w:ins>
      <w:ins w:id="78" w:author="Microsoft Office User" w:date="2018-02-07T14:39:00Z">
        <w:r w:rsidR="00A411C9">
          <w:rPr>
            <w:color w:val="000000" w:themeColor="text1"/>
          </w:rPr>
          <w:t>adipocyte</w:t>
        </w:r>
      </w:ins>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commentRangeEnd w:id="72"/>
      <w:r w:rsidR="00B93225">
        <w:rPr>
          <w:rStyle w:val="CommentReference"/>
        </w:rPr>
        <w:commentReference w:id="72"/>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ins w:id="79" w:author="Microsoft Office User" w:date="2018-02-07T14:02:00Z">
        <w:r w:rsidR="00852027">
          <w:rPr>
            <w:rFonts w:eastAsia="Times New Roman" w:cs="Times New Roman"/>
            <w:color w:val="000000" w:themeColor="text1"/>
            <w:shd w:val="clear" w:color="auto" w:fill="FFFFFF"/>
          </w:rPr>
          <w:t>, a synthetic glucocorticoid,</w:t>
        </w:r>
      </w:ins>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 xml:space="preserve">week dexamethasone </w:t>
      </w:r>
      <w:r w:rsidR="00915C5C" w:rsidRPr="006902F6">
        <w:rPr>
          <w:rFonts w:eastAsia="Times New Roman" w:cs="Times New Roman"/>
          <w:color w:val="000000" w:themeColor="text1"/>
          <w:shd w:val="clear" w:color="auto" w:fill="FFFFFF"/>
        </w:rPr>
        <w:lastRenderedPageBreak/>
        <w:t>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lastRenderedPageBreak/>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w:t>
      </w:r>
      <w:r w:rsidR="00C86E77" w:rsidRPr="006902F6">
        <w:rPr>
          <w:rFonts w:ascii="Calibri" w:hAnsi="Calibri" w:cs="Arial"/>
          <w:color w:val="000000" w:themeColor="text1"/>
        </w:rPr>
        <w:lastRenderedPageBreak/>
        <w:t>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w:t>
      </w:r>
      <w:r w:rsidR="007A78D7">
        <w:rPr>
          <w:color w:val="000000" w:themeColor="text1"/>
        </w:rPr>
        <w:lastRenderedPageBreak/>
        <w:t xml:space="preserve">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w:t>
      </w:r>
      <w:r w:rsidR="001F7771">
        <w:rPr>
          <w:color w:val="000000" w:themeColor="text1"/>
        </w:rPr>
        <w:lastRenderedPageBreak/>
        <w:t xml:space="preserve">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lastRenderedPageBreak/>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666BC5CA"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del w:id="80" w:author="Microsoft Office User" w:date="2018-02-07T14:01:00Z">
        <w:r w:rsidR="007E0200" w:rsidRPr="006902F6" w:rsidDel="00852027">
          <w:rPr>
            <w:color w:val="000000" w:themeColor="text1"/>
          </w:rPr>
          <w:delText>glucocortic</w:delText>
        </w:r>
        <w:r w:rsidR="00B24C2D" w:rsidDel="00852027">
          <w:rPr>
            <w:color w:val="000000" w:themeColor="text1"/>
          </w:rPr>
          <w:delText>oids (</w:delText>
        </w:r>
      </w:del>
      <w:r w:rsidR="00B24C2D">
        <w:rPr>
          <w:color w:val="000000" w:themeColor="text1"/>
        </w:rPr>
        <w:t>d</w:t>
      </w:r>
      <w:r w:rsidR="007E0200" w:rsidRPr="006902F6">
        <w:rPr>
          <w:color w:val="000000" w:themeColor="text1"/>
        </w:rPr>
        <w:t>examethasone</w:t>
      </w:r>
      <w:del w:id="81" w:author="Microsoft Office User" w:date="2018-02-07T14:01:00Z">
        <w:r w:rsidR="007E0200" w:rsidRPr="006902F6" w:rsidDel="00852027">
          <w:rPr>
            <w:color w:val="000000" w:themeColor="text1"/>
          </w:rPr>
          <w:delText>)</w:delText>
        </w:r>
      </w:del>
      <w:r w:rsidR="007E0200" w:rsidRPr="006902F6">
        <w:rPr>
          <w:color w:val="000000" w:themeColor="text1"/>
        </w:rPr>
        <w:t xml:space="preserv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t>
      </w:r>
      <w:r w:rsidR="003145E7" w:rsidRPr="006902F6">
        <w:rPr>
          <w:rFonts w:eastAsia="Times New Roman" w:cs="Times New Roman"/>
          <w:color w:val="000000" w:themeColor="text1"/>
          <w:shd w:val="clear" w:color="auto" w:fill="FFFFFF"/>
        </w:rPr>
        <w:lastRenderedPageBreak/>
        <w:t xml:space="preserve">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 xml:space="preserve">glucose </w:t>
      </w:r>
      <w:r w:rsidR="00222D60">
        <w:rPr>
          <w:color w:val="000000" w:themeColor="text1"/>
        </w:rPr>
        <w:lastRenderedPageBreak/>
        <w:t>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r w:rsidR="001C4E38">
        <w:rPr>
          <w:color w:val="000000" w:themeColor="text1"/>
        </w:rPr>
        <w:t>iWAT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r w:rsidR="001C4E38">
        <w:rPr>
          <w:color w:val="000000" w:themeColor="text1"/>
        </w:rPr>
        <w:t>eWAT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proofErr w:type="spellStart"/>
      <w:r w:rsidR="00A87023">
        <w:rPr>
          <w:color w:val="000000" w:themeColor="text1"/>
        </w:rPr>
        <w:t>ub</w:t>
      </w:r>
      <w:proofErr w:type="spellEnd"/>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w:t>
      </w:r>
      <w:r w:rsidR="00D4046E" w:rsidRPr="006902F6">
        <w:rPr>
          <w:color w:val="000000" w:themeColor="text1"/>
        </w:rPr>
        <w:lastRenderedPageBreak/>
        <w:t xml:space="preserve">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r w:rsidR="001C4E38">
        <w:rPr>
          <w:color w:val="000000" w:themeColor="text1"/>
        </w:rPr>
        <w:t>iWAT</w:t>
      </w:r>
      <w:proofErr w:type="spellEnd"/>
      <w:r w:rsidR="001C4E38" w:rsidRPr="006902F6">
        <w:rPr>
          <w:color w:val="000000" w:themeColor="text1"/>
        </w:rPr>
        <w:t xml:space="preserve"> </w:t>
      </w:r>
      <w:r w:rsidR="00D4046E" w:rsidRPr="006902F6">
        <w:rPr>
          <w:color w:val="000000" w:themeColor="text1"/>
        </w:rPr>
        <w:t xml:space="preserve">or </w:t>
      </w:r>
      <w:proofErr w:type="spellStart"/>
      <w:r w:rsidR="001C4E38">
        <w:rPr>
          <w:color w:val="000000" w:themeColor="text1"/>
        </w:rPr>
        <w:t>eWAT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xml:space="preserve">) and </w:t>
      </w:r>
      <w:r w:rsidR="003A5F27" w:rsidRPr="006902F6">
        <w:rPr>
          <w:color w:val="000000" w:themeColor="text1"/>
        </w:rPr>
        <w:lastRenderedPageBreak/>
        <w:t>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xml:space="preserve">% reduction in </w:t>
      </w:r>
      <w:r w:rsidR="00914AF8">
        <w:rPr>
          <w:color w:val="000000" w:themeColor="text1"/>
        </w:rPr>
        <w:lastRenderedPageBreak/>
        <w:t>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w:t>
      </w:r>
      <w:r>
        <w:rPr>
          <w:color w:val="000000" w:themeColor="text1"/>
        </w:rPr>
        <w:lastRenderedPageBreak/>
        <w:t xml:space="preserve">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xml:space="preserve">, possibly as a way to promote </w:t>
      </w:r>
      <w:r w:rsidR="00FE35A0" w:rsidRPr="006902F6">
        <w:rPr>
          <w:color w:val="000000" w:themeColor="text1"/>
        </w:rPr>
        <w:lastRenderedPageBreak/>
        <w:t>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w:t>
      </w:r>
      <w:r w:rsidR="009C5B00" w:rsidRPr="006902F6">
        <w:rPr>
          <w:color w:val="000000" w:themeColor="text1"/>
        </w:rPr>
        <w:lastRenderedPageBreak/>
        <w:t>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bookmarkStart w:id="82" w:name="_GoBack"/>
      <w:bookmarkEnd w:id="82"/>
    </w:p>
    <w:p w14:paraId="284432B8" w14:textId="77777777" w:rsidR="00706726" w:rsidRDefault="00706726" w:rsidP="0068384E">
      <w:pPr>
        <w:spacing w:line="480" w:lineRule="auto"/>
        <w:rPr>
          <w:bCs/>
          <w:color w:val="000000" w:themeColor="text1"/>
        </w:rPr>
      </w:pPr>
      <w:commentRangeStart w:id="83"/>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commentRangeEnd w:id="83"/>
      <w:r w:rsidR="003C21A3">
        <w:rPr>
          <w:rStyle w:val="CommentReference"/>
        </w:rPr>
        <w:commentReference w:id="83"/>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w:t>
      </w:r>
      <w:r w:rsidRPr="00245EC7">
        <w:rPr>
          <w:rFonts w:ascii="Calibri" w:eastAsia="Times New Roman" w:hAnsi="Calibri" w:cs="Times New Roman"/>
          <w:noProof/>
        </w:rPr>
        <w:lastRenderedPageBreak/>
        <w:t>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w:t>
      </w:r>
      <w:r w:rsidRPr="00245EC7">
        <w:rPr>
          <w:rFonts w:ascii="Calibri" w:eastAsia="Times New Roman" w:hAnsi="Calibri" w:cs="Times New Roman"/>
          <w:noProof/>
        </w:rPr>
        <w:lastRenderedPageBreak/>
        <w:t xml:space="preserve">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w:t>
      </w:r>
      <w:r w:rsidRPr="00245EC7">
        <w:rPr>
          <w:rFonts w:ascii="Calibri" w:eastAsia="Times New Roman" w:hAnsi="Calibri" w:cs="Times New Roman"/>
          <w:noProof/>
        </w:rPr>
        <w:lastRenderedPageBreak/>
        <w:t xml:space="preserve">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w:t>
      </w:r>
      <w:r w:rsidRPr="00245EC7">
        <w:rPr>
          <w:rFonts w:ascii="Calibri" w:eastAsia="Times New Roman" w:hAnsi="Calibri" w:cs="Times New Roman"/>
          <w:noProof/>
        </w:rPr>
        <w:lastRenderedPageBreak/>
        <w:t>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 xml:space="preserve">Mouse blood glucose levels during insulin tolerance test (C) and prior to insulin injection (basal; D).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E) and endogenous glucose production (EGP;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w:t>
      </w:r>
      <w:proofErr w:type="spellStart"/>
      <w:r>
        <w:t>lipogenic</w:t>
      </w:r>
      <w:proofErr w:type="spellEnd"/>
      <w:r>
        <w:t xml:space="preserve">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lastRenderedPageBreak/>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 xml:space="preserve">Triglyceride levels (A), glycerol released in media (B), qPCR of </w:t>
      </w:r>
      <w:proofErr w:type="spellStart"/>
      <w:r>
        <w:t>lipolytic</w:t>
      </w:r>
      <w:proofErr w:type="spellEnd"/>
      <w:r>
        <w:t xml:space="preserve">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lastRenderedPageBreak/>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r>
        <w:t>iWAT</w:t>
      </w:r>
      <w:proofErr w:type="spellEnd"/>
      <w:r>
        <w:t xml:space="preserve"> (C), and western blot image (D) and quantification (E) of ATGL protein from </w:t>
      </w:r>
      <w:proofErr w:type="spellStart"/>
      <w:r>
        <w:t>iWAT</w:t>
      </w:r>
      <w:proofErr w:type="spellEnd"/>
      <w:r>
        <w: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t>Figure 1:</w:t>
      </w:r>
      <w:r>
        <w:rPr>
          <w:b/>
        </w:rPr>
        <w:t xml:space="preserve"> </w:t>
      </w:r>
    </w:p>
    <w:p w14:paraId="139DCD42" w14:textId="2F38D61A" w:rsidR="00C252A7" w:rsidRDefault="003217E6" w:rsidP="00F9736C">
      <w:pPr>
        <w:pStyle w:val="ListParagraph"/>
        <w:spacing w:line="480" w:lineRule="auto"/>
      </w:pPr>
      <w:r>
        <w:rPr>
          <w:noProof/>
        </w:rPr>
        <w:lastRenderedPageBreak/>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6"/>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2" w:author="Microsoft Office User" w:date="2018-02-07T14:41:00Z" w:initials="Office">
    <w:p w14:paraId="49F7D663" w14:textId="4E832AFA" w:rsidR="00B93225" w:rsidRDefault="00B93225">
      <w:pPr>
        <w:pStyle w:val="CommentText"/>
      </w:pPr>
      <w:r>
        <w:rPr>
          <w:rStyle w:val="CommentReference"/>
        </w:rPr>
        <w:annotationRef/>
      </w:r>
      <w:r>
        <w:t>We should consider removing some of this</w:t>
      </w:r>
    </w:p>
  </w:comment>
  <w:comment w:id="83" w:author="Microsoft Office User" w:date="2018-02-07T14:49:00Z" w:initials="Office">
    <w:p w14:paraId="01653358" w14:textId="019C48CA" w:rsidR="003C21A3" w:rsidRDefault="003C21A3">
      <w:pPr>
        <w:pStyle w:val="CommentText"/>
      </w:pPr>
      <w:r>
        <w:rPr>
          <w:rStyle w:val="CommentReference"/>
        </w:rPr>
        <w:annotationRef/>
      </w:r>
      <w:r>
        <w:t>Not discussed in author instructions</w:t>
      </w:r>
      <w:r w:rsidR="00E0181B">
        <w:t>, I am not sure whether to include or not and where should it go if so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F7D663" w15:done="0"/>
  <w15:commentEx w15:paraId="0165335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6CFD0" w14:textId="77777777" w:rsidR="00020CD2" w:rsidRDefault="00020CD2" w:rsidP="001975C6">
      <w:r>
        <w:separator/>
      </w:r>
    </w:p>
  </w:endnote>
  <w:endnote w:type="continuationSeparator" w:id="0">
    <w:p w14:paraId="5D8CD630" w14:textId="77777777" w:rsidR="00020CD2" w:rsidRDefault="00020CD2"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0181B">
      <w:rPr>
        <w:caps/>
        <w:noProof/>
        <w:color w:val="5B9BD5" w:themeColor="accent1"/>
      </w:rPr>
      <w:t>32</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DB045" w14:textId="77777777" w:rsidR="00020CD2" w:rsidRDefault="00020CD2" w:rsidP="001975C6">
      <w:r>
        <w:separator/>
      </w:r>
    </w:p>
  </w:footnote>
  <w:footnote w:type="continuationSeparator" w:id="0">
    <w:p w14:paraId="6BAE351B" w14:textId="77777777" w:rsidR="00020CD2" w:rsidRDefault="00020CD2"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C65D3-B23C-154A-ABDA-CA7AEB664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32</Pages>
  <Words>29913</Words>
  <Characters>170505</Characters>
  <Application>Microsoft Macintosh Word</Application>
  <DocSecurity>0</DocSecurity>
  <Lines>1420</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405</cp:revision>
  <cp:lastPrinted>2017-12-21T16:12:00Z</cp:lastPrinted>
  <dcterms:created xsi:type="dcterms:W3CDTF">2017-08-21T12:00:00Z</dcterms:created>
  <dcterms:modified xsi:type="dcterms:W3CDTF">2018-02-07T19:52:00Z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