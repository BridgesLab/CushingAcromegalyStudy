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57EA8FC2"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B44A19">
          <w:rPr>
            <w:rFonts w:eastAsia="Times New Roman" w:cs="Arial"/>
            <w:color w:val="FF0000"/>
            <w:shd w:val="clear" w:color="auto" w:fill="FFFFFF"/>
            <w:rPrChange w:id="2" w:author="Microsoft Office User" w:date="2018-03-26T19:53:00Z">
              <w:rPr>
                <w:rFonts w:ascii="Arial" w:eastAsia="Times New Roman" w:hAnsi="Arial" w:cs="Arial"/>
                <w:b/>
                <w:color w:val="FF0000"/>
                <w:sz w:val="19"/>
                <w:szCs w:val="19"/>
                <w:shd w:val="clear" w:color="auto" w:fill="FFFFFF"/>
              </w:rPr>
            </w:rPrChange>
          </w:rPr>
          <w:t xml:space="preserve">Water intake was measured weekly to </w:t>
        </w:r>
        <w:r w:rsidR="00B44A19" w:rsidRPr="00B44A19">
          <w:rPr>
            <w:rFonts w:eastAsia="Times New Roman" w:cs="Arial"/>
            <w:color w:val="FF0000"/>
            <w:shd w:val="clear" w:color="auto" w:fill="FFFFFF"/>
            <w:rPrChange w:id="3" w:author="Microsoft Office User" w:date="2018-03-26T19:53:00Z">
              <w:rPr>
                <w:rFonts w:ascii="Arial" w:eastAsia="Times New Roman" w:hAnsi="Arial" w:cs="Arial"/>
                <w:b/>
                <w:color w:val="FF0000"/>
                <w:sz w:val="19"/>
                <w:szCs w:val="19"/>
                <w:shd w:val="clear" w:color="auto" w:fill="FFFFFF"/>
              </w:rPr>
            </w:rPrChange>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4" w:author="Microsoft Office User" w:date="2018-03-26T19:48:00Z"/>
          <w:rFonts w:eastAsia="Times New Roman" w:cs="Times New Roman"/>
          <w:color w:val="000000" w:themeColor="text1"/>
          <w:shd w:val="clear" w:color="auto" w:fill="FFFFFF"/>
        </w:rPr>
      </w:pPr>
      <w:bookmarkStart w:id="5" w:name="_GoBack"/>
      <w:bookmarkEnd w:id="5"/>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6" w:author="Microsoft Office User" w:date="2018-03-26T19:54:00Z">
            <w:rPr>
              <w:rFonts w:eastAsia="Times New Roman" w:cs="Times New Roman"/>
              <w:color w:val="000000" w:themeColor="text1"/>
            </w:rPr>
          </w:rPrChange>
        </w:rPr>
      </w:pPr>
      <w:ins w:id="7" w:author="Microsoft Office User" w:date="2018-03-26T19:48:00Z">
        <w:r w:rsidRPr="00B44A19">
          <w:rPr>
            <w:rFonts w:eastAsia="Times New Roman" w:cs="Times New Roman"/>
            <w:b/>
            <w:color w:val="000000" w:themeColor="text1"/>
            <w:shd w:val="clear" w:color="auto" w:fill="FFFFFF"/>
            <w:rPrChange w:id="8" w:author="Microsoft Office User" w:date="2018-03-26T19:49:00Z">
              <w:rPr>
                <w:rFonts w:eastAsia="Times New Roman" w:cs="Times New Roman"/>
                <w:color w:val="000000" w:themeColor="text1"/>
                <w:shd w:val="clear" w:color="auto" w:fill="FFFFFF"/>
              </w:rPr>
            </w:rPrChange>
          </w:rPr>
          <w:t>Determination of Serum Dexamethasone</w:t>
        </w:r>
      </w:ins>
      <w:ins w:id="9"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10" w:author="Microsoft Office User" w:date="2018-03-26T19:49:00Z">
              <w:rPr>
                <w:rFonts w:ascii="Arial" w:eastAsia="Times New Roman" w:hAnsi="Arial" w:cs="Arial"/>
                <w:b/>
                <w:color w:val="FF0000"/>
                <w:sz w:val="19"/>
                <w:szCs w:val="19"/>
                <w:shd w:val="clear" w:color="auto" w:fill="FFFFFF"/>
              </w:rPr>
            </w:rPrChange>
          </w:rPr>
          <w:t xml:space="preserve">hour fasted </w:t>
        </w:r>
      </w:ins>
      <w:ins w:id="11" w:author="Microsoft Office User" w:date="2018-03-26T19:50:00Z">
        <w:r>
          <w:rPr>
            <w:rFonts w:eastAsia="Times New Roman" w:cs="Arial"/>
            <w:color w:val="FF0000"/>
            <w:shd w:val="clear" w:color="auto" w:fill="FFFFFF"/>
          </w:rPr>
          <w:t xml:space="preserve">lean and obese </w:t>
        </w:r>
      </w:ins>
      <w:ins w:id="12" w:author="Microsoft Office User" w:date="2018-03-26T19:49:00Z">
        <w:r w:rsidRPr="00B44A19">
          <w:rPr>
            <w:rFonts w:eastAsia="Times New Roman" w:cs="Arial"/>
            <w:color w:val="FF0000"/>
            <w:shd w:val="clear" w:color="auto" w:fill="FFFFFF"/>
            <w:rPrChange w:id="13" w:author="Microsoft Office User" w:date="2018-03-26T19:49:00Z">
              <w:rPr>
                <w:rFonts w:ascii="Arial" w:eastAsia="Times New Roman" w:hAnsi="Arial" w:cs="Arial"/>
                <w:b/>
                <w:color w:val="FF0000"/>
                <w:sz w:val="19"/>
                <w:szCs w:val="19"/>
                <w:shd w:val="clear" w:color="auto" w:fill="FFFFFF"/>
              </w:rPr>
            </w:rPrChange>
          </w:rPr>
          <w:t>mice</w:t>
        </w:r>
      </w:ins>
      <w:ins w:id="14" w:author="Microsoft Office User" w:date="2018-03-26T19:50:00Z">
        <w:r>
          <w:rPr>
            <w:rFonts w:eastAsia="Times New Roman" w:cs="Arial"/>
            <w:color w:val="FF0000"/>
            <w:shd w:val="clear" w:color="auto" w:fill="FFFFFF"/>
          </w:rPr>
          <w:t xml:space="preserve"> following six weeks of dexamethasone treatment</w:t>
        </w:r>
      </w:ins>
      <w:ins w:id="15" w:author="Microsoft Office User" w:date="2018-03-26T19:49:00Z">
        <w:r w:rsidRPr="00B44A19">
          <w:rPr>
            <w:rFonts w:eastAsia="Times New Roman" w:cs="Arial"/>
            <w:color w:val="FF0000"/>
            <w:shd w:val="clear" w:color="auto" w:fill="FFFFFF"/>
            <w:rPrChange w:id="16"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7"/>
        <w:r w:rsidRPr="00B44A19">
          <w:rPr>
            <w:rFonts w:eastAsia="Times New Roman" w:cs="Arial"/>
            <w:color w:val="FF0000"/>
            <w:shd w:val="clear" w:color="auto" w:fill="FFFFFF"/>
            <w:rPrChange w:id="18"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7"/>
        <w:r w:rsidRPr="00B44A19">
          <w:rPr>
            <w:rStyle w:val="CommentReference"/>
            <w:sz w:val="24"/>
            <w:szCs w:val="24"/>
            <w:rPrChange w:id="19" w:author="Microsoft Office User" w:date="2018-03-26T19:49:00Z">
              <w:rPr>
                <w:rStyle w:val="CommentReference"/>
              </w:rPr>
            </w:rPrChange>
          </w:rPr>
          <w:commentReference w:id="17"/>
        </w:r>
        <w:r w:rsidRPr="00B44A19">
          <w:rPr>
            <w:rFonts w:eastAsia="Times New Roman" w:cs="Arial"/>
            <w:color w:val="FF0000"/>
            <w:shd w:val="clear" w:color="auto" w:fill="FFFFFF"/>
            <w:rPrChange w:id="20"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21"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2" w:author="Microsoft Office User" w:date="2018-03-26T19:49:00Z">
              <w:rPr>
                <w:rFonts w:ascii="Arial" w:hAnsi="Arial" w:cs="Arial"/>
                <w:b/>
                <w:sz w:val="19"/>
                <w:szCs w:val="19"/>
              </w:rPr>
            </w:rPrChange>
          </w:rPr>
          <w:t>Dexamethasone standard was used to make a calibration curve from 2.5 to 100 ng/</w:t>
        </w:r>
        <w:proofErr w:type="spellStart"/>
        <w:r w:rsidRPr="00B44A19">
          <w:rPr>
            <w:rFonts w:cs="Arial"/>
            <w:rPrChange w:id="23" w:author="Microsoft Office User" w:date="2018-03-26T19:49:00Z">
              <w:rPr>
                <w:rFonts w:ascii="Arial" w:hAnsi="Arial" w:cs="Arial"/>
                <w:b/>
                <w:sz w:val="19"/>
                <w:szCs w:val="19"/>
              </w:rPr>
            </w:rPrChange>
          </w:rPr>
          <w:t>mL.</w:t>
        </w:r>
        <w:proofErr w:type="spellEnd"/>
        <w:r w:rsidRPr="00B44A19">
          <w:rPr>
            <w:rFonts w:cs="Arial"/>
            <w:rPrChange w:id="24" w:author="Microsoft Office User" w:date="2018-03-26T19:49:00Z">
              <w:rPr>
                <w:rFonts w:ascii="Arial" w:hAnsi="Arial" w:cs="Arial"/>
                <w:b/>
                <w:sz w:val="19"/>
                <w:szCs w:val="19"/>
              </w:rPr>
            </w:rPrChange>
          </w:rPr>
          <w:t xml:space="preserve"> A separate weighing of dexamethasone was used to make quality control standards at 3 and 30 ng/</w:t>
        </w:r>
        <w:proofErr w:type="spellStart"/>
        <w:r w:rsidRPr="00B44A19">
          <w:rPr>
            <w:rFonts w:cs="Arial"/>
            <w:rPrChange w:id="25" w:author="Microsoft Office User" w:date="2018-03-26T19:49:00Z">
              <w:rPr>
                <w:rFonts w:ascii="Arial" w:hAnsi="Arial" w:cs="Arial"/>
                <w:b/>
                <w:sz w:val="19"/>
                <w:szCs w:val="19"/>
              </w:rPr>
            </w:rPrChange>
          </w:rPr>
          <w:t>mL.</w:t>
        </w:r>
        <w:proofErr w:type="spellEnd"/>
        <w:r w:rsidRPr="00B44A19">
          <w:rPr>
            <w:rFonts w:cs="Arial"/>
            <w:rPrChange w:id="26" w:author="Microsoft Office User" w:date="2018-03-26T19:49:00Z">
              <w:rPr>
                <w:rFonts w:ascii="Arial" w:hAnsi="Arial" w:cs="Arial"/>
                <w:b/>
                <w:sz w:val="19"/>
                <w:szCs w:val="19"/>
              </w:rPr>
            </w:rPrChange>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B44A19">
          <w:rPr>
            <w:rFonts w:cs="Arial"/>
            <w:rPrChange w:id="27" w:author="Microsoft Office User" w:date="2018-03-26T19:49:00Z">
              <w:rPr>
                <w:rFonts w:ascii="Arial" w:hAnsi="Arial" w:cs="Arial"/>
                <w:b/>
                <w:sz w:val="19"/>
                <w:szCs w:val="19"/>
              </w:rPr>
            </w:rPrChange>
          </w:rPr>
          <w:t>well</w:t>
        </w:r>
        <w:proofErr w:type="gramEnd"/>
        <w:r w:rsidRPr="00B44A19">
          <w:rPr>
            <w:rFonts w:cs="Arial"/>
            <w:rPrChange w:id="28" w:author="Microsoft Office User" w:date="2018-03-26T19:49:00Z">
              <w:rPr>
                <w:rFonts w:ascii="Arial" w:hAnsi="Arial" w:cs="Arial"/>
                <w:b/>
                <w:sz w:val="19"/>
                <w:szCs w:val="19"/>
              </w:rPr>
            </w:rPrChange>
          </w:rPr>
          <w:t xml:space="preserve"> plate. Each analytical sample was prepared by mixing 10 µL mouse plasma, 10 µL acetonitrile and 40 µL internal standard into a well of a 96-</w:t>
        </w:r>
        <w:proofErr w:type="gramStart"/>
        <w:r w:rsidRPr="00B44A19">
          <w:rPr>
            <w:rFonts w:cs="Arial"/>
            <w:rPrChange w:id="29" w:author="Microsoft Office User" w:date="2018-03-26T19:49:00Z">
              <w:rPr>
                <w:rFonts w:ascii="Arial" w:hAnsi="Arial" w:cs="Arial"/>
                <w:b/>
                <w:sz w:val="19"/>
                <w:szCs w:val="19"/>
              </w:rPr>
            </w:rPrChange>
          </w:rPr>
          <w:t>well</w:t>
        </w:r>
        <w:proofErr w:type="gramEnd"/>
        <w:r w:rsidRPr="00B44A19">
          <w:rPr>
            <w:rFonts w:cs="Arial"/>
            <w:rPrChange w:id="30" w:author="Microsoft Office User" w:date="2018-03-26T19:49:00Z">
              <w:rPr>
                <w:rFonts w:ascii="Arial" w:hAnsi="Arial" w:cs="Arial"/>
                <w:b/>
                <w:sz w:val="19"/>
                <w:szCs w:val="19"/>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B44A19">
          <w:rPr>
            <w:rFonts w:cs="Arial"/>
            <w:rPrChange w:id="31" w:author="Microsoft Office User" w:date="2018-03-26T19:49:00Z">
              <w:rPr>
                <w:rFonts w:ascii="Arial" w:hAnsi="Arial" w:cs="Arial"/>
                <w:b/>
                <w:sz w:val="19"/>
                <w:szCs w:val="19"/>
              </w:rPr>
            </w:rPrChange>
          </w:rPr>
          <w:t>supernantant</w:t>
        </w:r>
        <w:proofErr w:type="spellEnd"/>
        <w:r w:rsidRPr="00B44A19">
          <w:rPr>
            <w:rFonts w:cs="Arial"/>
            <w:rPrChange w:id="32" w:author="Microsoft Office User" w:date="2018-03-26T19:49:00Z">
              <w:rPr>
                <w:rFonts w:ascii="Arial" w:hAnsi="Arial" w:cs="Arial"/>
                <w:b/>
                <w:sz w:val="19"/>
                <w:szCs w:val="19"/>
              </w:rPr>
            </w:rPrChange>
          </w:rPr>
          <w:t xml:space="preserve"> were injected for analysis onto a Waters </w:t>
        </w:r>
        <w:proofErr w:type="spellStart"/>
        <w:r w:rsidRPr="00B44A19">
          <w:rPr>
            <w:rFonts w:cs="Arial"/>
            <w:rPrChange w:id="33" w:author="Microsoft Office User" w:date="2018-03-26T19:49:00Z">
              <w:rPr>
                <w:rFonts w:ascii="Arial" w:hAnsi="Arial" w:cs="Arial"/>
                <w:b/>
                <w:sz w:val="19"/>
                <w:szCs w:val="19"/>
              </w:rPr>
            </w:rPrChange>
          </w:rPr>
          <w:t>Xevo</w:t>
        </w:r>
        <w:proofErr w:type="spellEnd"/>
        <w:r w:rsidRPr="00B44A19">
          <w:rPr>
            <w:rFonts w:cs="Arial"/>
            <w:rPrChange w:id="34" w:author="Microsoft Office User" w:date="2018-03-26T19:49:00Z">
              <w:rPr>
                <w:rFonts w:ascii="Arial" w:hAnsi="Arial" w:cs="Arial"/>
                <w:b/>
                <w:sz w:val="19"/>
                <w:szCs w:val="19"/>
              </w:rPr>
            </w:rPrChange>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68C868B"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lastRenderedPageBreak/>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lastRenderedPageBreak/>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6CEBCCA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35" w:author="Microsoft Office User" w:date="2018-03-18T17:42:00Z">
        <w:r w:rsidR="00E14486">
          <w:rPr>
            <w:color w:val="000000" w:themeColor="text1"/>
          </w:rPr>
          <w:t>i</w:t>
        </w:r>
      </w:ins>
      <w:del w:id="36" w:author="Microsoft Office User" w:date="2018-03-18T17:42: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37" w:author="Microsoft Office User" w:date="2018-03-18T17:42:00Z">
        <w:r w:rsidR="00E14486">
          <w:rPr>
            <w:color w:val="000000" w:themeColor="text1"/>
          </w:rPr>
          <w:t>e</w:t>
        </w:r>
      </w:ins>
      <w:del w:id="38" w:author="Microsoft Office User" w:date="2018-03-18T17:42:00Z">
        <w:r w:rsidR="001C4E38" w:rsidDel="00AF60EA">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39" w:author="Microsoft Office User" w:date="2018-03-18T17:42:00Z">
        <w:r w:rsidR="00AF60EA">
          <w:rPr>
            <w:color w:val="000000" w:themeColor="text1"/>
          </w:rPr>
          <w:t>in</w:t>
        </w:r>
      </w:ins>
      <w:del w:id="40"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41" w:author="Microsoft Office User" w:date="2018-03-18T17:43:00Z">
        <w:r w:rsidR="00E14486">
          <w:rPr>
            <w:color w:val="000000" w:themeColor="text1"/>
          </w:rPr>
          <w:t>i</w:t>
        </w:r>
      </w:ins>
      <w:del w:id="42" w:author="Microsoft Office User" w:date="2018-03-18T17:43: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43" w:author="Microsoft Office User" w:date="2018-03-18T17:43:00Z">
        <w:r w:rsidR="00E14486">
          <w:rPr>
            <w:color w:val="000000" w:themeColor="text1"/>
          </w:rPr>
          <w:t>e</w:t>
        </w:r>
      </w:ins>
      <w:del w:id="44" w:author="Microsoft Office User" w:date="2018-03-18T17:43:00Z">
        <w:r w:rsidR="001C4E38" w:rsidDel="00AF60EA">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 xml:space="preserve">chow-fed </w:t>
      </w:r>
      <w:r w:rsidR="00EC1D88">
        <w:rPr>
          <w:color w:val="000000" w:themeColor="text1"/>
        </w:rPr>
        <w:lastRenderedPageBreak/>
        <w:t>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w:t>
      </w:r>
      <w:r w:rsidR="00C94253" w:rsidRPr="006902F6">
        <w:rPr>
          <w:color w:val="000000" w:themeColor="text1"/>
        </w:rPr>
        <w:lastRenderedPageBreak/>
        <w:t>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lastRenderedPageBreak/>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lastRenderedPageBreak/>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 xml:space="preserve">erefore, we </w:t>
      </w:r>
      <w:r w:rsidR="00D655C1">
        <w:rPr>
          <w:color w:val="000000" w:themeColor="text1"/>
        </w:rPr>
        <w:lastRenderedPageBreak/>
        <w:t>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lastRenderedPageBreak/>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45"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 xml:space="preserve">Mueller KM, Hartmann K, Kaltenecker D, Vettorazzi S, Bauer M, Mauser L, Amann S, </w:t>
      </w:r>
      <w:r w:rsidRPr="00245EC7">
        <w:rPr>
          <w:rFonts w:ascii="Calibri" w:eastAsia="Times New Roman" w:hAnsi="Calibri" w:cs="Times New Roman"/>
          <w:b/>
          <w:bCs/>
          <w:noProof/>
        </w:rPr>
        <w:lastRenderedPageBreak/>
        <w:t>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w:t>
      </w:r>
      <w:r w:rsidRPr="00245EC7">
        <w:rPr>
          <w:rFonts w:ascii="Calibri" w:eastAsia="Times New Roman" w:hAnsi="Calibri" w:cs="Times New Roman"/>
          <w:noProof/>
        </w:rPr>
        <w:lastRenderedPageBreak/>
        <w:t>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w:t>
      </w:r>
      <w:r w:rsidRPr="00245EC7">
        <w:rPr>
          <w:rFonts w:ascii="Calibri" w:eastAsia="Times New Roman" w:hAnsi="Calibri" w:cs="Times New Roman"/>
          <w:noProof/>
        </w:rPr>
        <w:lastRenderedPageBreak/>
        <w:t xml:space="preserve">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w:t>
      </w:r>
      <w:r>
        <w:lastRenderedPageBreak/>
        <w:t xml:space="preserve">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w:t>
      </w:r>
      <w:r>
        <w:lastRenderedPageBreak/>
        <w:t>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5751AD52"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proofErr w:type="spellStart"/>
      <w:ins w:id="46" w:author="Microsoft Office User" w:date="2018-03-18T17:59:00Z">
        <w:r w:rsidR="00E14486">
          <w:t>i</w:t>
        </w:r>
      </w:ins>
      <w:del w:id="47" w:author="Microsoft Office User" w:date="2018-03-18T17:59:00Z">
        <w:r w:rsidDel="00E14486">
          <w:delText>I</w:delText>
        </w:r>
      </w:del>
      <w:r>
        <w:t>WAT</w:t>
      </w:r>
      <w:proofErr w:type="spellEnd"/>
      <w:r>
        <w:t xml:space="preserve">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A3F7ACF"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ins w:id="48" w:author="Microsoft Office User" w:date="2018-03-18T17:59:00Z">
        <w:r w:rsidR="00E14486">
          <w:t>i</w:t>
        </w:r>
      </w:ins>
      <w:del w:id="49" w:author="Microsoft Office User" w:date="2018-03-18T17:59:00Z">
        <w:r w:rsidDel="00E14486">
          <w:delText>I</w:delText>
        </w:r>
      </w:del>
      <w:r>
        <w:t>WAT</w:t>
      </w:r>
      <w:proofErr w:type="spellEnd"/>
      <w:r>
        <w:t xml:space="preserve"> (C), and western blot image (D) and quantification (E) of ATGL protein from </w:t>
      </w:r>
      <w:proofErr w:type="spellStart"/>
      <w:ins w:id="50" w:author="Microsoft Office User" w:date="2018-03-18T17:59:00Z">
        <w:r w:rsidR="00E14486">
          <w:t>i</w:t>
        </w:r>
      </w:ins>
      <w:del w:id="51" w:author="Microsoft Office User" w:date="2018-03-18T17:59:00Z">
        <w:r w:rsidDel="00E14486">
          <w:delText>I</w:delText>
        </w:r>
      </w:del>
      <w:r>
        <w:t>WAT</w:t>
      </w:r>
      <w:proofErr w:type="spellEnd"/>
      <w:r>
        <w:t xml:space="preserve">. Mice from A, C, D and E were euthanized at 28 weeks of age following six weeks of dexamethasone </w:t>
      </w:r>
      <w:r>
        <w:lastRenderedPageBreak/>
        <w:t xml:space="preserve">(NCD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B6B74" w14:textId="77777777" w:rsidR="009270C3" w:rsidRDefault="009270C3" w:rsidP="001975C6">
      <w:r>
        <w:separator/>
      </w:r>
    </w:p>
  </w:endnote>
  <w:endnote w:type="continuationSeparator" w:id="0">
    <w:p w14:paraId="53968CFF" w14:textId="77777777" w:rsidR="009270C3" w:rsidRDefault="009270C3"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75434">
      <w:rPr>
        <w:caps/>
        <w:noProof/>
        <w:color w:val="5B9BD5" w:themeColor="accent1"/>
      </w:rPr>
      <w:t>7</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33CFC" w14:textId="77777777" w:rsidR="009270C3" w:rsidRDefault="009270C3" w:rsidP="001975C6">
      <w:r>
        <w:separator/>
      </w:r>
    </w:p>
  </w:footnote>
  <w:footnote w:type="continuationSeparator" w:id="0">
    <w:p w14:paraId="7F64EFCF" w14:textId="77777777" w:rsidR="009270C3" w:rsidRDefault="009270C3"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270C3"/>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5E4B0-ED98-8747-8163-74D4A6742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30162</Words>
  <Characters>171930</Characters>
  <Application>Microsoft Macintosh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10</cp:revision>
  <cp:lastPrinted>2018-02-07T20:59:00Z</cp:lastPrinted>
  <dcterms:created xsi:type="dcterms:W3CDTF">2018-02-07T20:59:00Z</dcterms:created>
  <dcterms:modified xsi:type="dcterms:W3CDTF">2018-03-26T23:54:00Z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