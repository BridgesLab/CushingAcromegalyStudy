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2F89AA72" w:rsidR="00310383" w:rsidRDefault="00310383" w:rsidP="00310383">
      <w:r>
        <w:rPr>
          <w:b/>
        </w:rPr>
        <w:t>Short</w:t>
      </w:r>
      <w:r w:rsidRPr="00E50061">
        <w:rPr>
          <w:b/>
        </w:rPr>
        <w:t xml:space="preserve"> title:</w:t>
      </w:r>
      <w:r>
        <w:t xml:space="preserve"> </w:t>
      </w:r>
      <w:ins w:id="0" w:author="Microsoft Office User" w:date="2018-02-07T14:06:00Z">
        <w:r w:rsidR="00170EF4">
          <w:t>Elevated G</w:t>
        </w:r>
      </w:ins>
      <w:del w:id="1" w:author="Microsoft Office User" w:date="2018-02-07T14:06:00Z">
        <w:r w:rsidDel="00170EF4">
          <w:delText>G</w:delText>
        </w:r>
      </w:del>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5636BF35" w14:textId="3C7B2F76" w:rsidR="00310383" w:rsidDel="009B7859" w:rsidRDefault="00310383" w:rsidP="00310383">
      <w:pPr>
        <w:rPr>
          <w:del w:id="2" w:author="Microsoft Office User" w:date="2018-02-07T14:07:00Z"/>
        </w:rPr>
      </w:pPr>
      <w:del w:id="3" w:author="Microsoft Office User" w:date="2018-02-07T14:07:00Z">
        <w:r w:rsidDel="009B7859">
          <w:rPr>
            <w:b/>
          </w:rPr>
          <w:delText>Word Count:</w:delText>
        </w:r>
        <w:r w:rsidDel="009B7859">
          <w:delText xml:space="preserve"> 4512 (includes title page and up to references)</w:delText>
        </w:r>
      </w:del>
    </w:p>
    <w:p w14:paraId="0D523EBB" w14:textId="5CD897F5" w:rsidR="00310383" w:rsidRPr="00BC77B6" w:rsidDel="009B7859" w:rsidRDefault="00310383" w:rsidP="00310383">
      <w:pPr>
        <w:rPr>
          <w:del w:id="4" w:author="Microsoft Office User" w:date="2018-02-07T14:07:00Z"/>
        </w:rPr>
      </w:pPr>
    </w:p>
    <w:p w14:paraId="3949502E" w14:textId="77777777" w:rsidR="009B7859" w:rsidRPr="004F4F38" w:rsidRDefault="009B7859" w:rsidP="009B7859">
      <w:pPr>
        <w:spacing w:line="480" w:lineRule="auto"/>
        <w:rPr>
          <w:ins w:id="5" w:author="Microsoft Office User" w:date="2018-02-07T14:08:00Z"/>
          <w:color w:val="000000" w:themeColor="text1"/>
        </w:rPr>
      </w:pPr>
      <w:ins w:id="6" w:author="Microsoft Office User" w:date="2018-02-07T14:08:00Z">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ins>
    </w:p>
    <w:p w14:paraId="7EF7F2EA" w14:textId="2BCEDEA6" w:rsidR="009B7859" w:rsidRDefault="009B7859" w:rsidP="009B7859">
      <w:pPr>
        <w:spacing w:line="480" w:lineRule="auto"/>
        <w:rPr>
          <w:ins w:id="7" w:author="Microsoft Office User" w:date="2018-02-07T14:09:00Z"/>
        </w:rPr>
      </w:pPr>
      <w:ins w:id="8" w:author="Microsoft Office User" w:date="2018-02-07T14:09:00Z">
        <w:r>
          <w:rPr>
            <w:b/>
          </w:rPr>
          <w:t>Disclosure summary</w:t>
        </w:r>
        <w:r w:rsidRPr="00E50061">
          <w:rPr>
            <w:b/>
          </w:rPr>
          <w:t>:</w:t>
        </w:r>
        <w:r>
          <w:t xml:space="preserve"> The authors declared no conflict of interest that could be perceived as prejudicing the impartiality of the research reported.</w:t>
        </w:r>
      </w:ins>
    </w:p>
    <w:p w14:paraId="414E0632" w14:textId="77777777" w:rsidR="00310383" w:rsidRDefault="00310383" w:rsidP="00310383">
      <w:pPr>
        <w:rPr>
          <w:b/>
        </w:rPr>
      </w:pPr>
    </w:p>
    <w:p w14:paraId="69507EA8" w14:textId="3A404804" w:rsidR="00310383" w:rsidDel="009B7859" w:rsidRDefault="00310383" w:rsidP="00310383">
      <w:pPr>
        <w:rPr>
          <w:del w:id="9" w:author="Microsoft Office User" w:date="2018-02-07T14:09:00Z"/>
          <w:b/>
        </w:rPr>
      </w:pPr>
    </w:p>
    <w:p w14:paraId="5017F2B5" w14:textId="4F17A6C1" w:rsidR="00310383" w:rsidDel="009B7859" w:rsidRDefault="00310383" w:rsidP="00310383">
      <w:pPr>
        <w:rPr>
          <w:del w:id="10" w:author="Microsoft Office User" w:date="2018-02-07T14:09:00Z"/>
          <w:b/>
        </w:rPr>
      </w:pPr>
    </w:p>
    <w:p w14:paraId="41C6F760" w14:textId="59652A21" w:rsidR="00310383" w:rsidDel="009B7859" w:rsidRDefault="00310383" w:rsidP="00310383">
      <w:pPr>
        <w:rPr>
          <w:del w:id="11" w:author="Microsoft Office User" w:date="2018-02-07T14:09:00Z"/>
          <w:b/>
        </w:rPr>
      </w:pPr>
    </w:p>
    <w:p w14:paraId="090CEDC1" w14:textId="190E2309" w:rsidR="00310383" w:rsidDel="009B7859" w:rsidRDefault="00310383" w:rsidP="00310383">
      <w:pPr>
        <w:rPr>
          <w:del w:id="12" w:author="Microsoft Office User" w:date="2018-02-07T14:09:00Z"/>
          <w:b/>
        </w:rPr>
      </w:pPr>
    </w:p>
    <w:p w14:paraId="5009AA5A" w14:textId="4E62CB16" w:rsidR="00310383" w:rsidDel="009B7859" w:rsidRDefault="00310383" w:rsidP="00310383">
      <w:pPr>
        <w:rPr>
          <w:del w:id="13" w:author="Microsoft Office User" w:date="2018-02-07T14:09:00Z"/>
          <w:b/>
        </w:rPr>
      </w:pPr>
    </w:p>
    <w:p w14:paraId="1DD9231A" w14:textId="3F15FB63" w:rsidR="00310383" w:rsidDel="009B7859" w:rsidRDefault="00310383" w:rsidP="00310383">
      <w:pPr>
        <w:rPr>
          <w:del w:id="14" w:author="Microsoft Office User" w:date="2018-02-07T14:09:00Z"/>
          <w:b/>
        </w:rPr>
      </w:pPr>
    </w:p>
    <w:p w14:paraId="2E245F35" w14:textId="4959CA20" w:rsidR="00310383" w:rsidDel="009B7859" w:rsidRDefault="00310383" w:rsidP="00310383">
      <w:pPr>
        <w:rPr>
          <w:del w:id="15" w:author="Microsoft Office User" w:date="2018-02-07T14:09:00Z"/>
          <w:b/>
        </w:rPr>
      </w:pPr>
    </w:p>
    <w:p w14:paraId="44654806" w14:textId="14ABFA34" w:rsidR="00310383" w:rsidDel="009B7859" w:rsidRDefault="00310383" w:rsidP="00310383">
      <w:pPr>
        <w:rPr>
          <w:del w:id="16" w:author="Microsoft Office User" w:date="2018-02-07T14:09:00Z"/>
          <w:b/>
        </w:rPr>
      </w:pPr>
    </w:p>
    <w:p w14:paraId="7C88EADD" w14:textId="24AA68CC" w:rsidR="00310383" w:rsidDel="009B7859" w:rsidRDefault="00310383" w:rsidP="00310383">
      <w:pPr>
        <w:rPr>
          <w:del w:id="17" w:author="Microsoft Office User" w:date="2018-02-07T14:09:00Z"/>
          <w:b/>
        </w:rPr>
      </w:pPr>
    </w:p>
    <w:p w14:paraId="2BA71493" w14:textId="38830DA9" w:rsidR="00310383" w:rsidDel="009B7859" w:rsidRDefault="00310383" w:rsidP="00310383">
      <w:pPr>
        <w:rPr>
          <w:del w:id="18" w:author="Microsoft Office User" w:date="2018-02-07T14:09:00Z"/>
        </w:rPr>
      </w:pPr>
    </w:p>
    <w:p w14:paraId="43CD21A5" w14:textId="16AFE50A" w:rsidR="00310383" w:rsidDel="009B7859" w:rsidRDefault="00310383" w:rsidP="00310383">
      <w:pPr>
        <w:rPr>
          <w:del w:id="19" w:author="Microsoft Office User" w:date="2018-02-07T14:09:00Z"/>
          <w:bCs/>
          <w:color w:val="000000" w:themeColor="text1"/>
        </w:rPr>
      </w:pPr>
    </w:p>
    <w:p w14:paraId="2F909367" w14:textId="74F25F89" w:rsidR="00310383" w:rsidDel="009B7859" w:rsidRDefault="00310383" w:rsidP="00310383">
      <w:pPr>
        <w:rPr>
          <w:del w:id="20" w:author="Microsoft Office User" w:date="2018-02-07T14:09:00Z"/>
        </w:rPr>
      </w:pPr>
    </w:p>
    <w:p w14:paraId="5E687007" w14:textId="122A979B" w:rsidR="00310383" w:rsidDel="009B7859" w:rsidRDefault="00310383">
      <w:pPr>
        <w:rPr>
          <w:del w:id="21" w:author="Microsoft Office User" w:date="2018-02-07T14:09:00Z"/>
          <w:b/>
          <w:color w:val="000000" w:themeColor="text1"/>
          <w:sz w:val="36"/>
          <w:u w:val="single"/>
        </w:rPr>
      </w:pPr>
      <w:del w:id="22" w:author="Microsoft Office User" w:date="2018-02-07T14:09:00Z">
        <w:r w:rsidDel="009B7859">
          <w:rPr>
            <w:b/>
            <w:color w:val="000000" w:themeColor="text1"/>
            <w:sz w:val="36"/>
            <w:u w:val="single"/>
          </w:rPr>
          <w:br w:type="page"/>
        </w:r>
      </w:del>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t>Abstract</w:t>
      </w:r>
    </w:p>
    <w:p w14:paraId="375B09EF" w14:textId="7FEAD12C" w:rsidR="000C0722" w:rsidRDefault="00A72041" w:rsidP="00FF21CB">
      <w:pPr>
        <w:spacing w:line="480" w:lineRule="auto"/>
        <w:rPr>
          <w:color w:val="000000" w:themeColor="text1"/>
        </w:rPr>
      </w:pPr>
      <w:del w:id="23" w:author="Microsoft Office User" w:date="2018-02-07T14:11:00Z">
        <w:r w:rsidDel="009B7859">
          <w:rPr>
            <w:b/>
            <w:color w:val="000000" w:themeColor="text1"/>
          </w:rPr>
          <w:delText>Objective</w:delText>
        </w:r>
      </w:del>
      <w:ins w:id="24" w:author="Microsoft Office User" w:date="2018-02-07T14:11:00Z">
        <w:r w:rsidR="009B7859">
          <w:rPr>
            <w:b/>
            <w:color w:val="000000" w:themeColor="text1"/>
          </w:rPr>
          <w:t>Purpose</w:t>
        </w:r>
      </w:ins>
      <w:r>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7C325E66" w:rsidR="002E32E8" w:rsidRDefault="002E32E8" w:rsidP="00AE30B2">
      <w:pPr>
        <w:pStyle w:val="p1"/>
        <w:spacing w:line="480" w:lineRule="auto"/>
        <w:rPr>
          <w:ins w:id="25" w:author="Microsoft Office User" w:date="2018-02-07T14:16:00Z"/>
          <w:rFonts w:asciiTheme="minorHAnsi" w:hAnsiTheme="minorHAnsi"/>
          <w:b/>
          <w:color w:val="000000" w:themeColor="text1"/>
          <w:sz w:val="36"/>
          <w:u w:val="single"/>
        </w:rPr>
        <w:pPrChange w:id="26" w:author="Microsoft Office User" w:date="2018-02-07T14:36:00Z">
          <w:pPr>
            <w:outlineLvl w:val="0"/>
          </w:pPr>
        </w:pPrChange>
      </w:pPr>
      <w:ins w:id="27" w:author="Microsoft Office User" w:date="2018-02-07T14:13:00Z">
        <w:r w:rsidRPr="002E32E8">
          <w:rPr>
            <w:rFonts w:asciiTheme="minorHAnsi" w:hAnsiTheme="minorHAnsi"/>
            <w:b/>
            <w:color w:val="000000" w:themeColor="text1"/>
            <w:sz w:val="36"/>
            <w:u w:val="single"/>
            <w:rPrChange w:id="28" w:author="Microsoft Office User" w:date="2018-02-07T14:16:00Z">
              <w:rPr>
                <w:b/>
                <w:color w:val="000000" w:themeColor="text1"/>
                <w:sz w:val="36"/>
                <w:u w:val="single"/>
              </w:rPr>
            </w:rPrChange>
          </w:rPr>
          <w:t>Pr</w:t>
        </w:r>
      </w:ins>
      <w:ins w:id="29" w:author="Microsoft Office User" w:date="2018-02-07T14:15:00Z">
        <w:r w:rsidRPr="002E32E8">
          <w:rPr>
            <w:rFonts w:asciiTheme="minorHAnsi" w:hAnsiTheme="minorHAnsi"/>
            <w:b/>
            <w:color w:val="000000" w:themeColor="text1"/>
            <w:sz w:val="36"/>
            <w:u w:val="single"/>
            <w:rPrChange w:id="30" w:author="Microsoft Office User" w:date="2018-02-07T14:16:00Z">
              <w:rPr>
                <w:b/>
                <w:color w:val="000000" w:themeColor="text1"/>
                <w:sz w:val="36"/>
                <w:u w:val="single"/>
              </w:rPr>
            </w:rPrChange>
          </w:rPr>
          <w:t>e</w:t>
        </w:r>
      </w:ins>
      <w:ins w:id="31" w:author="Microsoft Office User" w:date="2018-02-07T14:13:00Z">
        <w:r w:rsidRPr="002E32E8">
          <w:rPr>
            <w:rFonts w:asciiTheme="minorHAnsi" w:hAnsiTheme="minorHAnsi"/>
            <w:b/>
            <w:color w:val="000000" w:themeColor="text1"/>
            <w:sz w:val="36"/>
            <w:u w:val="single"/>
            <w:rPrChange w:id="32" w:author="Microsoft Office User" w:date="2018-02-07T14:16:00Z">
              <w:rPr>
                <w:b/>
                <w:color w:val="000000" w:themeColor="text1"/>
                <w:sz w:val="36"/>
                <w:u w:val="single"/>
              </w:rPr>
            </w:rPrChange>
          </w:rPr>
          <w:t>cis</w:t>
        </w:r>
      </w:ins>
    </w:p>
    <w:p w14:paraId="5DA774EB" w14:textId="42A09D3C" w:rsidR="002E32E8" w:rsidRPr="002E32E8" w:rsidRDefault="00AE30B2" w:rsidP="00AE30B2">
      <w:pPr>
        <w:pStyle w:val="p1"/>
        <w:spacing w:line="480" w:lineRule="auto"/>
        <w:rPr>
          <w:ins w:id="33" w:author="Microsoft Office User" w:date="2018-02-07T14:13:00Z"/>
          <w:rFonts w:asciiTheme="minorHAnsi" w:hAnsiTheme="minorHAnsi"/>
          <w:color w:val="000000" w:themeColor="text1"/>
          <w:sz w:val="24"/>
          <w:szCs w:val="24"/>
          <w:rPrChange w:id="34" w:author="Microsoft Office User" w:date="2018-02-07T14:16:00Z">
            <w:rPr>
              <w:ins w:id="35" w:author="Microsoft Office User" w:date="2018-02-07T14:13:00Z"/>
              <w:b/>
              <w:color w:val="000000" w:themeColor="text1"/>
              <w:sz w:val="36"/>
              <w:u w:val="single"/>
            </w:rPr>
          </w:rPrChange>
        </w:rPr>
        <w:pPrChange w:id="36" w:author="Microsoft Office User" w:date="2018-02-07T14:36:00Z">
          <w:pPr>
            <w:outlineLvl w:val="0"/>
          </w:pPr>
        </w:pPrChange>
      </w:pPr>
      <w:ins w:id="37" w:author="Microsoft Office User" w:date="2018-02-07T14:17:00Z">
        <w:r>
          <w:rPr>
            <w:rFonts w:asciiTheme="minorHAnsi" w:hAnsiTheme="minorHAnsi"/>
            <w:color w:val="000000" w:themeColor="text1"/>
            <w:sz w:val="24"/>
            <w:szCs w:val="24"/>
          </w:rPr>
          <w:t>We evaluated</w:t>
        </w:r>
      </w:ins>
      <w:ins w:id="38" w:author="Microsoft Office User" w:date="2018-02-07T14:29:00Z">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lypolytic</w:t>
        </w:r>
        <w:proofErr w:type="spellEnd"/>
        <w:r w:rsidR="00D61551">
          <w:rPr>
            <w:rFonts w:asciiTheme="minorHAnsi" w:hAnsiTheme="minorHAnsi"/>
            <w:color w:val="000000" w:themeColor="text1"/>
            <w:sz w:val="24"/>
            <w:szCs w:val="24"/>
          </w:rPr>
          <w:t xml:space="preserve"> markers, insulin resistance and hepatic steatosis </w:t>
        </w:r>
        <w:r w:rsidR="00D61551">
          <w:rPr>
            <w:rFonts w:asciiTheme="minorHAnsi" w:hAnsiTheme="minorHAnsi"/>
            <w:color w:val="000000" w:themeColor="text1"/>
            <w:sz w:val="24"/>
            <w:szCs w:val="24"/>
          </w:rPr>
          <w:t xml:space="preserve">in response to </w:t>
        </w:r>
      </w:ins>
      <w:ins w:id="39" w:author="Microsoft Office User" w:date="2018-02-07T14:24:00Z">
        <w:r w:rsidR="0011560F">
          <w:rPr>
            <w:rFonts w:asciiTheme="minorHAnsi" w:hAnsiTheme="minorHAnsi"/>
            <w:color w:val="000000" w:themeColor="text1"/>
            <w:sz w:val="24"/>
            <w:szCs w:val="24"/>
          </w:rPr>
          <w:t xml:space="preserve">combined glucocorticoids and obesity in </w:t>
        </w:r>
      </w:ins>
      <w:ins w:id="40" w:author="Microsoft Office User" w:date="2018-02-07T14:19:00Z">
        <w:r w:rsidR="0011560F">
          <w:rPr>
            <w:rFonts w:asciiTheme="minorHAnsi" w:hAnsiTheme="minorHAnsi"/>
            <w:color w:val="000000" w:themeColor="text1"/>
            <w:sz w:val="24"/>
            <w:szCs w:val="24"/>
          </w:rPr>
          <w:t>mice</w:t>
        </w:r>
      </w:ins>
      <w:ins w:id="41" w:author="Microsoft Office User" w:date="2018-02-07T14:29:00Z">
        <w:r>
          <w:rPr>
            <w:rFonts w:asciiTheme="minorHAnsi" w:hAnsiTheme="minorHAnsi"/>
            <w:color w:val="000000" w:themeColor="text1"/>
            <w:sz w:val="24"/>
            <w:szCs w:val="24"/>
          </w:rPr>
          <w:t xml:space="preserve">. </w:t>
        </w:r>
      </w:ins>
      <w:ins w:id="42" w:author="Microsoft Office User" w:date="2018-02-07T14:31:00Z">
        <w:r>
          <w:rPr>
            <w:rFonts w:asciiTheme="minorHAnsi" w:hAnsiTheme="minorHAnsi"/>
            <w:color w:val="000000" w:themeColor="text1"/>
            <w:sz w:val="24"/>
            <w:szCs w:val="24"/>
          </w:rPr>
          <w:t>All outcomes</w:t>
        </w:r>
      </w:ins>
      <w:ins w:id="43" w:author="Microsoft Office User" w:date="2018-02-07T14:35:00Z">
        <w:r>
          <w:rPr>
            <w:rFonts w:asciiTheme="minorHAnsi" w:hAnsiTheme="minorHAnsi"/>
            <w:color w:val="000000" w:themeColor="text1"/>
            <w:sz w:val="24"/>
            <w:szCs w:val="24"/>
          </w:rPr>
          <w:t xml:space="preserve"> were exacerbated</w:t>
        </w:r>
      </w:ins>
      <w:ins w:id="44" w:author="Microsoft Office User" w:date="2018-02-07T14:31:00Z">
        <w:r>
          <w:rPr>
            <w:rFonts w:asciiTheme="minorHAnsi" w:hAnsiTheme="minorHAnsi"/>
            <w:color w:val="000000" w:themeColor="text1"/>
            <w:sz w:val="24"/>
            <w:szCs w:val="24"/>
          </w:rPr>
          <w:t xml:space="preserve"> </w:t>
        </w:r>
      </w:ins>
      <w:ins w:id="45" w:author="Microsoft Office User" w:date="2018-02-07T14:35:00Z">
        <w:r>
          <w:rPr>
            <w:rFonts w:asciiTheme="minorHAnsi" w:hAnsiTheme="minorHAnsi"/>
            <w:color w:val="000000" w:themeColor="text1"/>
            <w:sz w:val="24"/>
            <w:szCs w:val="24"/>
          </w:rPr>
          <w:t xml:space="preserve">in </w:t>
        </w:r>
      </w:ins>
      <w:ins w:id="46" w:author="Microsoft Office User" w:date="2018-02-07T14:31:00Z">
        <w:r>
          <w:rPr>
            <w:rFonts w:asciiTheme="minorHAnsi" w:hAnsiTheme="minorHAnsi"/>
            <w:color w:val="000000" w:themeColor="text1"/>
            <w:sz w:val="24"/>
            <w:szCs w:val="24"/>
          </w:rPr>
          <w:t>comparison</w:t>
        </w:r>
      </w:ins>
      <w:ins w:id="47" w:author="Microsoft Office User" w:date="2018-02-07T14:20:00Z">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ins>
      <w:ins w:id="48" w:author="Microsoft Office User" w:date="2018-02-07T14:22:00Z">
        <w:r w:rsidR="0011560F">
          <w:rPr>
            <w:rFonts w:asciiTheme="minorHAnsi" w:hAnsiTheme="minorHAnsi"/>
            <w:color w:val="000000" w:themeColor="text1"/>
            <w:sz w:val="24"/>
            <w:szCs w:val="24"/>
          </w:rPr>
          <w:t>.</w:t>
        </w:r>
      </w:ins>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42AC8DB8" w:rsidR="002B0844" w:rsidRDefault="00F71865" w:rsidP="00FF21CB">
      <w:pPr>
        <w:spacing w:line="480" w:lineRule="auto"/>
        <w:rPr>
          <w:color w:val="000000" w:themeColor="text1"/>
        </w:rPr>
      </w:pPr>
      <w:ins w:id="49" w:author="Microsoft Office User" w:date="2018-02-07T13:11:00Z">
        <w:r>
          <w:t>Glucocorticoids are a class of steroid hormones that are important for proper</w:t>
        </w:r>
        <w:bookmarkStart w:id="50" w:name="_GoBack"/>
        <w:bookmarkEnd w:id="50"/>
        <w:r>
          <w:t xml:space="preserve"> </w:t>
        </w:r>
      </w:ins>
      <w:ins w:id="51" w:author="Microsoft Office User" w:date="2018-02-07T13:12:00Z">
        <w:r>
          <w:t>glucose homeostasis during stress or fasting, but can lead to symp</w:t>
        </w:r>
        <w:r w:rsidR="005208F0">
          <w:t xml:space="preserve">toms similar to those seen in metabolic </w:t>
        </w:r>
      </w:ins>
      <w:ins w:id="52" w:author="Microsoft Office User" w:date="2018-02-07T13:19:00Z">
        <w:r w:rsidR="005208F0">
          <w:t>syndrome</w:t>
        </w:r>
      </w:ins>
      <w:ins w:id="53" w:author="Microsoft Office User" w:date="2018-02-07T13:41:00Z">
        <w:r w:rsidR="00AE1A18">
          <w:t xml:space="preserve"> </w:t>
        </w:r>
        <w:r w:rsidR="00C2516C">
          <w:t>if elevated</w:t>
        </w:r>
      </w:ins>
      <w:ins w:id="54" w:author="Microsoft Office User" w:date="2018-02-07T13:42:00Z">
        <w:r w:rsidR="00C2516C">
          <w:t xml:space="preserve"> for prolonged durations</w:t>
        </w:r>
      </w:ins>
      <w:ins w:id="55" w:author="Microsoft Office User" w:date="2018-02-07T13:12:00Z">
        <w:r w:rsidR="005208F0">
          <w:t>.</w:t>
        </w:r>
      </w:ins>
      <w:ins w:id="56" w:author="Microsoft Office User" w:date="2018-02-07T13:19:00Z">
        <w:r w:rsidR="005208F0">
          <w:t xml:space="preserve"> </w:t>
        </w:r>
      </w:ins>
      <w:r w:rsidR="00A3343F">
        <w:t>Cushing’s syndrome</w:t>
      </w:r>
      <w:ins w:id="57" w:author="Microsoft Office User" w:date="2018-02-07T13:45:00Z">
        <w:r w:rsidR="00C2516C">
          <w:t xml:space="preserve"> encompasses a </w:t>
        </w:r>
      </w:ins>
      <w:ins w:id="58" w:author="Microsoft Office User" w:date="2018-02-07T13:47:00Z">
        <w:r w:rsidR="001F20E1">
          <w:t>variety</w:t>
        </w:r>
      </w:ins>
      <w:ins w:id="59" w:author="Microsoft Office User" w:date="2018-02-07T13:45:00Z">
        <w:r w:rsidR="00C2516C">
          <w:t xml:space="preserve"> of </w:t>
        </w:r>
      </w:ins>
      <w:ins w:id="60" w:author="Microsoft Office User" w:date="2018-02-07T13:47:00Z">
        <w:r w:rsidR="001F20E1">
          <w:t xml:space="preserve">conditions which </w:t>
        </w:r>
      </w:ins>
      <w:del w:id="61" w:author="Microsoft Office User" w:date="2018-02-07T13:47:00Z">
        <w:r w:rsidR="00A3343F" w:rsidDel="001F20E1">
          <w:delText xml:space="preserve"> </w:delText>
        </w:r>
      </w:del>
      <w:r w:rsidR="00A3343F">
        <w:t>manifest</w:t>
      </w:r>
      <w:del w:id="62" w:author="Microsoft Office User" w:date="2018-02-07T13:47:00Z">
        <w:r w:rsidR="00A3343F" w:rsidDel="001F20E1">
          <w:delText>s</w:delText>
        </w:r>
      </w:del>
      <w:r w:rsidR="00A3343F">
        <w:t xml:space="preserve"> in response to chronically elevated levels of </w:t>
      </w:r>
      <w:r w:rsidR="00A3343F">
        <w:lastRenderedPageBreak/>
        <w:t>glucocorticoids</w:t>
      </w:r>
      <w:ins w:id="63" w:author="Microsoft Office User" w:date="2018-02-07T13:49:00Z">
        <w:r w:rsidR="001F20E1">
          <w:t>, including exogenous corticosteroid treatment</w:t>
        </w:r>
      </w:ins>
      <w:ins w:id="64" w:author="Microsoft Office User" w:date="2018-02-07T13:52:00Z">
        <w:r w:rsidR="00575977">
          <w:t xml:space="preserve"> as well as endogenous overproduction of cortisol</w:t>
        </w:r>
      </w:ins>
      <w:ins w:id="65" w:author="Microsoft Office User" w:date="2018-02-07T13:49:00Z">
        <w:r w:rsidR="001F20E1">
          <w:t>,</w:t>
        </w:r>
      </w:ins>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del w:id="66" w:author="Microsoft Office User" w:date="2018-02-07T13:23:00Z">
        <w:r w:rsidR="00B36EF4" w:rsidDel="005208F0">
          <w:delText>While</w:delText>
        </w:r>
        <w:r w:rsidR="00A3343F" w:rsidDel="005208F0">
          <w:delText xml:space="preserve"> </w:delText>
        </w:r>
      </w:del>
      <w:del w:id="67" w:author="Microsoft Office User" w:date="2018-02-07T13:50:00Z">
        <w:r w:rsidR="00A3343F" w:rsidDel="001F20E1">
          <w:delText xml:space="preserve">Cushing’s </w:delText>
        </w:r>
        <w:r w:rsidR="00B36EF4" w:rsidDel="001F20E1">
          <w:delText>disease</w:delText>
        </w:r>
      </w:del>
      <w:ins w:id="68" w:author="Microsoft Office User" w:date="2018-02-07T13:21:00Z">
        <w:r w:rsidR="001F20E1">
          <w:t xml:space="preserve"> While endogenous </w:t>
        </w:r>
      </w:ins>
      <w:ins w:id="69" w:author="Microsoft Office User" w:date="2018-02-07T13:52:00Z">
        <w:r w:rsidR="00575977">
          <w:t>forms of Cushing’s syndrome</w:t>
        </w:r>
      </w:ins>
      <w:ins w:id="70" w:author="Microsoft Office User" w:date="2018-02-07T13:48:00Z">
        <w:r w:rsidR="001E10D3">
          <w:t xml:space="preserve"> are</w:t>
        </w:r>
        <w:r w:rsidR="001F20E1">
          <w:t xml:space="preserve"> rare,</w:t>
        </w:r>
      </w:ins>
      <w:del w:id="71" w:author="Microsoft Office User" w:date="2018-02-07T13:48:00Z">
        <w:r w:rsidR="00B36EF4" w:rsidDel="001F20E1">
          <w:delText xml:space="preserve"> </w:delText>
        </w:r>
        <w:r w:rsidR="00A3343F" w:rsidDel="001F20E1">
          <w:delText>is rar</w:delText>
        </w:r>
      </w:del>
      <w:del w:id="72" w:author="Microsoft Office User" w:date="2018-02-07T13:22:00Z">
        <w:r w:rsidR="00A3343F" w:rsidDel="005208F0">
          <w:delText>e,</w:delText>
        </w:r>
      </w:del>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247C4C8"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ins w:id="73" w:author="Microsoft Office User" w:date="2018-02-07T13:59:00Z">
        <w:r w:rsidR="00852027">
          <w:rPr>
            <w:color w:val="000000" w:themeColor="text1"/>
          </w:rPr>
          <w:t>, via dexamethasone treatment</w:t>
        </w:r>
        <w:r w:rsidR="003254B3">
          <w:rPr>
            <w:color w:val="000000" w:themeColor="text1"/>
          </w:rPr>
          <w:t>,</w:t>
        </w:r>
      </w:ins>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del w:id="74" w:author="Microsoft Office User" w:date="2018-02-07T14:00:00Z">
        <w:r w:rsidR="008C41F3" w:rsidRPr="006902F6" w:rsidDel="00852027">
          <w:rPr>
            <w:color w:val="000000" w:themeColor="text1"/>
          </w:rPr>
          <w:delText>glucocorticoid</w:delText>
        </w:r>
      </w:del>
      <w:ins w:id="75" w:author="Microsoft Office User" w:date="2018-02-07T14:00:00Z">
        <w:r w:rsidR="00852027">
          <w:rPr>
            <w:color w:val="000000" w:themeColor="text1"/>
          </w:rPr>
          <w:t>dexamethasone</w:t>
        </w:r>
      </w:ins>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373AD0DF" w:rsidR="00EB0A54" w:rsidRPr="006902F6" w:rsidRDefault="004B1467" w:rsidP="00FF21CB">
      <w:pPr>
        <w:spacing w:line="480" w:lineRule="auto"/>
        <w:rPr>
          <w:rFonts w:eastAsia="Times New Roman" w:cs="Times New Roman"/>
          <w:color w:val="000000" w:themeColor="text1"/>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ins w:id="76" w:author="Microsoft Office User" w:date="2018-02-07T14:02:00Z">
        <w:r w:rsidR="00852027">
          <w:rPr>
            <w:rFonts w:eastAsia="Times New Roman" w:cs="Times New Roman"/>
            <w:color w:val="000000" w:themeColor="text1"/>
            <w:shd w:val="clear" w:color="auto" w:fill="FFFFFF"/>
          </w:rPr>
          <w:t>, a synthetic glucocorticoid,</w:t>
        </w:r>
      </w:ins>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week dexamethasone 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lastRenderedPageBreak/>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proofErr w:type="spellStart"/>
      <w:r w:rsidR="002854C2">
        <w:rPr>
          <w:rFonts w:eastAsia="Times New Roman" w:cs="Times New Roman"/>
          <w:color w:val="000000" w:themeColor="text1"/>
          <w:shd w:val="clear" w:color="auto" w:fill="FFFFFF"/>
        </w:rPr>
        <w:t>eWAT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6F8B47F4" w14:textId="77777777" w:rsidR="004B1467" w:rsidRPr="006902F6" w:rsidRDefault="004B1467" w:rsidP="00FF21CB">
      <w:pPr>
        <w:spacing w:line="480" w:lineRule="auto"/>
        <w:rPr>
          <w:color w:val="000000" w:themeColor="text1"/>
        </w:rPr>
      </w:pPr>
    </w:p>
    <w:p w14:paraId="03E8D3E9" w14:textId="61140C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w:t>
      </w:r>
      <w:r w:rsidR="00BF4435" w:rsidRPr="006902F6">
        <w:rPr>
          <w:color w:val="000000" w:themeColor="text1"/>
        </w:rPr>
        <w:lastRenderedPageBreak/>
        <w:t>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w:t>
      </w:r>
      <w:r w:rsidR="00C86E77" w:rsidRPr="006902F6">
        <w:rPr>
          <w:rFonts w:ascii="Calibri" w:hAnsi="Calibri" w:cs="Arial"/>
          <w:color w:val="000000" w:themeColor="text1"/>
        </w:rPr>
        <w:lastRenderedPageBreak/>
        <w:t>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and counted using a Liquid 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w:t>
      </w:r>
      <w:r w:rsidR="00213463" w:rsidRPr="006902F6">
        <w:rPr>
          <w:color w:val="000000" w:themeColor="text1"/>
        </w:rPr>
        <w:lastRenderedPageBreak/>
        <w:t>(PSG)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w:t>
      </w:r>
      <w:r w:rsidR="001F7771">
        <w:rPr>
          <w:color w:val="000000" w:themeColor="text1"/>
        </w:rPr>
        <w:lastRenderedPageBreak/>
        <w:t xml:space="preserve">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lastRenderedPageBreak/>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666BC5CA" w:rsidR="007E0200" w:rsidRPr="006902F6" w:rsidRDefault="002A443E" w:rsidP="00A81B12">
      <w:pPr>
        <w:spacing w:line="480" w:lineRule="auto"/>
        <w:rPr>
          <w:rFonts w:eastAsia="Times New Roman" w:cs="Times New Roman"/>
          <w:color w:val="000000" w:themeColor="text1"/>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del w:id="77" w:author="Microsoft Office User" w:date="2018-02-07T14:01:00Z">
        <w:r w:rsidR="007E0200" w:rsidRPr="006902F6" w:rsidDel="00852027">
          <w:rPr>
            <w:color w:val="000000" w:themeColor="text1"/>
          </w:rPr>
          <w:delText>glucocortic</w:delText>
        </w:r>
        <w:r w:rsidR="00B24C2D" w:rsidDel="00852027">
          <w:rPr>
            <w:color w:val="000000" w:themeColor="text1"/>
          </w:rPr>
          <w:delText>oids (</w:delText>
        </w:r>
      </w:del>
      <w:r w:rsidR="00B24C2D">
        <w:rPr>
          <w:color w:val="000000" w:themeColor="text1"/>
        </w:rPr>
        <w:t>d</w:t>
      </w:r>
      <w:r w:rsidR="007E0200" w:rsidRPr="006902F6">
        <w:rPr>
          <w:color w:val="000000" w:themeColor="text1"/>
        </w:rPr>
        <w:t>examethasone</w:t>
      </w:r>
      <w:del w:id="78" w:author="Microsoft Office User" w:date="2018-02-07T14:01:00Z">
        <w:r w:rsidR="007E0200" w:rsidRPr="006902F6" w:rsidDel="00852027">
          <w:rPr>
            <w:color w:val="000000" w:themeColor="text1"/>
          </w:rPr>
          <w:delText>)</w:delText>
        </w:r>
      </w:del>
      <w:r w:rsidR="007E0200" w:rsidRPr="006902F6">
        <w:rPr>
          <w:color w:val="000000" w:themeColor="text1"/>
        </w:rPr>
        <w:t xml:space="preserv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Pr>
          <w:color w:val="000000" w:themeColor="text1"/>
        </w:rPr>
        <w:t>)</w:t>
      </w:r>
      <w:r w:rsidR="000D578C" w:rsidRPr="006902F6">
        <w:rPr>
          <w:color w:val="000000" w:themeColor="text1"/>
        </w:rPr>
        <w:t>.</w:t>
      </w:r>
      <w:r w:rsidR="007E0200" w:rsidRPr="006902F6">
        <w:rPr>
          <w:color w:val="000000" w:themeColor="text1"/>
        </w:rPr>
        <w:t xml:space="preserve">  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t>
      </w:r>
      <w:r w:rsidR="003145E7" w:rsidRPr="006902F6">
        <w:rPr>
          <w:rFonts w:eastAsia="Times New Roman" w:cs="Times New Roman"/>
          <w:color w:val="000000" w:themeColor="text1"/>
          <w:shd w:val="clear" w:color="auto" w:fill="FFFFFF"/>
        </w:rPr>
        <w:lastRenderedPageBreak/>
        <w:t xml:space="preserve">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proofErr w:type="gramStart"/>
      <w:r w:rsidR="00501D0B">
        <w:rPr>
          <w:color w:val="000000" w:themeColor="text1"/>
        </w:rPr>
        <w:t>E,</w:t>
      </w:r>
      <w:r w:rsidR="00501D0B" w:rsidRPr="006902F6">
        <w:rPr>
          <w:color w:val="000000" w:themeColor="text1"/>
        </w:rPr>
        <w:t>F</w:t>
      </w:r>
      <w:proofErr w:type="gramEnd"/>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 xml:space="preserve">glucose </w:t>
      </w:r>
      <w:r w:rsidR="00222D60">
        <w:rPr>
          <w:color w:val="000000" w:themeColor="text1"/>
        </w:rPr>
        <w:lastRenderedPageBreak/>
        <w:t>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5C25F9D7" w:rsidR="00733364" w:rsidRPr="006902F6"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proofErr w:type="spellStart"/>
      <w:r w:rsidR="001C4E38">
        <w:rPr>
          <w:color w:val="000000" w:themeColor="text1"/>
        </w:rPr>
        <w:t>iWAT</w:t>
      </w:r>
      <w:proofErr w:type="spellEnd"/>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proofErr w:type="spellStart"/>
      <w:r w:rsidR="001C4E38">
        <w:rPr>
          <w:color w:val="000000" w:themeColor="text1"/>
        </w:rPr>
        <w:t>eWAT</w:t>
      </w:r>
      <w:proofErr w:type="spellEnd"/>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proofErr w:type="spellStart"/>
      <w:r w:rsidR="00A87023">
        <w:rPr>
          <w:color w:val="000000" w:themeColor="text1"/>
        </w:rPr>
        <w:t>ub</w:t>
      </w:r>
      <w:proofErr w:type="spellEnd"/>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w:t>
      </w:r>
      <w:r w:rsidR="00D4046E" w:rsidRPr="006902F6">
        <w:rPr>
          <w:color w:val="000000" w:themeColor="text1"/>
        </w:rPr>
        <w:lastRenderedPageBreak/>
        <w:t xml:space="preserve">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proofErr w:type="spellStart"/>
      <w:r w:rsidR="001C4E38">
        <w:rPr>
          <w:color w:val="000000" w:themeColor="text1"/>
        </w:rPr>
        <w:t>iWAT</w:t>
      </w:r>
      <w:proofErr w:type="spellEnd"/>
      <w:r w:rsidR="001C4E38" w:rsidRPr="006902F6">
        <w:rPr>
          <w:color w:val="000000" w:themeColor="text1"/>
        </w:rPr>
        <w:t xml:space="preserve"> </w:t>
      </w:r>
      <w:r w:rsidR="00D4046E" w:rsidRPr="006902F6">
        <w:rPr>
          <w:color w:val="000000" w:themeColor="text1"/>
        </w:rPr>
        <w:t xml:space="preserve">or </w:t>
      </w:r>
      <w:proofErr w:type="spellStart"/>
      <w:r w:rsidR="001C4E38">
        <w:rPr>
          <w:color w:val="000000" w:themeColor="text1"/>
        </w:rPr>
        <w:t>eWAT</w:t>
      </w:r>
      <w:proofErr w:type="spellEnd"/>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xml:space="preserve">) and </w:t>
      </w:r>
      <w:r w:rsidR="003A5F27" w:rsidRPr="006902F6">
        <w:rPr>
          <w:color w:val="000000" w:themeColor="text1"/>
        </w:rPr>
        <w:lastRenderedPageBreak/>
        <w:t>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6BB0480B"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xml:space="preserve">% reduction in </w:t>
      </w:r>
      <w:r w:rsidR="00914AF8">
        <w:rPr>
          <w:color w:val="000000" w:themeColor="text1"/>
        </w:rPr>
        <w:lastRenderedPageBreak/>
        <w:t>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66CA33A1" w:rsidR="00210C84" w:rsidRPr="006902F6" w:rsidRDefault="00A87023" w:rsidP="00E13216">
      <w:pPr>
        <w:spacing w:line="480" w:lineRule="auto"/>
        <w:rPr>
          <w:color w:val="000000" w:themeColor="text1"/>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4A537565"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w:t>
      </w:r>
      <w:r>
        <w:rPr>
          <w:color w:val="000000" w:themeColor="text1"/>
        </w:rPr>
        <w:lastRenderedPageBreak/>
        <w:t xml:space="preserve">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xml:space="preserve">, possibly as a way to promote </w:t>
      </w:r>
      <w:r w:rsidR="00FE35A0" w:rsidRPr="006902F6">
        <w:rPr>
          <w:color w:val="000000" w:themeColor="text1"/>
        </w:rPr>
        <w:lastRenderedPageBreak/>
        <w:t>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40572357"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w:t>
      </w:r>
      <w:r w:rsidR="009C5B00" w:rsidRPr="006902F6">
        <w:rPr>
          <w:color w:val="000000" w:themeColor="text1"/>
        </w:rPr>
        <w:lastRenderedPageBreak/>
        <w:t>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51F0537E" w14:textId="77777777" w:rsidR="00D26E2F" w:rsidDel="009B7859" w:rsidRDefault="00D26E2F" w:rsidP="00E13216">
      <w:pPr>
        <w:spacing w:line="480" w:lineRule="auto"/>
        <w:rPr>
          <w:del w:id="79" w:author="Microsoft Office User" w:date="2018-02-07T14:09:00Z"/>
          <w:color w:val="000000" w:themeColor="text1"/>
        </w:rPr>
      </w:pPr>
    </w:p>
    <w:p w14:paraId="32CDFF5C" w14:textId="11EA0B3C" w:rsidR="00706726" w:rsidDel="009B7859" w:rsidRDefault="00706726" w:rsidP="0068384E">
      <w:pPr>
        <w:spacing w:line="480" w:lineRule="auto"/>
        <w:rPr>
          <w:del w:id="80" w:author="Microsoft Office User" w:date="2018-02-07T14:09:00Z"/>
        </w:rPr>
      </w:pPr>
      <w:del w:id="81" w:author="Microsoft Office User" w:date="2018-02-07T14:09:00Z">
        <w:r w:rsidRPr="00E50061" w:rsidDel="009B7859">
          <w:rPr>
            <w:b/>
          </w:rPr>
          <w:delText>D</w:delText>
        </w:r>
        <w:r w:rsidDel="009B7859">
          <w:rPr>
            <w:b/>
          </w:rPr>
          <w:delText>eclaration of Interest</w:delText>
        </w:r>
        <w:r w:rsidRPr="00E50061" w:rsidDel="009B7859">
          <w:rPr>
            <w:b/>
          </w:rPr>
          <w:delText>:</w:delText>
        </w:r>
        <w:r w:rsidDel="009B7859">
          <w:delText xml:space="preserve"> The authors declared no conflict of interest that could be perceived as prejudicing the impartiality of the research reported.</w:delText>
        </w:r>
      </w:del>
    </w:p>
    <w:p w14:paraId="23CA46F0" w14:textId="77777777" w:rsidR="00706726" w:rsidDel="009B7859" w:rsidRDefault="00706726" w:rsidP="0068384E">
      <w:pPr>
        <w:spacing w:line="480" w:lineRule="auto"/>
        <w:rPr>
          <w:del w:id="82" w:author="Microsoft Office User" w:date="2018-02-07T14:08:00Z"/>
        </w:rPr>
      </w:pPr>
    </w:p>
    <w:p w14:paraId="221028DA" w14:textId="236F365A" w:rsidR="00706726" w:rsidRPr="004F4F38" w:rsidDel="009B7859" w:rsidRDefault="00706726" w:rsidP="0068384E">
      <w:pPr>
        <w:spacing w:line="480" w:lineRule="auto"/>
        <w:rPr>
          <w:del w:id="83" w:author="Microsoft Office User" w:date="2018-02-07T14:08:00Z"/>
          <w:color w:val="000000" w:themeColor="text1"/>
        </w:rPr>
      </w:pPr>
      <w:del w:id="84" w:author="Microsoft Office User" w:date="2018-02-07T14:08:00Z">
        <w:r w:rsidRPr="00E50061" w:rsidDel="009B7859">
          <w:rPr>
            <w:b/>
          </w:rPr>
          <w:delText>Funding:</w:delText>
        </w:r>
        <w:r w:rsidDel="009B7859">
          <w:delText xml:space="preserve"> </w:delText>
        </w:r>
        <w:r w:rsidRPr="006902F6" w:rsidDel="009B7859">
          <w:rPr>
            <w:color w:val="000000" w:themeColor="text1"/>
          </w:rPr>
          <w:delText>This study was supported by funds from NIH Grant R01-DK107535 (DB)</w:delText>
        </w:r>
        <w:r w:rsidR="004F4F38" w:rsidDel="009B7859">
          <w:rPr>
            <w:color w:val="000000" w:themeColor="text1"/>
          </w:rPr>
          <w:delText xml:space="preserve"> and a</w:delText>
        </w:r>
        <w:r w:rsidR="004F4F38" w:rsidRPr="004F4F38" w:rsidDel="009B7859">
          <w:rPr>
            <w:color w:val="000000" w:themeColor="text1"/>
          </w:rPr>
          <w:delText> Pilot and Feasibility Grant from the Michigan Diabetes Research Center (P30-DK020572)</w:delText>
        </w:r>
        <w:r w:rsidRPr="006902F6" w:rsidDel="009B7859">
          <w:rPr>
            <w:color w:val="000000" w:themeColor="text1"/>
          </w:rPr>
          <w:delText xml:space="preserve">.  This study also utilized the University of Michigan </w:delText>
        </w:r>
        <w:r w:rsidRPr="006902F6" w:rsidDel="009B7859">
          <w:rPr>
            <w:bCs/>
            <w:color w:val="000000" w:themeColor="text1"/>
          </w:rPr>
          <w:delText>Metabolism, Bariatric Surgery and Behavior Core (U2C-DK110768), the Michigan Nutrition Obesity Research Center (P30-</w:delText>
        </w:r>
        <w:r w:rsidRPr="006902F6" w:rsidDel="009B7859">
          <w:rPr>
            <w:bCs/>
            <w:iCs/>
            <w:color w:val="000000" w:themeColor="text1"/>
          </w:rPr>
          <w:delText>DK089503) and the University of Michigan Comprehensive Cancer Center Core (</w:delText>
        </w:r>
        <w:r w:rsidRPr="006902F6" w:rsidDel="009B7859">
          <w:rPr>
            <w:rFonts w:eastAsia="Times New Roman" w:cs="Times New Roman"/>
            <w:color w:val="000000" w:themeColor="text1"/>
            <w:shd w:val="clear" w:color="auto" w:fill="FFFFFF"/>
          </w:rPr>
          <w:delText>P30-CA062203</w:delText>
        </w:r>
        <w:r w:rsidRPr="006902F6" w:rsidDel="009B7859">
          <w:rPr>
            <w:rFonts w:eastAsia="Times New Roman" w:cs="Times New Roman"/>
            <w:color w:val="000000" w:themeColor="text1"/>
          </w:rPr>
          <w:delText>)</w:delText>
        </w:r>
        <w:r w:rsidRPr="006902F6" w:rsidDel="009B7859">
          <w:rPr>
            <w:bCs/>
            <w:color w:val="000000" w:themeColor="text1"/>
          </w:rPr>
          <w:delText xml:space="preserve">.  </w:delText>
        </w:r>
        <w:r w:rsidRPr="00015EDD" w:rsidDel="009B7859">
          <w:rPr>
            <w:bCs/>
            <w:color w:val="000000" w:themeColor="text1"/>
          </w:rPr>
          <w:delText xml:space="preserve">Erin Stephenson is </w:delText>
        </w:r>
        <w:r w:rsidDel="009B7859">
          <w:rPr>
            <w:bCs/>
            <w:color w:val="000000" w:themeColor="text1"/>
          </w:rPr>
          <w:delText>partially</w:delText>
        </w:r>
        <w:r w:rsidRPr="00015EDD" w:rsidDel="009B7859">
          <w:rPr>
            <w:bCs/>
            <w:color w:val="000000" w:themeColor="text1"/>
          </w:rPr>
          <w:delText xml:space="preserve"> supported by funding</w:delText>
        </w:r>
        <w:r w:rsidDel="009B7859">
          <w:rPr>
            <w:bCs/>
            <w:color w:val="000000" w:themeColor="text1"/>
          </w:rPr>
          <w:delText xml:space="preserve"> from</w:delText>
        </w:r>
        <w:r w:rsidRPr="00015EDD" w:rsidDel="009B7859">
          <w:rPr>
            <w:bCs/>
            <w:color w:val="000000" w:themeColor="text1"/>
          </w:rPr>
          <w:delText xml:space="preserve"> </w:delText>
        </w:r>
        <w:r w:rsidRPr="004B46F2" w:rsidDel="009B7859">
          <w:rPr>
            <w:rFonts w:cs="Times"/>
            <w:bCs/>
          </w:rPr>
          <w:delText>Le Bonheur Children’s Hospital, the Children’s Foundation Research Institute and</w:delText>
        </w:r>
        <w:r w:rsidDel="009B7859">
          <w:rPr>
            <w:rFonts w:cs="Times"/>
            <w:bCs/>
          </w:rPr>
          <w:delText xml:space="preserve"> the Le Bonheur Associate Board</w:delText>
        </w:r>
        <w:r w:rsidDel="009B7859">
          <w:rPr>
            <w:bCs/>
            <w:color w:val="000000" w:themeColor="text1"/>
          </w:rPr>
          <w:delText>.</w:delText>
        </w:r>
      </w:del>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391C264" w:rsidR="00B022C2" w:rsidRDefault="00706726" w:rsidP="005821CD">
      <w:pPr>
        <w:spacing w:line="480" w:lineRule="auto"/>
        <w:rPr>
          <w:bCs/>
          <w:color w:val="000000" w:themeColor="text1"/>
        </w:rPr>
      </w:pPr>
      <w:r w:rsidRPr="0068384E">
        <w:rPr>
          <w:b/>
          <w:color w:val="000000" w:themeColor="text1"/>
        </w:rPr>
        <w:t xml:space="preserve">Acknowledgements: </w:t>
      </w:r>
      <w:r w:rsidR="00302276">
        <w:rPr>
          <w:bCs/>
          <w:color w:val="000000" w:themeColor="text1"/>
        </w:rPr>
        <w:t>We would like to thank</w:t>
      </w:r>
      <w:r w:rsidR="0089314D">
        <w:rPr>
          <w:bCs/>
          <w:color w:val="000000" w:themeColor="text1"/>
        </w:rPr>
        <w:t xml:space="preserve"> the study participant for their willingness to be involved in this research. 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w:t>
      </w:r>
      <w:r w:rsidRPr="00245EC7">
        <w:rPr>
          <w:rFonts w:ascii="Calibri" w:eastAsia="Times New Roman" w:hAnsi="Calibri" w:cs="Times New Roman"/>
          <w:noProof/>
        </w:rPr>
        <w:lastRenderedPageBreak/>
        <w:t>glucocorticoid prescriptions in the UK over the past 20 years. 2011;(March). 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w:t>
      </w:r>
      <w:r w:rsidRPr="00245EC7">
        <w:rPr>
          <w:rFonts w:ascii="Calibri" w:eastAsia="Times New Roman" w:hAnsi="Calibri" w:cs="Times New Roman"/>
          <w:noProof/>
        </w:rPr>
        <w:lastRenderedPageBreak/>
        <w:t xml:space="preserve">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hexokinase II increases insulin- and exercise-stimulated muscle glucose uptake in vivo. 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Rockall A, Sohaib S, Evans D, Kaltsas G, Isidori A, Monson J, Besser G, Grossman A, Reznek R.</w:t>
      </w:r>
      <w:r w:rsidRPr="00245EC7">
        <w:rPr>
          <w:rFonts w:ascii="Calibri" w:eastAsia="Times New Roman" w:hAnsi="Calibri" w:cs="Times New Roman"/>
          <w:noProof/>
        </w:rPr>
        <w:t xml:space="preserve"> Hepatic steatosis in Cushing’s syndrome: a radiological assessment using 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w:t>
      </w:r>
      <w:r w:rsidRPr="00245EC7">
        <w:rPr>
          <w:rFonts w:ascii="Calibri" w:eastAsia="Times New Roman" w:hAnsi="Calibri" w:cs="Times New Roman"/>
          <w:noProof/>
        </w:rPr>
        <w:lastRenderedPageBreak/>
        <w:t xml:space="preserve">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245EC7">
        <w:rPr>
          <w:rFonts w:ascii="Calibri" w:eastAsia="Times New Roman" w:hAnsi="Calibri" w:cs="Times New Roman"/>
          <w:i/>
          <w:iCs/>
          <w:noProof/>
        </w:rPr>
        <w:t>Am. J. Physiol. Gastrointest. 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w:t>
      </w:r>
      <w:r w:rsidRPr="00245EC7">
        <w:rPr>
          <w:rFonts w:ascii="Calibri" w:eastAsia="Times New Roman" w:hAnsi="Calibri" w:cs="Times New Roman"/>
          <w:noProof/>
        </w:rPr>
        <w:lastRenderedPageBreak/>
        <w:t>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245EC7">
        <w:rPr>
          <w:rFonts w:ascii="Calibri" w:eastAsia="Times New Roman" w:hAnsi="Calibri" w:cs="Times New Roman"/>
          <w:noProof/>
        </w:rPr>
        <w:t xml:space="preserve"> Hepatic Acetyl CoA Links Adipose Tissue 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245EC7">
        <w:rPr>
          <w:rFonts w:ascii="Calibri" w:eastAsia="Times New Roman" w:hAnsi="Calibri" w:cs="Times New Roman"/>
          <w:i/>
          <w:iCs/>
          <w:noProof/>
        </w:rPr>
        <w:t>Biochem. Biophys. 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lastRenderedPageBreak/>
        <w:t>Figure 1</w:t>
      </w:r>
      <w:r>
        <w:rPr>
          <w:b/>
        </w:rPr>
        <w:t>. Reductions in glucose handling are exacerbated when elevated glucocorticoids and obesity are combined</w:t>
      </w:r>
      <w:r w:rsidRPr="00915340">
        <w:rPr>
          <w:b/>
        </w:rPr>
        <w:t xml:space="preserve">. </w:t>
      </w:r>
    </w:p>
    <w:p w14:paraId="03E45AFB" w14:textId="77777777" w:rsidR="00864B53" w:rsidRDefault="00864B53" w:rsidP="0068384E">
      <w:pPr>
        <w:pStyle w:val="ListParagraph"/>
        <w:spacing w:line="480" w:lineRule="auto"/>
      </w:pPr>
      <w:r>
        <w:t xml:space="preserve">Mouse blood glucose levels during insulin tolerance test (C) and prior to insulin injection (basal; D).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E) and endogenous glucose production (EGP;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8384E">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6357276F" w14:textId="77777777" w:rsidR="00864B53" w:rsidRDefault="00864B53" w:rsidP="0068384E">
      <w:pPr>
        <w:pStyle w:val="ListParagraph"/>
        <w:spacing w:line="480" w:lineRule="auto"/>
      </w:pPr>
      <w:r>
        <w:t xml:space="preserve">Mouse hepatic triglyceride levels (B) and Hematoxylin and Eosin stained liver sections (C) and qPCR of hepatic </w:t>
      </w:r>
      <w:r w:rsidRPr="002806D2">
        <w:rPr>
          <w:i/>
        </w:rPr>
        <w:t>de novo</w:t>
      </w:r>
      <w:r>
        <w:t xml:space="preserve"> </w:t>
      </w:r>
      <w:proofErr w:type="spellStart"/>
      <w:r>
        <w:t>lipogenic</w:t>
      </w:r>
      <w:proofErr w:type="spellEnd"/>
      <w:r>
        <w:t xml:space="preserve"> transcripts</w:t>
      </w:r>
      <w:r w:rsidRPr="00C14584">
        <w:t xml:space="preserve"> </w:t>
      </w:r>
      <w:r>
        <w:t>(D, E).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lastRenderedPageBreak/>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77777777" w:rsidR="00864B53" w:rsidRDefault="00864B53" w:rsidP="0068384E">
      <w:pPr>
        <w:pStyle w:val="ListParagraph"/>
        <w:spacing w:line="480" w:lineRule="auto"/>
      </w:pPr>
      <w:r>
        <w:t xml:space="preserve">Triglyceride levels (A), glycerol released in media (B), qPCR of </w:t>
      </w:r>
      <w:proofErr w:type="spellStart"/>
      <w:r>
        <w:t>lipolytic</w:t>
      </w:r>
      <w:proofErr w:type="spellEnd"/>
      <w:r>
        <w:t xml:space="preserve"> transcripts (C), and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IWAT </w:t>
      </w:r>
      <w:proofErr w:type="spellStart"/>
      <w:r>
        <w:t>lipolytic</w:t>
      </w:r>
      <w:proofErr w:type="spellEnd"/>
      <w:r>
        <w:t xml:space="preserve">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4E58B03A" w14:textId="1C762942" w:rsidR="00E1605F" w:rsidRDefault="00864B53" w:rsidP="00E1605F">
      <w:pPr>
        <w:pStyle w:val="ListParagraph"/>
        <w:spacing w:line="480" w:lineRule="auto"/>
      </w:pPr>
      <w:r>
        <w:lastRenderedPageBreak/>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w:t>
      </w:r>
      <w:proofErr w:type="spellStart"/>
      <w:r>
        <w:t>iWAT</w:t>
      </w:r>
      <w:proofErr w:type="spellEnd"/>
      <w:r>
        <w:t xml:space="preserve"> (C), and western blot image (D) and quantification (E) of ATGL protein from </w:t>
      </w:r>
      <w:proofErr w:type="spellStart"/>
      <w:r>
        <w:t>iWAT</w:t>
      </w:r>
      <w:proofErr w:type="spellEnd"/>
      <w:r>
        <w:t>. Mice from A, C, D and E were euthanized at 28 weeks of age following six weeks of dexamethasone (NCD n=8; HFD n=10) or vehicle (NCD n=8; HFD n=10) treatment. Crosses indicate a significant interaction between diet and treatment. Asterisks indicate a statistically significant treatment effect for the pairwise comparison.</w:t>
      </w:r>
    </w:p>
    <w:p w14:paraId="380BDA78" w14:textId="77777777" w:rsidR="00E1605F" w:rsidRDefault="00E1605F" w:rsidP="00E1605F">
      <w:pPr>
        <w:pStyle w:val="ListParagraph"/>
        <w:spacing w:line="480" w:lineRule="auto"/>
      </w:pPr>
    </w:p>
    <w:p w14:paraId="04768FDF" w14:textId="097CBF8C" w:rsidR="00E1605F" w:rsidRDefault="00E1605F" w:rsidP="00F9736C">
      <w:pPr>
        <w:pStyle w:val="ListParagraph"/>
        <w:spacing w:line="480" w:lineRule="auto"/>
      </w:pPr>
      <w:r w:rsidRPr="00E1605F">
        <w:rPr>
          <w:b/>
        </w:rPr>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7F4B9D8F" w14:textId="23F72093" w:rsidR="003217E6" w:rsidRPr="003217E6" w:rsidRDefault="003217E6" w:rsidP="00F9736C">
      <w:pPr>
        <w:pStyle w:val="ListParagraph"/>
        <w:spacing w:line="480" w:lineRule="auto"/>
        <w:rPr>
          <w:b/>
        </w:rPr>
      </w:pPr>
      <w:r w:rsidRPr="003217E6">
        <w:rPr>
          <w:b/>
        </w:rPr>
        <w:t>Figure 1:</w:t>
      </w:r>
      <w:r>
        <w:rPr>
          <w:b/>
        </w:rPr>
        <w:t xml:space="preserve"> </w:t>
      </w:r>
    </w:p>
    <w:p w14:paraId="139DCD42" w14:textId="2F38D61A" w:rsidR="00C252A7" w:rsidRDefault="003217E6" w:rsidP="00F9736C">
      <w:pPr>
        <w:pStyle w:val="ListParagraph"/>
        <w:spacing w:line="480" w:lineRule="auto"/>
      </w:pPr>
      <w:r>
        <w:rPr>
          <w:noProof/>
        </w:rPr>
        <w:lastRenderedPageBreak/>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33C2B166" w14:textId="62B19919" w:rsidR="003217E6" w:rsidRDefault="003217E6" w:rsidP="00F9736C">
      <w:pPr>
        <w:pStyle w:val="ListParagraph"/>
        <w:spacing w:line="480" w:lineRule="auto"/>
        <w:rPr>
          <w:b/>
        </w:rPr>
      </w:pPr>
      <w:r w:rsidRPr="003217E6">
        <w:rPr>
          <w:b/>
        </w:rPr>
        <w:t>Figure 2:</w:t>
      </w:r>
    </w:p>
    <w:p w14:paraId="4DBEEEA0" w14:textId="72A69D6D" w:rsidR="007142DD" w:rsidRPr="003217E6" w:rsidRDefault="007142DD" w:rsidP="00F9736C">
      <w:pPr>
        <w:pStyle w:val="ListParagraph"/>
        <w:spacing w:line="480" w:lineRule="auto"/>
        <w:rPr>
          <w:b/>
        </w:rPr>
      </w:pPr>
      <w:r>
        <w:rPr>
          <w:b/>
          <w:noProof/>
        </w:rPr>
        <w:lastRenderedPageBreak/>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7842BE27" w14:textId="31DE3187" w:rsidR="003217E6" w:rsidRPr="00BA1420" w:rsidRDefault="007142DD" w:rsidP="00F9736C">
      <w:pPr>
        <w:pStyle w:val="ListParagraph"/>
        <w:spacing w:line="480" w:lineRule="auto"/>
        <w:rPr>
          <w:b/>
        </w:rPr>
      </w:pPr>
      <w:r w:rsidRPr="00BA1420">
        <w:rPr>
          <w:b/>
        </w:rPr>
        <w:t>Figure 3:</w:t>
      </w:r>
    </w:p>
    <w:p w14:paraId="7E5B05AA" w14:textId="24F5FCA1" w:rsidR="007142DD" w:rsidRDefault="007142DD" w:rsidP="00F9736C">
      <w:pPr>
        <w:pStyle w:val="ListParagraph"/>
        <w:spacing w:line="480" w:lineRule="auto"/>
      </w:pPr>
      <w:r>
        <w:rPr>
          <w:noProof/>
        </w:rPr>
        <w:lastRenderedPageBreak/>
        <w:drawing>
          <wp:inline distT="0" distB="0" distL="0" distR="0" wp14:anchorId="427D9FC1" wp14:editId="143734EC">
            <wp:extent cx="3207385" cy="7962265"/>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385" cy="7962265"/>
                    </a:xfrm>
                    <a:prstGeom prst="rect">
                      <a:avLst/>
                    </a:prstGeom>
                    <a:noFill/>
                    <a:ln>
                      <a:noFill/>
                    </a:ln>
                  </pic:spPr>
                </pic:pic>
              </a:graphicData>
            </a:graphic>
          </wp:inline>
        </w:drawing>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15637FBD" w14:textId="6A8666B5" w:rsidR="007142DD" w:rsidRPr="00BA1420" w:rsidRDefault="007142DD" w:rsidP="00F9736C">
      <w:pPr>
        <w:pStyle w:val="ListParagraph"/>
        <w:spacing w:line="480" w:lineRule="auto"/>
        <w:rPr>
          <w:b/>
        </w:rPr>
      </w:pPr>
      <w:r w:rsidRPr="00BA1420">
        <w:rPr>
          <w:b/>
        </w:rPr>
        <w:t>Figure 5:</w:t>
      </w:r>
    </w:p>
    <w:p w14:paraId="633E4712" w14:textId="75DAC5DA" w:rsidR="007142DD" w:rsidRPr="00F9736C" w:rsidRDefault="007142DD" w:rsidP="00F9736C">
      <w:pPr>
        <w:pStyle w:val="ListParagraph"/>
        <w:spacing w:line="480" w:lineRule="auto"/>
      </w:pPr>
      <w:r>
        <w:rPr>
          <w:noProof/>
        </w:rPr>
        <w:lastRenderedPageBreak/>
        <w:drawing>
          <wp:inline distT="0" distB="0" distL="0" distR="0" wp14:anchorId="0E57604D" wp14:editId="19DE07B7">
            <wp:extent cx="2616835" cy="8229600"/>
            <wp:effectExtent l="0" t="0" r="0" b="0"/>
            <wp:docPr id="7" name="Picture 7"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6835" cy="8229600"/>
                    </a:xfrm>
                    <a:prstGeom prst="rect">
                      <a:avLst/>
                    </a:prstGeom>
                    <a:noFill/>
                    <a:ln>
                      <a:noFill/>
                    </a:ln>
                  </pic:spPr>
                </pic:pic>
              </a:graphicData>
            </a:graphic>
          </wp:inline>
        </w:drawing>
      </w:r>
    </w:p>
    <w:sectPr w:rsidR="007142DD" w:rsidRPr="00F9736C" w:rsidSect="0068384E">
      <w:footerReference w:type="default" r:id="rId14"/>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ED14E5" w14:textId="77777777" w:rsidR="002B0D10" w:rsidRDefault="002B0D10" w:rsidP="001975C6">
      <w:r>
        <w:separator/>
      </w:r>
    </w:p>
  </w:endnote>
  <w:endnote w:type="continuationSeparator" w:id="0">
    <w:p w14:paraId="08F69B00" w14:textId="77777777" w:rsidR="002B0D10" w:rsidRDefault="002B0D10"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E30B2">
      <w:rPr>
        <w:caps/>
        <w:noProof/>
        <w:color w:val="5B9BD5" w:themeColor="accent1"/>
      </w:rPr>
      <w:t>2</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5762F3" w14:textId="77777777" w:rsidR="002B0D10" w:rsidRDefault="002B0D10" w:rsidP="001975C6">
      <w:r>
        <w:separator/>
      </w:r>
    </w:p>
  </w:footnote>
  <w:footnote w:type="continuationSeparator" w:id="0">
    <w:p w14:paraId="4EB6AC06" w14:textId="77777777" w:rsidR="002B0D10" w:rsidRDefault="002B0D10"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0D10"/>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7CF3"/>
    <w:rsid w:val="0063077D"/>
    <w:rsid w:val="0063145C"/>
    <w:rsid w:val="006322C2"/>
    <w:rsid w:val="0063292F"/>
    <w:rsid w:val="00632E3F"/>
    <w:rsid w:val="00633BB2"/>
    <w:rsid w:val="006347AE"/>
    <w:rsid w:val="00637B3B"/>
    <w:rsid w:val="00637F63"/>
    <w:rsid w:val="0064019A"/>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A30"/>
    <w:rsid w:val="009221C4"/>
    <w:rsid w:val="00922267"/>
    <w:rsid w:val="00922899"/>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E22"/>
    <w:rsid w:val="00A42C45"/>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2814"/>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19962-C01F-4D42-A5AC-031C3CC1C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32</Pages>
  <Words>30020</Words>
  <Characters>171114</Characters>
  <Application>Microsoft Macintosh Word</Application>
  <DocSecurity>0</DocSecurity>
  <Lines>1425</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403</cp:revision>
  <cp:lastPrinted>2017-12-21T16:12:00Z</cp:lastPrinted>
  <dcterms:created xsi:type="dcterms:W3CDTF">2017-08-21T12:00:00Z</dcterms:created>
  <dcterms:modified xsi:type="dcterms:W3CDTF">2018-02-07T19:36:00Z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