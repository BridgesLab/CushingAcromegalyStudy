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969FB" w14:textId="77777777" w:rsidR="00F83712" w:rsidRDefault="00F83712">
      <w:pPr>
        <w:pStyle w:val="Standard"/>
        <w:rPr>
          <w:rFonts w:ascii="Times New Roman" w:eastAsia="Times New Roman" w:hAnsi="Times New Roman" w:cs="Times New Roman"/>
          <w:b/>
        </w:rPr>
      </w:pPr>
    </w:p>
    <w:p w14:paraId="4033BDBE" w14:textId="77777777" w:rsidR="00F83712" w:rsidRDefault="00F83712">
      <w:pPr>
        <w:pStyle w:val="Standard"/>
        <w:rPr>
          <w:rFonts w:ascii="Times New Roman" w:eastAsia="Times New Roman" w:hAnsi="Times New Roman" w:cs="Times New Roman"/>
          <w:b/>
        </w:rPr>
      </w:pPr>
    </w:p>
    <w:p w14:paraId="1C02E9BB" w14:textId="77777777" w:rsidR="00F83712" w:rsidRDefault="00F83712">
      <w:pPr>
        <w:pStyle w:val="Standard"/>
        <w:rPr>
          <w:rFonts w:ascii="Times New Roman" w:eastAsia="Times New Roman" w:hAnsi="Times New Roman" w:cs="Times New Roman"/>
          <w:b/>
        </w:rPr>
      </w:pPr>
    </w:p>
    <w:p w14:paraId="36CD7E41" w14:textId="77777777" w:rsidR="00F83712" w:rsidRDefault="00F83712">
      <w:pPr>
        <w:pStyle w:val="Standard"/>
        <w:rPr>
          <w:rFonts w:ascii="Times New Roman" w:eastAsia="Times New Roman" w:hAnsi="Times New Roman" w:cs="Times New Roman"/>
          <w:b/>
        </w:rPr>
      </w:pPr>
    </w:p>
    <w:p w14:paraId="04715CDB" w14:textId="77777777" w:rsidR="00F83712" w:rsidRDefault="00F83712">
      <w:pPr>
        <w:pStyle w:val="Standard"/>
        <w:rPr>
          <w:rFonts w:ascii="Times New Roman" w:eastAsia="Times New Roman" w:hAnsi="Times New Roman" w:cs="Times New Roman"/>
          <w:b/>
        </w:rPr>
      </w:pPr>
    </w:p>
    <w:p w14:paraId="0C03FDDA" w14:textId="77777777" w:rsidR="00F83712" w:rsidRDefault="00F83712">
      <w:pPr>
        <w:pStyle w:val="Standard"/>
        <w:rPr>
          <w:rFonts w:ascii="Times New Roman" w:eastAsia="Times New Roman" w:hAnsi="Times New Roman" w:cs="Times New Roman"/>
          <w:b/>
        </w:rPr>
      </w:pPr>
    </w:p>
    <w:p w14:paraId="102E41D4" w14:textId="77777777" w:rsidR="00F83712" w:rsidRDefault="00F83712">
      <w:pPr>
        <w:pStyle w:val="Standard"/>
        <w:rPr>
          <w:rFonts w:ascii="Times New Roman" w:eastAsia="Times New Roman" w:hAnsi="Times New Roman" w:cs="Times New Roman"/>
          <w:b/>
        </w:rPr>
      </w:pPr>
    </w:p>
    <w:p w14:paraId="59A02D3E" w14:textId="77777777" w:rsidR="00F83712" w:rsidRDefault="00F83712">
      <w:pPr>
        <w:pStyle w:val="Standard"/>
        <w:rPr>
          <w:rFonts w:ascii="Times New Roman" w:eastAsia="Times New Roman" w:hAnsi="Times New Roman" w:cs="Times New Roman"/>
          <w:b/>
        </w:rPr>
      </w:pPr>
    </w:p>
    <w:p w14:paraId="70F48B72" w14:textId="77777777" w:rsidR="00F83712" w:rsidRDefault="00F83712">
      <w:pPr>
        <w:pStyle w:val="Title"/>
        <w:jc w:val="center"/>
      </w:pPr>
      <w:bookmarkStart w:id="0" w:name="_tphz2fibgd4x"/>
      <w:bookmarkEnd w:id="0"/>
    </w:p>
    <w:p w14:paraId="70969224" w14:textId="77777777" w:rsidR="00F83712" w:rsidRDefault="00F83712">
      <w:pPr>
        <w:pStyle w:val="Title"/>
        <w:jc w:val="center"/>
      </w:pPr>
      <w:bookmarkStart w:id="1" w:name="_meyl0antromi"/>
      <w:bookmarkEnd w:id="1"/>
    </w:p>
    <w:p w14:paraId="693D63AF" w14:textId="77777777" w:rsidR="0074169B" w:rsidRDefault="0074169B">
      <w:pPr>
        <w:pStyle w:val="Title"/>
        <w:jc w:val="center"/>
      </w:pPr>
      <w:bookmarkStart w:id="2" w:name="_tggncuks7hl2"/>
      <w:bookmarkEnd w:id="2"/>
    </w:p>
    <w:p w14:paraId="185B744D" w14:textId="77777777" w:rsidR="0074169B" w:rsidRDefault="0074169B">
      <w:pPr>
        <w:pStyle w:val="Title"/>
        <w:jc w:val="center"/>
      </w:pPr>
    </w:p>
    <w:p w14:paraId="5B71677D" w14:textId="73261E0B" w:rsidR="00F83712" w:rsidRDefault="00AF1ED5">
      <w:pPr>
        <w:pStyle w:val="Title"/>
        <w:jc w:val="center"/>
      </w:pPr>
      <w:r>
        <w:t>How Do Expectations Around Gestational Weight Gain Influence Disordered Eating?</w:t>
      </w:r>
    </w:p>
    <w:p w14:paraId="289BFC5B" w14:textId="36F60F65" w:rsidR="00F83712" w:rsidDel="00137861" w:rsidRDefault="00F3027C" w:rsidP="00137861">
      <w:pPr>
        <w:pStyle w:val="Standard"/>
        <w:jc w:val="center"/>
        <w:rPr>
          <w:del w:id="3" w:author="Dave Bridges" w:date="2023-11-10T16:24:00Z"/>
        </w:rPr>
        <w:pPrChange w:id="4" w:author="Dave Bridges" w:date="2023-11-10T16:24:00Z">
          <w:pPr>
            <w:pStyle w:val="Standard"/>
            <w:jc w:val="center"/>
          </w:pPr>
        </w:pPrChange>
      </w:pPr>
      <w:del w:id="5" w:author="Dave Bridges" w:date="2023-11-10T16:24:00Z">
        <w:r w:rsidDel="00137861">
          <w:delText>Master’s Thesis:</w:delText>
        </w:r>
      </w:del>
      <w:ins w:id="6" w:author="Dave Bridges" w:date="2023-11-10T16:24:00Z">
        <w:r w:rsidR="00137861">
          <w:t>Projected Authors:</w:t>
        </w:r>
      </w:ins>
      <w:r>
        <w:t xml:space="preserve"> Allison Meyer</w:t>
      </w:r>
      <w:ins w:id="7" w:author="Dave Bridges" w:date="2023-11-10T16:24:00Z">
        <w:r w:rsidR="00137861">
          <w:t xml:space="preserve">, Molly </w:t>
        </w:r>
        <w:proofErr w:type="spellStart"/>
        <w:r w:rsidR="00137861">
          <w:t>Mulcahy</w:t>
        </w:r>
        <w:proofErr w:type="spellEnd"/>
        <w:r w:rsidR="00137861">
          <w:t xml:space="preserve">, Jennifer Lee, Sabrina </w:t>
        </w:r>
        <w:proofErr w:type="spellStart"/>
        <w:r w:rsidR="00137861">
          <w:t>Ivezaj</w:t>
        </w:r>
        <w:proofErr w:type="spellEnd"/>
        <w:r w:rsidR="00137861">
          <w:t xml:space="preserve">, </w:t>
        </w:r>
      </w:ins>
      <w:bookmarkStart w:id="8" w:name="_GoBack"/>
      <w:bookmarkEnd w:id="8"/>
    </w:p>
    <w:p w14:paraId="032CEFA7" w14:textId="086E4677" w:rsidR="00F83712" w:rsidRDefault="00AF1ED5" w:rsidP="00137861">
      <w:pPr>
        <w:pStyle w:val="Standard"/>
        <w:jc w:val="center"/>
      </w:pPr>
      <w:del w:id="9" w:author="Dave Bridges" w:date="2023-11-10T16:24:00Z">
        <w:r w:rsidDel="00137861">
          <w:delText xml:space="preserve">Committee Members: </w:delText>
        </w:r>
      </w:del>
      <w:r>
        <w:t>Dave Bridges</w:t>
      </w:r>
      <w:del w:id="10" w:author="Dave Bridges" w:date="2023-11-10T16:24:00Z">
        <w:r w:rsidDel="00137861">
          <w:delText xml:space="preserve"> PhD</w:delText>
        </w:r>
      </w:del>
      <w:r>
        <w:t xml:space="preserve">, Kendrin </w:t>
      </w:r>
      <w:proofErr w:type="spellStart"/>
      <w:r>
        <w:t>Sonneville</w:t>
      </w:r>
      <w:proofErr w:type="spellEnd"/>
      <w:r>
        <w:t xml:space="preserve"> </w:t>
      </w:r>
      <w:del w:id="11" w:author="Dave Bridges" w:date="2023-11-10T16:24:00Z">
        <w:r w:rsidDel="00137861">
          <w:delText>ScD, RD, and Timothy Johnson</w:delText>
        </w:r>
        <w:r w:rsidR="00B51761" w:rsidDel="00137861">
          <w:delText xml:space="preserve"> </w:delText>
        </w:r>
        <w:r w:rsidDel="00137861">
          <w:delText>MD</w:delText>
        </w:r>
      </w:del>
    </w:p>
    <w:p w14:paraId="6DF27CCF" w14:textId="77777777" w:rsidR="00F83712" w:rsidRDefault="00F83712">
      <w:pPr>
        <w:pStyle w:val="Standard"/>
        <w:rPr>
          <w:rFonts w:ascii="Times New Roman" w:eastAsia="Times New Roman" w:hAnsi="Times New Roman" w:cs="Times New Roman"/>
          <w:b/>
        </w:rPr>
      </w:pPr>
    </w:p>
    <w:p w14:paraId="0AAAF250" w14:textId="77777777" w:rsidR="00F83712" w:rsidRDefault="00F83712">
      <w:pPr>
        <w:pStyle w:val="Standard"/>
        <w:rPr>
          <w:rFonts w:ascii="Times New Roman" w:eastAsia="Times New Roman" w:hAnsi="Times New Roman" w:cs="Times New Roman"/>
          <w:b/>
        </w:rPr>
      </w:pPr>
    </w:p>
    <w:p w14:paraId="5B1E9AD6" w14:textId="77777777" w:rsidR="00F83712" w:rsidRDefault="00F83712">
      <w:pPr>
        <w:pStyle w:val="Standard"/>
        <w:rPr>
          <w:rFonts w:ascii="Times New Roman" w:eastAsia="Times New Roman" w:hAnsi="Times New Roman" w:cs="Times New Roman"/>
          <w:b/>
        </w:rPr>
      </w:pPr>
    </w:p>
    <w:p w14:paraId="4026F14A" w14:textId="77777777" w:rsidR="00F83712" w:rsidRDefault="00F83712">
      <w:pPr>
        <w:pStyle w:val="Standard"/>
        <w:rPr>
          <w:rFonts w:ascii="Times New Roman" w:eastAsia="Times New Roman" w:hAnsi="Times New Roman" w:cs="Times New Roman"/>
          <w:b/>
        </w:rPr>
      </w:pPr>
    </w:p>
    <w:p w14:paraId="31036CCA" w14:textId="77777777" w:rsidR="00F83712" w:rsidRDefault="00F83712">
      <w:pPr>
        <w:pStyle w:val="Standard"/>
        <w:rPr>
          <w:rFonts w:ascii="Times New Roman" w:eastAsia="Times New Roman" w:hAnsi="Times New Roman" w:cs="Times New Roman"/>
          <w:b/>
        </w:rPr>
      </w:pPr>
    </w:p>
    <w:p w14:paraId="6B71511B" w14:textId="77777777" w:rsidR="00F83712" w:rsidRDefault="00F83712">
      <w:pPr>
        <w:pStyle w:val="Standard"/>
        <w:rPr>
          <w:rFonts w:ascii="Times New Roman" w:eastAsia="Times New Roman" w:hAnsi="Times New Roman" w:cs="Times New Roman"/>
          <w:b/>
        </w:rPr>
      </w:pPr>
    </w:p>
    <w:p w14:paraId="75415CD6" w14:textId="77777777" w:rsidR="00F83712" w:rsidRDefault="00F83712">
      <w:pPr>
        <w:pStyle w:val="Standard"/>
        <w:rPr>
          <w:rFonts w:ascii="Times New Roman" w:eastAsia="Times New Roman" w:hAnsi="Times New Roman" w:cs="Times New Roman"/>
          <w:b/>
        </w:rPr>
      </w:pPr>
    </w:p>
    <w:p w14:paraId="67936A76" w14:textId="77777777" w:rsidR="00F83712" w:rsidRDefault="00F83712">
      <w:pPr>
        <w:pStyle w:val="Standard"/>
        <w:rPr>
          <w:rFonts w:ascii="Times New Roman" w:eastAsia="Times New Roman" w:hAnsi="Times New Roman" w:cs="Times New Roman"/>
          <w:b/>
        </w:rPr>
      </w:pPr>
    </w:p>
    <w:p w14:paraId="1D68204A" w14:textId="77777777" w:rsidR="00F83712" w:rsidRDefault="00F83712">
      <w:pPr>
        <w:pStyle w:val="Standard"/>
        <w:rPr>
          <w:rFonts w:ascii="Times New Roman" w:eastAsia="Times New Roman" w:hAnsi="Times New Roman" w:cs="Times New Roman"/>
          <w:b/>
        </w:rPr>
      </w:pPr>
    </w:p>
    <w:p w14:paraId="3EAB6E2E" w14:textId="77777777" w:rsidR="00F83712" w:rsidRDefault="00F83712">
      <w:pPr>
        <w:pStyle w:val="Standard"/>
        <w:rPr>
          <w:rFonts w:ascii="Times New Roman" w:eastAsia="Times New Roman" w:hAnsi="Times New Roman" w:cs="Times New Roman"/>
          <w:b/>
        </w:rPr>
      </w:pPr>
    </w:p>
    <w:p w14:paraId="51AEB67F" w14:textId="77777777" w:rsidR="00F83712" w:rsidRDefault="00F83712">
      <w:pPr>
        <w:pStyle w:val="Standard"/>
        <w:rPr>
          <w:rFonts w:ascii="Times New Roman" w:eastAsia="Times New Roman" w:hAnsi="Times New Roman" w:cs="Times New Roman"/>
          <w:b/>
        </w:rPr>
      </w:pPr>
    </w:p>
    <w:p w14:paraId="369C1388" w14:textId="77777777" w:rsidR="00F83712" w:rsidRDefault="00F83712">
      <w:pPr>
        <w:pStyle w:val="Standard"/>
        <w:rPr>
          <w:rFonts w:ascii="Times New Roman" w:eastAsia="Times New Roman" w:hAnsi="Times New Roman" w:cs="Times New Roman"/>
          <w:b/>
        </w:rPr>
      </w:pPr>
    </w:p>
    <w:p w14:paraId="1CA629BE" w14:textId="77777777" w:rsidR="00F83712" w:rsidRDefault="00F83712">
      <w:pPr>
        <w:pStyle w:val="Standard"/>
        <w:rPr>
          <w:rFonts w:ascii="Times New Roman" w:eastAsia="Times New Roman" w:hAnsi="Times New Roman" w:cs="Times New Roman"/>
          <w:b/>
        </w:rPr>
      </w:pPr>
    </w:p>
    <w:p w14:paraId="2D9C0FA1" w14:textId="77777777" w:rsidR="00F83712" w:rsidRDefault="00F83712">
      <w:pPr>
        <w:pStyle w:val="Standard"/>
        <w:rPr>
          <w:rFonts w:ascii="Times New Roman" w:eastAsia="Times New Roman" w:hAnsi="Times New Roman" w:cs="Times New Roman"/>
          <w:b/>
        </w:rPr>
      </w:pPr>
    </w:p>
    <w:p w14:paraId="57105067" w14:textId="77777777" w:rsidR="00F83712" w:rsidRDefault="00F83712">
      <w:pPr>
        <w:pStyle w:val="Standard"/>
        <w:rPr>
          <w:rFonts w:ascii="Times New Roman" w:eastAsia="Times New Roman" w:hAnsi="Times New Roman" w:cs="Times New Roman"/>
          <w:b/>
        </w:rPr>
      </w:pPr>
    </w:p>
    <w:p w14:paraId="27E9731C" w14:textId="77777777" w:rsidR="00F83712" w:rsidRDefault="00F83712">
      <w:pPr>
        <w:pStyle w:val="Standard"/>
        <w:rPr>
          <w:rFonts w:ascii="Times New Roman" w:eastAsia="Times New Roman" w:hAnsi="Times New Roman" w:cs="Times New Roman"/>
          <w:b/>
        </w:rPr>
      </w:pPr>
    </w:p>
    <w:p w14:paraId="41F1BE08" w14:textId="77777777" w:rsidR="00F83712" w:rsidRDefault="00F83712">
      <w:pPr>
        <w:pStyle w:val="Standard"/>
        <w:rPr>
          <w:rFonts w:ascii="Times New Roman" w:eastAsia="Times New Roman" w:hAnsi="Times New Roman" w:cs="Times New Roman"/>
          <w:b/>
        </w:rPr>
      </w:pPr>
    </w:p>
    <w:p w14:paraId="06B59FD9" w14:textId="3B8654CC" w:rsidR="00F83712" w:rsidRDefault="00F83712">
      <w:pPr>
        <w:pStyle w:val="Standard"/>
        <w:rPr>
          <w:rFonts w:ascii="Times New Roman" w:eastAsia="Times New Roman" w:hAnsi="Times New Roman" w:cs="Times New Roman"/>
          <w:b/>
        </w:rPr>
      </w:pPr>
    </w:p>
    <w:p w14:paraId="00C1F9F7" w14:textId="7FAC04C4" w:rsidR="00F83712" w:rsidRPr="00AF1C73" w:rsidRDefault="00AF1ED5" w:rsidP="00AF1C73">
      <w:pPr>
        <w:pStyle w:val="Heading1"/>
        <w:rPr>
          <w:rFonts w:ascii="Times New Roman" w:hAnsi="Times New Roman" w:cs="Times New Roman"/>
          <w:b/>
          <w:bCs/>
        </w:rPr>
      </w:pPr>
      <w:bookmarkStart w:id="12" w:name="_7iwyqz84qogm"/>
      <w:bookmarkEnd w:id="12"/>
      <w:r w:rsidRPr="00AF1C73">
        <w:rPr>
          <w:rFonts w:ascii="Times New Roman" w:hAnsi="Times New Roman" w:cs="Times New Roman"/>
          <w:b/>
          <w:bCs/>
        </w:rPr>
        <w:lastRenderedPageBreak/>
        <w:t>Abstract</w:t>
      </w:r>
    </w:p>
    <w:p w14:paraId="2C9F19B3" w14:textId="77777777" w:rsidR="00F83712" w:rsidRPr="0074169B" w:rsidRDefault="00AF1ED5">
      <w:pPr>
        <w:pStyle w:val="Standard"/>
        <w:rPr>
          <w:sz w:val="24"/>
          <w:szCs w:val="24"/>
        </w:rPr>
      </w:pPr>
      <w:r w:rsidRPr="0074169B">
        <w:rPr>
          <w:rFonts w:ascii="Times New Roman" w:eastAsia="Times New Roman" w:hAnsi="Times New Roman" w:cs="Times New Roman"/>
          <w:b/>
          <w:sz w:val="24"/>
          <w:szCs w:val="24"/>
        </w:rPr>
        <w:t>Background</w:t>
      </w:r>
      <w:r w:rsidRPr="0074169B">
        <w:rPr>
          <w:rFonts w:ascii="Times New Roman" w:eastAsia="Times New Roman" w:hAnsi="Times New Roman" w:cs="Times New Roman"/>
          <w:sz w:val="24"/>
          <w:szCs w:val="24"/>
        </w:rPr>
        <w:t>: Expectations around gestational weight gain (GWG) during pregnancy have not been widely explored or considered in the literature. Mental health consequences like disordered eating, are common during pregnancy, but have not been considered in the creation of the National Academy of Medicine (NAM) Guidelines around GWG. The aim of this study was to examine the relationship between GWG and disordered eating during the 3rd trimester of pregnancy and whether expectations compared to a pregnant individual's actual GWG (misalignment) act as an effect modifier of that relationship.</w:t>
      </w:r>
    </w:p>
    <w:p w14:paraId="6EA9BEDE" w14:textId="77777777" w:rsidR="00F83712" w:rsidRPr="0074169B" w:rsidRDefault="00AF1ED5">
      <w:pPr>
        <w:pStyle w:val="Standard"/>
        <w:rPr>
          <w:sz w:val="24"/>
          <w:szCs w:val="24"/>
        </w:rPr>
      </w:pPr>
      <w:r w:rsidRPr="0074169B">
        <w:rPr>
          <w:rFonts w:ascii="Times New Roman" w:eastAsia="Times New Roman" w:hAnsi="Times New Roman" w:cs="Times New Roman"/>
          <w:b/>
          <w:sz w:val="24"/>
          <w:szCs w:val="24"/>
        </w:rPr>
        <w:t>Methods:</w:t>
      </w:r>
      <w:r w:rsidRPr="0074169B">
        <w:rPr>
          <w:rFonts w:ascii="Times New Roman" w:eastAsia="Times New Roman" w:hAnsi="Times New Roman" w:cs="Times New Roman"/>
          <w:sz w:val="24"/>
          <w:szCs w:val="24"/>
        </w:rPr>
        <w:t xml:space="preserve"> 86 individuals from the PRESS (Pregnancy Related Eating, Sleeping, and Stress) cohort completed questionnaires throughout their pregnancy in relation to their expectations around GWG and completed the EDE-QS during their third trimester of pregnancy. Individuals were grouped into misalignment categories based on a 5lb difference between expectations and actual GWG.</w:t>
      </w:r>
    </w:p>
    <w:p w14:paraId="010C4400" w14:textId="0480F974" w:rsidR="00F83712" w:rsidRPr="0074169B" w:rsidRDefault="00AF1ED5">
      <w:pPr>
        <w:pStyle w:val="Standard"/>
        <w:rPr>
          <w:sz w:val="24"/>
          <w:szCs w:val="24"/>
        </w:rPr>
      </w:pPr>
      <w:r w:rsidRPr="0074169B">
        <w:rPr>
          <w:rFonts w:ascii="Times New Roman" w:eastAsia="Times New Roman" w:hAnsi="Times New Roman" w:cs="Times New Roman"/>
          <w:b/>
          <w:sz w:val="24"/>
          <w:szCs w:val="24"/>
        </w:rPr>
        <w:t>Results</w:t>
      </w:r>
      <w:r w:rsidRPr="0074169B">
        <w:rPr>
          <w:rFonts w:ascii="Times New Roman" w:eastAsia="Times New Roman" w:hAnsi="Times New Roman" w:cs="Times New Roman"/>
          <w:sz w:val="24"/>
          <w:szCs w:val="24"/>
        </w:rPr>
        <w:t xml:space="preserve">: After adjusting for pre-pregnancy BMI, the association between GWG and disordered eating during trimester 3 was positively associated, where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GWG was associated with a 32% increase in disordered eating at trimester 3 (</w:t>
      </w:r>
      <w:r w:rsidR="00AF1C73">
        <w:rPr>
          <w:rFonts w:ascii="Times New Roman" w:eastAsia="Times New Roman" w:hAnsi="Times New Roman" w:cs="Times New Roman"/>
          <w:sz w:val="24"/>
          <w:szCs w:val="24"/>
        </w:rPr>
        <w:t>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0.006). Although expectations relative to actual GWG was not found to significantly modify the relationship between GWG and disordered eating (p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0.46), individuals who </w:t>
      </w:r>
      <w:r w:rsidR="00AF1C73">
        <w:rPr>
          <w:rFonts w:ascii="Times New Roman" w:eastAsia="Times New Roman" w:hAnsi="Times New Roman" w:cs="Times New Roman"/>
          <w:sz w:val="24"/>
          <w:szCs w:val="24"/>
        </w:rPr>
        <w:t>had</w:t>
      </w:r>
      <w:r w:rsidRPr="0074169B">
        <w:rPr>
          <w:rFonts w:ascii="Times New Roman" w:eastAsia="Times New Roman" w:hAnsi="Times New Roman" w:cs="Times New Roman"/>
          <w:sz w:val="24"/>
          <w:szCs w:val="24"/>
        </w:rPr>
        <w:t xml:space="preserve"> expectations </w:t>
      </w:r>
      <w:r w:rsidR="00AF1C73">
        <w:rPr>
          <w:rFonts w:ascii="Times New Roman" w:eastAsia="Times New Roman" w:hAnsi="Times New Roman" w:cs="Times New Roman"/>
          <w:sz w:val="24"/>
          <w:szCs w:val="24"/>
        </w:rPr>
        <w:t>aligned with their actual GWG</w:t>
      </w:r>
      <w:r w:rsidRPr="0074169B">
        <w:rPr>
          <w:rFonts w:ascii="Times New Roman" w:eastAsia="Times New Roman" w:hAnsi="Times New Roman" w:cs="Times New Roman"/>
          <w:sz w:val="24"/>
          <w:szCs w:val="24"/>
        </w:rPr>
        <w:t xml:space="preserve"> (aligned GWG) had </w:t>
      </w:r>
      <w:r w:rsidR="00D35617">
        <w:rPr>
          <w:rFonts w:ascii="Times New Roman" w:eastAsia="Times New Roman" w:hAnsi="Times New Roman" w:cs="Times New Roman"/>
          <w:sz w:val="24"/>
          <w:szCs w:val="24"/>
        </w:rPr>
        <w:t>on average a</w:t>
      </w:r>
      <w:r w:rsidRPr="0074169B">
        <w:rPr>
          <w:rFonts w:ascii="Times New Roman" w:eastAsia="Times New Roman" w:hAnsi="Times New Roman" w:cs="Times New Roman"/>
          <w:sz w:val="24"/>
          <w:szCs w:val="24"/>
        </w:rPr>
        <w:t xml:space="preserve"> </w:t>
      </w:r>
      <w:r w:rsidR="005D45DF">
        <w:rPr>
          <w:rFonts w:ascii="Times New Roman" w:eastAsia="Times New Roman" w:hAnsi="Times New Roman" w:cs="Times New Roman"/>
          <w:sz w:val="24"/>
          <w:szCs w:val="24"/>
        </w:rPr>
        <w:t>10</w:t>
      </w:r>
      <w:r w:rsidR="00A07209">
        <w:rPr>
          <w:rFonts w:ascii="Times New Roman" w:eastAsia="Times New Roman" w:hAnsi="Times New Roman" w:cs="Times New Roman"/>
          <w:sz w:val="24"/>
          <w:szCs w:val="24"/>
        </w:rPr>
        <w:t>%</w:t>
      </w:r>
      <w:r w:rsidR="0000258C">
        <w:rPr>
          <w:rFonts w:ascii="Times New Roman" w:eastAsia="Times New Roman" w:hAnsi="Times New Roman" w:cs="Times New Roman"/>
          <w:sz w:val="24"/>
          <w:szCs w:val="24"/>
        </w:rPr>
        <w:t xml:space="preserve"> increase </w:t>
      </w:r>
      <w:r w:rsidR="00A07209">
        <w:rPr>
          <w:rFonts w:ascii="Times New Roman" w:eastAsia="Times New Roman" w:hAnsi="Times New Roman" w:cs="Times New Roman"/>
          <w:sz w:val="24"/>
          <w:szCs w:val="24"/>
        </w:rPr>
        <w:t xml:space="preserve">in </w:t>
      </w:r>
      <w:r w:rsidRPr="0074169B">
        <w:rPr>
          <w:rFonts w:ascii="Times New Roman" w:eastAsia="Times New Roman" w:hAnsi="Times New Roman" w:cs="Times New Roman"/>
          <w:sz w:val="24"/>
          <w:szCs w:val="24"/>
        </w:rPr>
        <w:t xml:space="preserve">disordered eating compared to </w:t>
      </w:r>
      <w:r w:rsidR="00A44956">
        <w:rPr>
          <w:rFonts w:ascii="Times New Roman" w:eastAsia="Times New Roman" w:hAnsi="Times New Roman" w:cs="Times New Roman"/>
          <w:sz w:val="24"/>
          <w:szCs w:val="24"/>
        </w:rPr>
        <w:t>participants</w:t>
      </w:r>
      <w:r w:rsidRPr="0074169B">
        <w:rPr>
          <w:rFonts w:ascii="Times New Roman" w:eastAsia="Times New Roman" w:hAnsi="Times New Roman" w:cs="Times New Roman"/>
          <w:sz w:val="24"/>
          <w:szCs w:val="24"/>
        </w:rPr>
        <w:t xml:space="preserve"> who overestimated their GWG</w:t>
      </w:r>
      <w:r w:rsidR="000C2FFE">
        <w:rPr>
          <w:rFonts w:ascii="Times New Roman" w:eastAsia="Times New Roman" w:hAnsi="Times New Roman" w:cs="Times New Roman"/>
          <w:sz w:val="24"/>
          <w:szCs w:val="24"/>
        </w:rPr>
        <w:t>,</w:t>
      </w:r>
      <w:r w:rsidR="005D45DF">
        <w:rPr>
          <w:rFonts w:ascii="Times New Roman" w:eastAsia="Times New Roman" w:hAnsi="Times New Roman" w:cs="Times New Roman"/>
          <w:sz w:val="24"/>
          <w:szCs w:val="24"/>
        </w:rPr>
        <w:t xml:space="preserve"> and </w:t>
      </w:r>
      <w:r w:rsidR="00D35617">
        <w:rPr>
          <w:rFonts w:ascii="Times New Roman" w:eastAsia="Times New Roman" w:hAnsi="Times New Roman" w:cs="Times New Roman"/>
          <w:sz w:val="24"/>
          <w:szCs w:val="24"/>
        </w:rPr>
        <w:t>on average a</w:t>
      </w:r>
      <w:r w:rsidR="005D45DF">
        <w:rPr>
          <w:rFonts w:ascii="Times New Roman" w:eastAsia="Times New Roman" w:hAnsi="Times New Roman" w:cs="Times New Roman"/>
          <w:sz w:val="24"/>
          <w:szCs w:val="24"/>
        </w:rPr>
        <w:t xml:space="preserve"> 35% increase </w:t>
      </w:r>
      <w:r w:rsidR="00A44956">
        <w:rPr>
          <w:rFonts w:ascii="Times New Roman" w:eastAsia="Times New Roman" w:hAnsi="Times New Roman" w:cs="Times New Roman"/>
          <w:sz w:val="24"/>
          <w:szCs w:val="24"/>
        </w:rPr>
        <w:t xml:space="preserve">in disordered eating </w:t>
      </w:r>
      <w:r w:rsidR="005D45DF">
        <w:rPr>
          <w:rFonts w:ascii="Times New Roman" w:eastAsia="Times New Roman" w:hAnsi="Times New Roman" w:cs="Times New Roman"/>
          <w:sz w:val="24"/>
          <w:szCs w:val="24"/>
        </w:rPr>
        <w:t>compared to participants who underestimated their true GWG</w:t>
      </w:r>
      <w:r w:rsidRPr="0074169B">
        <w:rPr>
          <w:rFonts w:ascii="Times New Roman" w:eastAsia="Times New Roman" w:hAnsi="Times New Roman" w:cs="Times New Roman"/>
          <w:sz w:val="24"/>
          <w:szCs w:val="24"/>
        </w:rPr>
        <w:t>.</w:t>
      </w:r>
      <w:r w:rsidR="00693A5F">
        <w:rPr>
          <w:rFonts w:ascii="Times New Roman" w:eastAsia="Times New Roman" w:hAnsi="Times New Roman" w:cs="Times New Roman"/>
          <w:sz w:val="24"/>
          <w:szCs w:val="24"/>
        </w:rPr>
        <w:t xml:space="preserve"> </w:t>
      </w:r>
    </w:p>
    <w:p w14:paraId="4E995ABD" w14:textId="62F33287" w:rsidR="00F83712" w:rsidRPr="0074169B" w:rsidRDefault="00AF1ED5">
      <w:pPr>
        <w:pStyle w:val="Standard"/>
        <w:rPr>
          <w:sz w:val="24"/>
          <w:szCs w:val="24"/>
        </w:rPr>
      </w:pPr>
      <w:r w:rsidRPr="0074169B">
        <w:rPr>
          <w:rFonts w:ascii="Times New Roman" w:eastAsia="Times New Roman" w:hAnsi="Times New Roman" w:cs="Times New Roman"/>
          <w:b/>
          <w:sz w:val="24"/>
          <w:szCs w:val="24"/>
        </w:rPr>
        <w:t>Conclusion:</w:t>
      </w:r>
      <w:r w:rsidRPr="0074169B">
        <w:rPr>
          <w:rFonts w:ascii="Times New Roman" w:eastAsia="Times New Roman" w:hAnsi="Times New Roman" w:cs="Times New Roman"/>
          <w:sz w:val="24"/>
          <w:szCs w:val="24"/>
        </w:rPr>
        <w:t xml:space="preserve"> There is a clear relationship between GWG and disordered eating at trimester 3. There may be unintended consequences of NAM guidelines around </w:t>
      </w:r>
      <w:r w:rsidR="00F3027C" w:rsidRPr="0074169B">
        <w:rPr>
          <w:rFonts w:ascii="Times New Roman" w:eastAsia="Times New Roman" w:hAnsi="Times New Roman" w:cs="Times New Roman"/>
          <w:sz w:val="24"/>
          <w:szCs w:val="24"/>
        </w:rPr>
        <w:t>GWG</w:t>
      </w:r>
      <w:r w:rsidR="00317ED0">
        <w:rPr>
          <w:rFonts w:ascii="Times New Roman" w:eastAsia="Times New Roman" w:hAnsi="Times New Roman" w:cs="Times New Roman"/>
          <w:sz w:val="24"/>
          <w:szCs w:val="24"/>
        </w:rPr>
        <w:t>, specifically in setting expectations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more research needs to be conducted to understand how guidelines like these are impacting pregnant individuals not only physically but mentally.</w:t>
      </w:r>
    </w:p>
    <w:p w14:paraId="6C3ADAFA" w14:textId="053FE192" w:rsidR="00F83712" w:rsidRPr="00AF1C73" w:rsidRDefault="00AF1ED5" w:rsidP="00AF1C73">
      <w:pPr>
        <w:pStyle w:val="Heading1"/>
        <w:rPr>
          <w:rFonts w:ascii="Times New Roman" w:hAnsi="Times New Roman" w:cs="Times New Roman"/>
          <w:b/>
          <w:bCs/>
        </w:rPr>
      </w:pPr>
      <w:bookmarkStart w:id="13" w:name="_bmy4swdd8qra"/>
      <w:bookmarkEnd w:id="13"/>
      <w:r w:rsidRPr="00AF1C73">
        <w:rPr>
          <w:rFonts w:ascii="Times New Roman" w:hAnsi="Times New Roman" w:cs="Times New Roman"/>
          <w:b/>
          <w:bCs/>
        </w:rPr>
        <w:t>Introduction</w:t>
      </w:r>
    </w:p>
    <w:p w14:paraId="28EF97B7" w14:textId="607BAC2C"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Pregnancy is a very critical period of development for a child and brings about many physiological and mental changes for the pregnant individual. In fact, one physical and rapid change that occurs for the pregnant individual </w:t>
      </w:r>
      <w:r w:rsidR="001F41C3">
        <w:rPr>
          <w:rFonts w:ascii="Times New Roman" w:eastAsia="Times New Roman" w:hAnsi="Times New Roman" w:cs="Times New Roman"/>
          <w:sz w:val="24"/>
          <w:szCs w:val="24"/>
        </w:rPr>
        <w:t>comes from</w:t>
      </w:r>
      <w:r w:rsidRPr="0074169B">
        <w:rPr>
          <w:rFonts w:ascii="Times New Roman" w:eastAsia="Times New Roman" w:hAnsi="Times New Roman" w:cs="Times New Roman"/>
          <w:sz w:val="24"/>
          <w:szCs w:val="24"/>
        </w:rPr>
        <w:t xml:space="preserve"> gestational weight gain. The Institute of Medicine (IOM), more recently known as the National Academy of Medicine (NAM), has established recommended ranges of pregnancy weight gain with the goal of optimizing health outcomes for a pregnant person and their child. The most recent guidelines published in 2009 considered outcomes including cesarean delivery, postpartum weight retention, preterm birth, small or large-for-gestational age at birth, childhood obesity, among other physical health outcomes for </w:t>
      </w:r>
      <w:r w:rsidR="001F41C3">
        <w:rPr>
          <w:rFonts w:ascii="Times New Roman" w:eastAsia="Times New Roman" w:hAnsi="Times New Roman" w:cs="Times New Roman"/>
          <w:sz w:val="24"/>
          <w:szCs w:val="24"/>
        </w:rPr>
        <w:t>both the</w:t>
      </w:r>
      <w:r w:rsidRPr="0074169B">
        <w:rPr>
          <w:rFonts w:ascii="Times New Roman" w:eastAsia="Times New Roman" w:hAnsi="Times New Roman" w:cs="Times New Roman"/>
          <w:sz w:val="24"/>
          <w:szCs w:val="24"/>
        </w:rPr>
        <w:t xml:space="preserve"> parent and child. It included four recommended ranges of pregnancy weight gain that differed according to pre-pregnancy BMI, as follows: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25.0-29.9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(“overweight”): 15-25 lbs., BMI &gt;30.0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(“obese”): 11-20 lbs.</w:t>
      </w:r>
      <w:r w:rsidRPr="0074169B">
        <w:rPr>
          <w:sz w:val="24"/>
          <w:szCs w:val="24"/>
        </w:rPr>
        <w:fldChar w:fldCharType="begin"/>
      </w:r>
      <w:r w:rsidR="00F3027C" w:rsidRPr="0074169B">
        <w:rPr>
          <w:sz w:val="24"/>
          <w:szCs w:val="24"/>
        </w:rPr>
        <w:instrText xml:space="preserve"> ADDIN ZOTERO_ITEM CSL_CITATION {"citationID":"IZUwoNvL","properties":{"formattedCitation":"\\super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1F41C3">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The previous </w:t>
      </w:r>
      <w:r w:rsidRPr="0074169B">
        <w:rPr>
          <w:rFonts w:ascii="Times New Roman" w:eastAsia="Times New Roman" w:hAnsi="Times New Roman" w:cs="Times New Roman"/>
          <w:sz w:val="24"/>
          <w:szCs w:val="24"/>
        </w:rPr>
        <w:lastRenderedPageBreak/>
        <w:t>guidelines, which were released in 1990, included four different sets of recommendations also based on pre-pregnancy BMI,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25.0 -29.9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(“overweight”): 15-25 lbs., and BMI &gt;30.0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(“obese”): at least 15 lbs.</w:t>
      </w:r>
      <w:r w:rsidRPr="0074169B">
        <w:rPr>
          <w:sz w:val="24"/>
          <w:szCs w:val="24"/>
        </w:rPr>
        <w:fldChar w:fldCharType="begin"/>
      </w:r>
      <w:r w:rsidR="00F3027C" w:rsidRPr="0074169B">
        <w:rPr>
          <w:sz w:val="24"/>
          <w:szCs w:val="24"/>
        </w:rPr>
        <w:instrText xml:space="preserve"> ADDIN ZOTERO_ITEM CSL_CITATION {"citationID":"d6uwx9Gf","properties":{"formattedCitation":"\\super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D63D18">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These replaced the original IOM guidelines from 1970 which recommended a weight gain range of 20-25 </w:t>
      </w:r>
      <w:r w:rsidR="005B2F9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for all pregnant people, irrespective of pre-pregnancy BMI. Overall, the differences in recommended weight gain ranges over time have altered in the number of categories, ranges of weight gain given, and the overlap between the various pre-pregnancy BMI categories.</w:t>
      </w:r>
    </w:p>
    <w:p w14:paraId="0A9C1ABB" w14:textId="0C85FCC8"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shd w:val="clear" w:color="auto" w:fill="FFFFFF"/>
        </w:rPr>
        <w:t xml:space="preserve">The majority of pregnant people are not gaining weight within their </w:t>
      </w:r>
      <w:r w:rsidR="00D63D18">
        <w:rPr>
          <w:rFonts w:ascii="Times New Roman" w:eastAsia="Times New Roman" w:hAnsi="Times New Roman" w:cs="Times New Roman"/>
          <w:sz w:val="24"/>
          <w:szCs w:val="24"/>
          <w:shd w:val="clear" w:color="auto" w:fill="FFFFFF"/>
        </w:rPr>
        <w:t>NAM</w:t>
      </w:r>
      <w:r w:rsidRPr="0074169B">
        <w:rPr>
          <w:rFonts w:ascii="Times New Roman" w:eastAsia="Times New Roman" w:hAnsi="Times New Roman" w:cs="Times New Roman"/>
          <w:sz w:val="24"/>
          <w:szCs w:val="24"/>
          <w:shd w:val="clear" w:color="auto" w:fill="FFFFFF"/>
        </w:rPr>
        <w:t xml:space="preserve"> recommended weight range </w:t>
      </w:r>
      <w:r w:rsidRPr="0074169B">
        <w:rPr>
          <w:sz w:val="24"/>
          <w:szCs w:val="24"/>
        </w:rPr>
        <w:fldChar w:fldCharType="begin"/>
      </w:r>
      <w:r w:rsidR="00F3027C" w:rsidRPr="0074169B">
        <w:rPr>
          <w:sz w:val="24"/>
          <w:szCs w:val="24"/>
        </w:rPr>
        <w:instrText xml:space="preserve"> ADDIN ZOTERO_ITEM CSL_CITATION {"citationID":"5AY1uHKt","properties":{"formattedCitation":"\\super 2,3\\nosupersub{}","plainCitation":"2,3","noteIndex":0},"citationItems":[{"id":888,"uris":["http://zotero.org/users/5988853/items/2XE5EPNA"],"itemData":{"id":888,"type":"article-journal","abstract":"BACKGROUND AND OBJECTIVES: Gestational weight gain (GWG) is associated with both long- and short-term maternal and child health outcomes, particularly obesity. Targeting maternal nutrition through policies is a potentially powerful pathway to influence these outcomes. Yet prior research has often failed to evaluate national policies and guidelines that address maternal and child health. In 1990, the U.S. Institute of Medicine (IOM) released guidelines recommending different GWG thresholds based on women's pre-pregnancy body mass index (BMI), with the goal of improving infant birth weight. In this study, we employ quasi-experimental methods to examine whether the release of the IOM guidelines led to changes in GWG among a diverse and nationally representative sample of women.\nMETHODS: Our sample included female participants of the National Longitudinal Survey of Youth who self-reported GWG for pregnancies during 1979-2000 (n=7442 pregnancies to 4173 women). We compared GWG before and after the guidelines were released using difference-in-differences (DID) and regression discontinuity (RD) analyses.\nRESULTS: In DID analyses we found no reduction in GWG among overweight/obese women relative to normal/underweight women. Meanwhile, RD analyses demonstrated no changes in GWG by pre-pregnancy BMI for either overweight/obese or normal/underweight women. Results were similar for women regardless of educational attainment, race or parity.\nCONCLUSIONS: These findings suggest that national guidelines had no effect on weight gain among pregnant women. These results have implications for the implementation of policies targeting maternal and child health via dietary behaviors.","container-title":"International Journal of Obesity (2005)","DOI":"10.1038/ijo.2016.97","ISSN":"1476-5497","issue":"10","journalAbbreviation":"Int J Obes (Lond)","language":"eng","note":"PMID: 27200502\nPMCID: PMC5050079","page":"1529-1534","source":"PubMed","title":"Changing national guidelines is not enough: the impact of 1990 IOM recommendations on gestational weight gain among US women","title-short":"Changing national guidelines is not enough","volume":"40","author":[{"family":"Hamad","given":"R."},{"family":"Cohen","given":"A. K."},{"family":"Rehkopf","given":"D. H."}],"issued":{"date-parts":[["2016",10]]}}},{"id":897,"uris":["http://zotero.org/users/5988853/items/75ZCXBZB"],"itemData":{"id":897,"type":"article-journal","abstract":"BACKGROUND: High Body Mass Index (BMI) and gestational weight gain (GWG) affect an increasing number of pregnancies. The Institute of Medicine (IOM) has issued recommendations on the optimal GWG for women according to their pre-pregnancy BMI (healthy, overweight or obese). It has been shown that pregnant women rarely met the recommendations; however, it is unclear by how much. Previous studies also adjusted the analyses for various women's characteristics making their comparison challenging.\nMETHODS: We analysed individual participant data (IPD) of healthy women with a singleton pregnancy and a BMI of 18.5 kg/m2 or more from the control arms of 36 randomised trials (16 countries). Adjusted odds ratios (aOR) and 95% confidence intervals (CI) were used to describe the association between GWG outside (above or below) the IOM recommendations (2009) and risks of caesarean section, preterm birth, and large or small for gestational age (LGA or SGA) infants. The association was examined overall, within the BMI categories and by quartile of GWG departure from the IOM recommendations. We obtained aOR using mixed-effects logistic regression, accounting for the within-study clustering and a priori identified characteristics.\nRESULTS: Out of 4429 women (from 33 trials) meeting the inclusion criteria, two thirds gained weight outside the IOM recommendations (1646 above; 1291 below). The median GWG outside the IOM recommendations was 3.1 kg above and 2.7 kg below. In comparison to GWG within the IOM recommendations, GWG above was associated with increased odds of caesarean section (aOR 1.50; 95%CI 1.25, 1.80), LGA (2.00; 1.58, 2.54), and reduced odds of SGA (0.66; 0.50, 0.87); no significant effect on preterm birth was detected. The relationship between GWG below the IOM recommendation and caesarean section or LGA was inconclusive; however, the odds of preterm birth (1.94; 1.31, 2.28) and SGA (1.52; 1.18, 1.96) were increased.\nCONCLUSIONS: Consistently with previous findings, adherence to the IOM recommendations seem to help achieve better pregnancy outcomes. Nevertheless, even in the context of clinical trials, women find it difficult to adhere to them. Further research should focus on identifying ways of achieving a healthier GWG as defined by the IOM recommendations.","container-title":"BMC pregnancy and childbirth","DOI":"10.1186/s12884-019-2472-7","ISSN":"1471-2393","issue":"1","journalAbbreviation":"BMC Pregnancy Childbirth","language":"eng","note":"PMID: 31477075\nPMCID: PMC6719382","page":"322","source":"PubMed","title":"Gestational weight gain outside the Institute of Medicine recommendations and adverse pregnancy outcomes: analysis using individual participant data from randomised trials","title-short":"Gestational weight gain outside the Institute of Medicine recommendations and adverse pregnancy outcomes","volume":"19","author":[{"family":"Rogozińska","given":"Ewelina"},{"family":"Zamora","given":"Javier"},{"family":"Marlin","given":"Nadine"},{"family":"Betrán","given":"Ana Pilar"},{"family":"Astrup","given":"Arne"},{"family":"Bogaerts","given":"Annick"},{"family":"Cecatti","given":"Jose G."},{"family":"Dodd","given":"Jodie M."},{"family":"Facchinetti","given":"Fabio"},{"family":"Geiker","given":"Nina R. W."},{"family":"Haakstad","given":"Lene A. H."},{"family":"Hauner","given":"Hans"},{"family":"Jensen","given":"Dorte M."},{"family":"Kinnunen","given":"Tarja I."},{"family":"Mol","given":"Ben W. J."},{"family":"Owens","given":"Julie"},{"family":"Phelan","given":"Suzanne"},{"family":"Renault","given":"Kristina M."},{"family":"Salvesen","given":"Kjell Å"},{"family":"Shub","given":"Alexis"},{"family":"Surita","given":"Fernanda G."},{"family":"Stafne","given":"Signe N."},{"family":"Teede","given":"Helena"},{"family":"Poppel","given":"Mireille N. M.","non-dropping-particle":"van"},{"family":"Vinter","given":"Christina A."},{"family":"Khan","given":"Khalid S."},{"family":"Thangaratinam","given":"Shakila"},{"literal":"International Weight Management in Pregnancy (i-WIP) Collaborative Group"}],"issued":{"date-parts":[["2019",9,2]]}}}],"schema":"https://github.com/citation-style-language/schema/raw/master/csl-citation.json"} </w:instrText>
      </w:r>
      <w:r w:rsidRPr="0074169B">
        <w:rPr>
          <w:sz w:val="24"/>
          <w:szCs w:val="24"/>
        </w:rPr>
        <w:fldChar w:fldCharType="separate"/>
      </w:r>
      <w:r w:rsidR="00F3027C" w:rsidRPr="0074169B">
        <w:rPr>
          <w:sz w:val="24"/>
          <w:szCs w:val="24"/>
          <w:vertAlign w:val="superscript"/>
        </w:rPr>
        <w:t>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t>
      </w:r>
      <w:r w:rsidRPr="0074169B">
        <w:rPr>
          <w:rFonts w:ascii="Times New Roman" w:eastAsia="Times New Roman" w:hAnsi="Times New Roman" w:cs="Times New Roman"/>
          <w:sz w:val="24"/>
          <w:szCs w:val="24"/>
        </w:rPr>
        <w:t xml:space="preserve">A pregnant person’s </w:t>
      </w:r>
      <w:r w:rsidRPr="0074169B">
        <w:rPr>
          <w:rFonts w:ascii="Times New Roman" w:eastAsia="Times New Roman" w:hAnsi="Times New Roman" w:cs="Times New Roman"/>
          <w:sz w:val="24"/>
          <w:szCs w:val="24"/>
          <w:shd w:val="clear" w:color="auto" w:fill="FFFFFF"/>
        </w:rPr>
        <w:t xml:space="preserve">mental health is one possible explanation. Past studies have found that depression and anxiety are associated with lower weight gain during pregnancy </w:t>
      </w:r>
      <w:r w:rsidRPr="0074169B">
        <w:rPr>
          <w:sz w:val="24"/>
          <w:szCs w:val="24"/>
        </w:rPr>
        <w:fldChar w:fldCharType="begin"/>
      </w:r>
      <w:r w:rsidR="00F3027C" w:rsidRPr="0074169B">
        <w:rPr>
          <w:sz w:val="24"/>
          <w:szCs w:val="24"/>
        </w:rPr>
        <w:instrText xml:space="preserve"> ADDIN ZOTERO_ITEM CSL_CITATION {"citationID":"6aWbuiyt","properties":{"formattedCitation":"\\super 4\\nosupersub{}","plainCitation":"4","noteIndex":0},"citationItems":[{"id":672,"uris":["http://zotero.org/users/5988853/items/WYFYQGK7"],"itemData":{"id":672,"type":"article-journal","abstract":"BACKGROUND: Psychological distress and inappropriate or excessive weight gain are common in pregnancy and are associated with adverse maternal and offspring outcomes. Psychological well-being and weight status of women during pregnancy might be interrelated. We aimed to examine whether psychological distress during pregnancy is associated with gestational weight gain.\nMETHOD: In a population-based cohort of 3393 pregnant women, information about psychological distress, depressive and anxiety symptoms was assessed at 20 weeks of gestation using the Brief Symptom Inventory questionnaire. Weight was repeatedly measured during pregnancy and obtained by questionnaire before and after pregnancy. Linear regression and multinomial logistic regression models were used. Weight gain in the second half of pregnancy, total weight gain, and the risks of inadequate and excessive total weight gain were the main outcome measures.\nRESULTS: In total, 7.0% of all women experienced psychological distress. Overall psychological distress and anxiety were associated with lower weight gain in the second half of pregnancy (differences - 1.00 kg (95% confidence interval (CI) - 1.62, - 0.37) and - 0.68 kg (95% CI - 1.24, -0.11), respectively). These associations fully attenuated into non-significance after taking account for socio-demographic variables. Similar results were observed for total weight gain. Only women with anxiety symptoms had, independently of potential confounders, a lower risk of excessive weight gain (odds ratio (OR) 0.61 (95% CI 0.48, 0.91)).\nCONCLUSIONS: In this large prospective cohort study, the observed associations of psychological distress with weight gain during pregnancy seem to be largely explained by common socio-demographic factors.","container-title":"International Journal of Behavioral Medicine","DOI":"10.1007/s12529-019-09832-0","ISSN":"1532-7558","issue":"1","journalAbbreviation":"Int J Behav Med","language":"eng","note":"PMID: 31853868\nPMCID: PMC7058670","page":"30-38","source":"PubMed","title":"Psychological Distress and Weight Gain in Pregnancy: a Population-Based Study","title-short":"Psychological Distress and Weight Gain in Pregnancy","volume":"27","author":[{"family":"Vehmeijer","given":"Florianne O. L."},{"family":"Balkaran","given":"Sangeeta R."},{"family":"Santos","given":"Susana"},{"family":"Gaillard","given":"Romy"},{"family":"Felix","given":"Janine F."},{"family":"Hillegers","given":"Manon H. J."},{"family":"El Marroun","given":"Hanan"},{"family":"Jaddoe","given":"Vincent W. V."}],"issued":{"date-parts":[["2020",2]]}}}],"schema":"https://github.com/citation-style-language/schema/raw/master/csl-citation.json"}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where one study saw that pregnant people with persistent depressive symptoms during pregnancy presented a 0.1 kg/week lower rate of GWG throughout pregnancy and a 140% increased risk of insufficient weight gain </w:t>
      </w:r>
      <w:r w:rsidRPr="0074169B">
        <w:rPr>
          <w:sz w:val="24"/>
          <w:szCs w:val="24"/>
        </w:rPr>
        <w:fldChar w:fldCharType="begin"/>
      </w:r>
      <w:r w:rsidR="00F3027C" w:rsidRPr="0074169B">
        <w:rPr>
          <w:sz w:val="24"/>
          <w:szCs w:val="24"/>
        </w:rPr>
        <w:instrText xml:space="preserve"> ADDIN ZOTERO_ITEM CSL_CITATION {"citationID":"S0y2jij9","properties":{"formattedCitation":"\\super 5\\nosupersub{}","plainCitation":"5","noteIndex":0},"citationItems":[{"id":675,"uris":["http://zotero.org/users/5988853/items/LLIVIUZ4"],"itemData":{"id":675,"type":"article-journal","abstract":"Depression and anxiety are common during pregnancy, but little is known about the influence of these disorders on gestational weight gain (GWG). Data from a prospective cohort of pregnant women followed in a public healthcare center in Rio de Janeiro, Brazil, were used to evaluate the association of depression, anxiety, and suicide risk with GWG. GWG was evaluated at 5-13, 20-26, 30-36, and 37-42 weeks, and GWG adequacy was determined. Statistical analyses included linear mixed-effect models and Poisson regression. We evaluated 206 women, in which 15% (n = 31) presented major depressive disorder, 19.4% (n = 34) suicide risk and 10% (n = 21) generalized anxiety disorder at baseline. Women with depression at the first trimester, persistent depressive symptoms, and anxiety symptoms at the second trimester presented significantly lower rates of GWG per week compared to those without depression or anxiety, respectively. Persistent depressive symptoms represented a 2.40 (95% CI 1.20; 4.81; p = 0.013) increase in the risk of insufficient GWG. There was no significant association between generalized anxiety disorder or suicide risk with GWG. The presence of depression, depressive symptoms, and anxiety during pregnancy were associated with lower GWG rates. Persistent depressive symptoms during pregnancy were directly associated with insufficient GWG.","container-title":"Scientific Reports","DOI":"10.1038/s41598-021-90179-6","ISSN":"2045-2322","issue":"1","journalAbbreviation":"Sci Rep","language":"eng","note":"PMID: 34031477\nPMCID: PMC8144604","page":"10787","source":"PubMed","title":"Maternal mental health and gestational weight gain in a Brazilian Cohort","volume":"11","author":[{"family":"Farias","given":"Dayana Rodrigues"},{"family":"Carrilho","given":"Thais Rangel Bousquet"},{"family":"Freitas-Costa","given":"Nathalia C."},{"family":"Batalha","given":"Mônica Araújo"},{"family":"Gonzalez","given":"Mylena"},{"family":"Kac","given":"Gilberto"}],"issued":{"date-parts":[["2021",5,24]]}}}],"schema":"https://github.com/citation-style-language/schema/raw/master/csl-citation.json"} </w:instrText>
      </w:r>
      <w:r w:rsidRPr="0074169B">
        <w:rPr>
          <w:sz w:val="24"/>
          <w:szCs w:val="24"/>
        </w:rPr>
        <w:fldChar w:fldCharType="separate"/>
      </w:r>
      <w:r w:rsidR="00F3027C" w:rsidRPr="0074169B">
        <w:rPr>
          <w:sz w:val="24"/>
          <w:szCs w:val="24"/>
          <w:vertAlign w:val="superscript"/>
        </w:rPr>
        <w:t>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A recent review on the impact of psychosocial factors and their relationship to gestational weight gain found that gestational weight gain can be influenced by intimate partner violence, lack of social support and recognition, financial distress, household food insecurity, chronic stress and depression related to pregnancy, low </w:t>
      </w:r>
      <w:r w:rsidR="00F3027C" w:rsidRPr="0074169B">
        <w:rPr>
          <w:rFonts w:ascii="Times New Roman" w:eastAsia="Times New Roman" w:hAnsi="Times New Roman" w:cs="Times New Roman"/>
          <w:sz w:val="24"/>
          <w:szCs w:val="24"/>
          <w:shd w:val="clear" w:color="auto" w:fill="FFFFFF"/>
        </w:rPr>
        <w:t>self-esteem</w:t>
      </w:r>
      <w:r w:rsidRPr="0074169B">
        <w:rPr>
          <w:rFonts w:ascii="Times New Roman" w:eastAsia="Times New Roman" w:hAnsi="Times New Roman" w:cs="Times New Roman"/>
          <w:sz w:val="24"/>
          <w:szCs w:val="24"/>
          <w:shd w:val="clear" w:color="auto" w:fill="FFFFFF"/>
        </w:rPr>
        <w:t xml:space="preserve">, and eating pathologies </w:t>
      </w:r>
      <w:r w:rsidRPr="0074169B">
        <w:rPr>
          <w:sz w:val="24"/>
          <w:szCs w:val="24"/>
        </w:rPr>
        <w:fldChar w:fldCharType="begin"/>
      </w:r>
      <w:r w:rsidR="00F3027C" w:rsidRPr="0074169B">
        <w:rPr>
          <w:sz w:val="24"/>
          <w:szCs w:val="24"/>
        </w:rPr>
        <w:instrText xml:space="preserve"> ADDIN ZOTERO_ITEM CSL_CITATION {"citationID":"wM27AKOg","properties":{"formattedCitation":"\\super 6\\nosupersub{}","plainCitation":"6","noteIndex":0},"citationItems":[{"id":891,"uris":["http://zotero.org/users/5988853/items/7LJZI8IC"],"itemData":{"id":891,"type":"article-journal","abstract":"Many physical factors (including maternal comorbidities) affecting gestational weight gain (GWG) have been widely studied; however, the psychosocial aspects pertaining to this need to be put under the microscope, especially in countries characterized by low indicators of socioeconomic development. Gaining and maintaining an adequate amount of weight during pregnancy is important to prevent premature deliveries, fetal demise, fetal macrosomia, shoulder dystocia during delivery, emergency cesarean sections, postpartum weight retention, childhood obesity, etc. A scoping review of the articles published in the last five years has revealed that perinatal outcomes like gestational weight are influenced by certain psychosocial factors, including, but not limited to, intimate partner violence, lack of social support and recognition, financial distress, household food insecurity, chronic stress and depression related to pregnancy, eating pathologies, and low self-esteem. Employing a multi-disciplinary approach, which involves seeking the help of psychiatrists/psychologists, obstetricians, nutritionists, and public health specialists, can help us mitigate undesirable outcomes related to inadequate and excessive weight gain during pregnancy. More intervention-based research focusing on psychosocial factors relating to GWG is needed in regions like South Asia, which is associated with low indicators of socioeconomic development.","container-title":"Cureus","DOI":"10.7759/cureus.13487","ISSN":"2168-8184","issue":"2","journalAbbreviation":"Cureus","language":"eng","note":"PMID: 33777574\nPMCID: PMC7989722","page":"e13487","source":"PubMed","title":"Caught Between External Pressures and Internal Battles: Psychosocial Factors Affecting Gestational Weight Gain - A Scoping Review","title-short":"Caught Between External Pressures and Internal Battles","volume":"13","author":[{"family":"Athar","given":"Unsa"},{"family":"Daud","given":"Noor Ul Ain"},{"family":"Khan","given":"Warda A."},{"family":"Khalid","given":"Amna"},{"family":"Gill","given":"Seemab Imtiaz"}],"issued":{"date-parts":[["2021",2,22]]}}}],"schema":"https://github.com/citation-style-language/schema/raw/master/csl-citation.json"} </w:instrText>
      </w:r>
      <w:r w:rsidRPr="0074169B">
        <w:rPr>
          <w:sz w:val="24"/>
          <w:szCs w:val="24"/>
        </w:rPr>
        <w:fldChar w:fldCharType="separate"/>
      </w:r>
      <w:r w:rsidR="00F3027C" w:rsidRPr="0074169B">
        <w:rPr>
          <w:sz w:val="24"/>
          <w:szCs w:val="24"/>
          <w:vertAlign w:val="superscript"/>
        </w:rPr>
        <w:t>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While mental health outcomes, like DSM V diagnosed eating disorders (ED), have been shown to lead to negative health outcomes for both the parent and child </w:t>
      </w:r>
      <w:r w:rsidRPr="0074169B">
        <w:rPr>
          <w:sz w:val="24"/>
          <w:szCs w:val="24"/>
        </w:rPr>
        <w:fldChar w:fldCharType="begin"/>
      </w:r>
      <w:r w:rsidR="00F3027C" w:rsidRPr="0074169B">
        <w:rPr>
          <w:sz w:val="24"/>
          <w:szCs w:val="24"/>
        </w:rPr>
        <w:instrText xml:space="preserve"> ADDIN ZOTERO_ITEM CSL_CITATION {"citationID":"Qy5ZkS7y","properties":{"formattedCitation":"\\super 7,8\\nosupersub{}","plainCitation":"7,8","noteIndex":0},"citationItems":[{"id":544,"uris":["http://zotero.org/users/5988853/items/GXJ7ZHI6"],"itemData":{"id":544,"type":"article-journal","abstract":"At least 5% of women have an eating disorder (ED) during pregnancy. These EDs affect prepregnancy body mass index (BMI) and weight gain during pregnancy, factors associated with birth complications and adverse neonatal outcomes. This review contributes to the literature by examining several adverse birth outcomes associated with EDs and differentiates between past and present EDs. Of the 18 articles reviewed, EDs were associated with preterm birth in 5/14 (36%) and small-for-gestational-age in 5/8 (63%) studies. Anorexia Nervosa increases the odds of a low birth weight baby, particularly when women enter pregnancy with a low BMI. Binge Eating Disorder is positively associated with having a large-for-gestational-age infant, and Bulimia Nervosa is associated with miscarriage when symptomatic during pregnancy. Having a current ED increases the risk for adverse birth outcomes more than a past ED. Since the aetiology of adverse birth outcomes is multi-factorial, drawing conclusions about causal relationships between EDs and birth outcomes is problematic given the small number of studies reporting these outcomes. Resources should target preconception interventions that put EDs into remission and help women achieve a healthier BMI prior to pregnancy, as these have been consistently shown to improve birth outcomes.","container-title":"Canadian Journal of Dietetic Practice and Research: A Publication of Dietitians of Canada = Revue Canadienne De La Pratique Et De La Recherche En Dietetique: Une Publication Des Dietetistes Du Canada","DOI":"10.3148/cjdpr-2018-044","ISSN":"1486-3847","issue":"3","journalAbbreviation":"Can J Diet Pract Res","language":"eng","note":"PMID: 30724093","page":"131-136","source":"PubMed","title":"Adverse Birth Outcomes Associated with Types of Eating Disorders: A Review","title-short":"Adverse Birth Outcomes Associated with Types of Eating Disorders","volume":"80","author":[{"family":"Charbonneau","given":"Kimberly D."},{"family":"Seabrook","given":"Jamie A."}],"issued":{"date-parts":[["2019",9,1]]}}},{"id":504,"uris":["http://zotero.org/users/5988853/items/UJY8D7MM"],"itemData":{"id":504,"type":"article-journal","container-title":"American Journal of Obstetrics and Gynecology","DOI":"10.1016/j.ajog.2014.03.067","ISSN":"00029378","issue":"4","journalAbbreviation":"American Journal of Obstetrics and Gynecology","language":"en","page":"392.e1-392.e8","source":"DOI.org (Crossref)","title":"Pregnancy, obstetric, and perinatal health outcomes in eating disorders","volume":"211","author":[{"family":"Linna","given":"Milla S."},{"family":"Raevuori","given":"Anu"},{"family":"Haukka","given":"Jari"},{"family":"Suvisaari","given":"Jaana M."},{"family":"Suokas","given":"Jaana T."},{"family":"Gissler","given":"Mika"}],"issued":{"date-parts":[["2014",10]]}}}],"schema":"https://github.com/citation-style-language/schema/raw/master/csl-citation.json"} </w:instrText>
      </w:r>
      <w:r w:rsidRPr="0074169B">
        <w:rPr>
          <w:sz w:val="24"/>
          <w:szCs w:val="24"/>
        </w:rPr>
        <w:fldChar w:fldCharType="separate"/>
      </w:r>
      <w:r w:rsidR="00F3027C" w:rsidRPr="0074169B">
        <w:rPr>
          <w:sz w:val="24"/>
          <w:szCs w:val="24"/>
          <w:vertAlign w:val="superscript"/>
        </w:rPr>
        <w:t>7,8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the prevalence of having a diagnosed ED in pregnancy is extremely low </w:t>
      </w:r>
      <w:r w:rsidRPr="0074169B">
        <w:rPr>
          <w:sz w:val="24"/>
          <w:szCs w:val="24"/>
        </w:rPr>
        <w:fldChar w:fldCharType="begin"/>
      </w:r>
      <w:r w:rsidR="00F3027C" w:rsidRPr="0074169B">
        <w:rPr>
          <w:sz w:val="24"/>
          <w:szCs w:val="24"/>
        </w:rPr>
        <w:instrText xml:space="preserve"> ADDIN ZOTERO_ITEM CSL_CITATION {"citationID":"Hhp24kKR","properties":{"formattedCitation":"\\super 9\\nosupersub{}","plainCitation":"9","noteIndex":0},"citationItems":[{"id":549,"uris":["http://zotero.org/users/5988853/items/WFRNQYQV"],"itemData":{"id":549,"type":"article-journal","abstract":"BACKGROUND: We explored the course of broadly defined eating disorders during pregnancy in the Norwegian Mother and Child Cohort Study (MoBa) at the Norwegian Institute of Public Health.\nMETHOD: A total of 41,157 pregnant women, enrolled at approximately 18 weeks' gestation, had valid data from the Norwegian Medical Birth Registry. We collected questionnaire-based diagnostic information on broadly defined anorexia nervosa (AN), and bulimia nervosa (BN), and eating disorders not otherwise specified (EDNOS). EDNOS subtypes included binge eating disorder (BED) and recurrent self-induced purging in the absence of binge eating (EDNOS-P). We explored rates of remission, continuation and incidence of BN, BED and EDNOS-P during pregnancy.\nRESULTS: Prepregnancy prevalence estimates were 0.1% for AN, 0.7% for BN, 3.5% for BED and 0.1% for EDNOS-P. During early pregnancy, estimates were 0.2% (BN), 4.8% (BED) and 0.1% (EDNOS-P). Proportions of individuals remitting during pregnancy were 78% (EDNOS-P), 40% (BN purging), 39% (BED), 34% (BN any type) and 29% (BN non-purging type). Additional individuals with BN achieved partial remission. Incident BN and EDNOS-P during pregnancy were rare. For BED, the incidence rate was 1.1 per 1000 person-weeks, equating to 711 new cases of BED during pregnancy. Incident BED was associated with indices of lower socio-economic status.\nCONCLUSIONS: Pregnancy appears to be a catalyst for remission of some eating disorders but also a vulnerability window for the new onset of broadly defined BED, especially in economically disadvantaged individuals. Vigilance by health-care professionals for continuation and emergence of eating disorders in pregnancy is warranted.","container-title":"Psychological Medicine","DOI":"10.1017/S0033291707000724","ISSN":"0033-2917","issue":"8","journalAbbreviation":"Psychol Med","language":"eng","note":"PMID: 17493296\nPMCID: PMC2657803","page":"1109-1118","source":"PubMed","title":"Patterns of remission, continuation and incidence of broadly defined eating disorders during early pregnancy in the Norwegian Mother and Child Cohort Study (MoBa)","volume":"37","author":[{"family":"Bulik","given":"Cynthia M."},{"family":"Von Holle","given":"Ann"},{"family":"Hamer","given":"Robert"},{"family":"Knoph Berg","given":"Cecilie"},{"family":"Torgersen","given":"Leila"},{"family":"Magnus","given":"Per"},{"family":"Stoltenberg","given":"Camilla"},{"family":"Siega-Riz","given":"Anna Maria"},{"family":"Sullivan","given":"Patrick"},{"family":"Reichborn-Kjennerud","given":"Ted"}],"issued":{"date-parts":[["2007",8]]}}}],"schema":"https://github.com/citation-style-language/schema/raw/master/csl-citation.json"} </w:instrText>
      </w:r>
      <w:r w:rsidRPr="0074169B">
        <w:rPr>
          <w:sz w:val="24"/>
          <w:szCs w:val="24"/>
        </w:rPr>
        <w:fldChar w:fldCharType="separate"/>
      </w:r>
      <w:r w:rsidR="00F3027C" w:rsidRPr="0074169B">
        <w:rPr>
          <w:sz w:val="24"/>
          <w:szCs w:val="24"/>
          <w:vertAlign w:val="superscript"/>
        </w:rPr>
        <w:t>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However, disordered eating, which is a term used to describe a range of </w:t>
      </w:r>
      <w:r w:rsidRPr="0074169B">
        <w:rPr>
          <w:rFonts w:ascii="Times New Roman" w:eastAsia="Times New Roman" w:hAnsi="Times New Roman" w:cs="Times New Roman"/>
          <w:sz w:val="24"/>
          <w:szCs w:val="24"/>
        </w:rPr>
        <w:t xml:space="preserve">irregular eating behaviors that may or may not warrant a diagnosis of a specific eating disorder </w:t>
      </w:r>
      <w:r w:rsidRPr="0074169B">
        <w:rPr>
          <w:sz w:val="24"/>
          <w:szCs w:val="24"/>
        </w:rPr>
        <w:fldChar w:fldCharType="begin"/>
      </w:r>
      <w:r w:rsidR="00F3027C" w:rsidRPr="0074169B">
        <w:rPr>
          <w:sz w:val="24"/>
          <w:szCs w:val="24"/>
        </w:rPr>
        <w:instrText xml:space="preserve"> ADDIN ZOTERO_ITEM CSL_CITATION {"citationID":"0jYRORsC","properties":{"formattedCitation":"\\super 10\\nosupersub{}","plainCitation":"10","noteIndex":0},"citationItems":[{"id":715,"uris":["http://zotero.org/users/5988853/items/2BQWY324"],"itemData":{"id":715,"type":"webpage","container-title":"Academy of Nutrition and Dietetics","title":"What is Disordered Eating?","URL":"https://www.eatright.org/health/diseases-and-conditions/eating-disorders/what-is-disordered-eating","author":[{"family":"Anderson","given":"Marci"}],"accessed":{"date-parts":[["2022",2,5]]},"issued":{"date-parts":[["2018",10,26]]}}}],"schema":"https://github.com/citation-style-language/schema/raw/master/csl-citation.json"} </w:instrText>
      </w:r>
      <w:r w:rsidRPr="0074169B">
        <w:rPr>
          <w:sz w:val="24"/>
          <w:szCs w:val="24"/>
        </w:rPr>
        <w:fldChar w:fldCharType="separate"/>
      </w:r>
      <w:r w:rsidR="00F3027C" w:rsidRPr="0074169B">
        <w:rPr>
          <w:sz w:val="24"/>
          <w:szCs w:val="24"/>
          <w:vertAlign w:val="superscript"/>
        </w:rPr>
        <w:t>10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is more common. One small study, saw that about 52% of mothers felt preoccupied with thoughts of food or weight, 44% experienced binge eating, and 30% felt out of control of their eating and weight </w:t>
      </w:r>
      <w:r w:rsidRPr="0074169B">
        <w:rPr>
          <w:sz w:val="24"/>
          <w:szCs w:val="24"/>
        </w:rPr>
        <w:fldChar w:fldCharType="begin"/>
      </w:r>
      <w:r w:rsidR="00F3027C" w:rsidRPr="0074169B">
        <w:rPr>
          <w:sz w:val="24"/>
          <w:szCs w:val="24"/>
        </w:rPr>
        <w:instrText xml:space="preserve"> ADDIN ZOTERO_ITEM CSL_CITATION {"citationID":"Q5dxMiI5","properties":{"formattedCitation":"\\super 11\\nosupersub{}","plainCitation":"11","noteIndex":0},"citationItems":[{"id":681,"uris":["http://zotero.org/users/5988853/items/4XSPD9B6"],"itemData":{"id":681,"type":"article-journal","abstract":"The eating behavior and attitudes to body weight of 100 healthy women were studied 3 days after the birth of their first child. During pregnancy women 'watch their weight' and use a range of methods of weight control which include cigarette smoking and inducing vomiting. During pregnancy 41 women reported weight control problems and 20 women considered their weight and eating problems to be greater than at any previous time. Picking was the most common unwanted behavior. Binge eating was experienced by 44 women, nine of whom reported it to be a 'severe' problem. Although women were ambivalent about being weighed at each antenatal visit, 81 recommended weighing once each month. The women held differing opinions on the effects of breastfeeding on body weight and on the need for nutritional supplements during pregnancy. Women reporting 'disordered eating' were more likely to have antenatal complications and give birth to low birthweight babies. The results suggest good obstetric care should include a history of the woman's eating behavior and body weight.","container-title":"Journal of Psychosomatic Obstetrics and Gynaecology","DOI":"10.3109/01674829409025645","ISSN":"0167-482X","issue":"4","journalAbbreviation":"J Psychosom Obstet Gynaecol","language":"eng","note":"PMID: 7881504","page":"189-195","source":"PubMed","title":"Attitudes to body weight, weight gain and eating behavior in pregnancy","volume":"15","author":[{"family":"Abraham","given":"S."},{"family":"King","given":"W."},{"family":"Llewellyn-Jones","given":"D."}],"issued":{"date-parts":[["1994",12]]}}}],"schema":"https://github.com/citation-style-language/schema/raw/master/csl-citation.json"} </w:instrText>
      </w:r>
      <w:r w:rsidRPr="0074169B">
        <w:rPr>
          <w:sz w:val="24"/>
          <w:szCs w:val="24"/>
        </w:rPr>
        <w:fldChar w:fldCharType="separate"/>
      </w:r>
      <w:r w:rsidR="00F3027C" w:rsidRPr="0074169B">
        <w:rPr>
          <w:sz w:val="24"/>
          <w:szCs w:val="24"/>
          <w:vertAlign w:val="superscript"/>
        </w:rPr>
        <w:t>11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Another study found that 52% of pregnant people were dissatisfied with their bodies </w:t>
      </w:r>
      <w:r w:rsidRPr="0074169B">
        <w:rPr>
          <w:sz w:val="24"/>
          <w:szCs w:val="24"/>
        </w:rPr>
        <w:fldChar w:fldCharType="begin"/>
      </w:r>
      <w:r w:rsidR="00F3027C" w:rsidRPr="0074169B">
        <w:rPr>
          <w:sz w:val="24"/>
          <w:szCs w:val="24"/>
        </w:rPr>
        <w:instrText xml:space="preserve"> ADDIN ZOTERO_ITEM CSL_CITATION {"citationID":"sAwvOqvw","properties":{"formattedCitation":"\\super 12\\nosupersub{}","plainCitation":"12","noteIndex":0},"citationItems":[{"id":880,"uris":["http://zotero.org/users/5988853/items/TCTKG839"],"itemData":{"id":880,"type":"article-journal","abstract":"The normal physical changes associated with pregnancy may increase the risk of body dissatisfaction, which is associated with negative mental health outcomes including depression and disordered eating. The purpose of this study was to explore body image and eating concerns among a sample of participants in pregnancy and postpartum and to assess interest and suggestions for a relevant intervention. This was a cross-sectional survey study requiring 10-15 min to complete. Individuals were eligible to participate in the study if they were pregnant or within 1 year postpartum, between the ages of 18 and 45, able to read and write in English, and provided online informed consent. The survey included measures and open-text questions to explore body image, eating behaviors, and related concerns in the perinatal period and to inform the development of an intervention. There were 161 participants, and over 50% were dissatisfied with their body image; 52% were among pregnant participants and 56.2% of postpartum participants. Approximately 80% reported that they would have appreciated the opportunity to participate in a program focused on body acceptance or expectations of body changes in pregnancy and postpartum. We identified intervention preferences as well as commonly reported themes regarding experiences of body image and eating concerns in pregnancy and postpartum. Body dissatisfaction and eating concerns are prevalent issues in pregnancy and postpartum, and our findings underscore an opportunity to tailor an intervention relevant to body image and disordered eating for the perinatal population.","container-title":"Archives of Women's Mental Health","DOI":"10.1007/s00737-022-01236-6","ISSN":"1435-1102","issue":"4","journalAbbreviation":"Arch Womens Ment Health","language":"eng","note":"PMID: 35524142","page":"739-751","source":"PubMed","title":"Body dissatisfaction and disordered eating in the perinatal period: an underrecognized high-risk timeframe and the opportunity to intervene","title-short":"Body dissatisfaction and disordered eating in the perinatal period","volume":"25","author":[{"family":"Vanderkruik","given":"Rachel"},{"family":"Ellison","given":"Kalin"},{"family":"Kanamori","given":"Margaux"},{"family":"Freeman","given":"Marlene P."},{"family":"Cohen","given":"Lee S."},{"family":"Stice","given":"Eric"}],"issued":{"date-parts":[["2022",8]]}}}],"schema":"https://github.com/citation-style-language/schema/raw/master/csl-citation.json"}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12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Additionally, 27.8% of pregnant people who completed an eating disorder questionnaire retrospectively had a typical clinical or elevated subclinical score on one or more of the eating disorder subscales, where body dissatisfaction was most prevalent </w:t>
      </w:r>
      <w:r w:rsidRPr="0074169B">
        <w:rPr>
          <w:sz w:val="24"/>
          <w:szCs w:val="24"/>
        </w:rPr>
        <w:fldChar w:fldCharType="begin"/>
      </w:r>
      <w:r w:rsidR="00F3027C" w:rsidRPr="0074169B">
        <w:rPr>
          <w:sz w:val="24"/>
          <w:szCs w:val="24"/>
        </w:rPr>
        <w:instrText xml:space="preserve"> ADDIN ZOTERO_ITEM CSL_CITATION {"citationID":"0FpgOmgx","properties":{"formattedCitation":"\\super 13\\nosupersub{}","plainCitation":"13","noteIndex":0},"citationItems":[{"id":683,"uris":["http://zotero.org/users/5988853/items/G4CLIV65"],"itemData":{"id":683,"type":"article-journal","abstract":"INTRODUCTION: The aims of this pilot study were to determine the feasibility of conducting a large-scale study exploring the extent to which self-report psychological and behavioral traits associated with eating disorders occur during pregnancy, to test the design, and to gather preliminary data on the magnitude of the problem. Although eating disorders are estimated to affect 5.9% of women of childbearing age, little is known about pregnancy in women who have an undocumented history of disordered eating behavior in the United States. Understanding and identifying eating disorders is important because optimal maternal nutrition contributes to favorable pregnancy and neonatal outcomes.\nMETHODS: In our study using a retrospective descriptive design, a convenience sample of 54 postpartum women aged 19 to 43 years voluntarily completed a demographic questionnaire and the Eating Disorder Inventory-3 (EDI-3) before discharge from the hospital. Medical records were reviewed for documented eating disorders.\nRESULTS: Fifteen women (27.8%) had scores on the EDI-3 indicating that they had psychological and behavioral traits associated with eating disorders. One (1.85%) of the 54 participants' medical records listed a history of an eating disorder.\nDISCUSSION: Exploration of self-report symptoms associated with eating disorders during pregnancy warrants further investigation. Health professionals providing care to pregnant women should assess all clients for eating disorders throughout pregnancy and the postpartum period, regardless of history.","container-title":"Journal of Midwifery &amp; Women's Health","DOI":"10.1111/j.1542-2011.2011.00089.x","ISSN":"1542-2011","issue":"1","journalAbbreviation":"J Midwifery Womens Health","language":"eng","note":"PMID: 22251914","page":"61-66","source":"PubMed","title":"Psychological and behavioral traits associated with eating disorders and pregnancy: a pilot study","title-short":"Psychological and behavioral traits associated with eating disorders and pregnancy","volume":"57","author":[{"family":"Broussard","given":"Brenda"}],"issued":{"date-parts":[["2012",2]]}}}],"schema":"https://github.com/citation-style-language/schema/raw/master/csl-citation.json"} </w:instrText>
      </w:r>
      <w:r w:rsidRPr="0074169B">
        <w:rPr>
          <w:sz w:val="24"/>
          <w:szCs w:val="24"/>
        </w:rPr>
        <w:fldChar w:fldCharType="separate"/>
      </w:r>
      <w:r w:rsidR="00F3027C" w:rsidRPr="0074169B">
        <w:rPr>
          <w:sz w:val="24"/>
          <w:szCs w:val="24"/>
          <w:vertAlign w:val="superscript"/>
        </w:rPr>
        <w:t>13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Although the prevalence of a full syndrome eating disorder is less common during pregnancy, disordered eating behaviors and tendencies seem to exist within the context of pregnancy.</w:t>
      </w:r>
    </w:p>
    <w:p w14:paraId="21BA23D8" w14:textId="5B469532"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Both eating disorders (ED) and disordered eating (DE) are implicated in negative health outcomes for pregnant individuals and their children. A recent systematic review found that 1 out of 20 pregnant individuals are at risk for an ED during pregnancy, where 40% were concerned about their weight during pregnancy </w:t>
      </w:r>
      <w:r w:rsidRPr="0074169B">
        <w:rPr>
          <w:sz w:val="24"/>
          <w:szCs w:val="24"/>
        </w:rPr>
        <w:fldChar w:fldCharType="begin"/>
      </w:r>
      <w:r w:rsidR="00F3027C" w:rsidRPr="0074169B">
        <w:rPr>
          <w:sz w:val="24"/>
          <w:szCs w:val="24"/>
        </w:rPr>
        <w:instrText xml:space="preserve"> ADDIN ZOTERO_ITEM CSL_CITATION {"citationID":"hPw1fXGr","properties":{"formattedCitation":"\\super 14\\nosupersub{}","plainCitation":"14","noteIndex":0},"citationItems":[{"id":913,"uris":["http://zotero.org/users/5988853/items/G3P6X6XG"],"itemData":{"id":913,"type":"article-journal","abstract":"Background: Pregnancy is a stage associated with various biopsychosocial changes. These changes, along with concerns about keeping an adequate weight, can modulate an individual's risk for psychological disorders, especially eating disorders (EDs). The aim of this review was to investigate the prevalence, associated risks, and consequences of eating disorders in pregnancy and in breastfeeding mothers. Materials and Methods: A systematic review was carried out following the PRISMA guidelines in the scientific databases: PubMed, Web of Science, Scopus, and PsycINFO. Search terms related to EDs, pregnancy, and breastfeeding were used. The evaluation of the methodological quality of the studies was carried out using different scales; CASP (Checklist for Cohort Study), NICE (Methodology Checklist for Cohort Study), ARHQ (Methodology Checklist for Cross-Sectional), and NOS (Newcastle-Ottawa Scale for Cohort). Results: From 2920 studies, 16 were selected to study EDs in pregnant women and 2 studies in nursing mothers. Most of the studies used questionnaires and scales as tools for the diagnosis of EDs. Binge eating, anxiety, and depression were the most common comorbidities of EDs, accompanied in most cases by excessive concern about weight gain. The consequences of EDs are diverse. The prevalence of EDs in this population is estimated to be 1 out of 20. Conclusions: Eating disorders are related to anxiety and depression and have negative consequences for both mothers and fetuses (cesarean, miscarriages, premature births). More research on the field to determine the risk factors for EDs in the population of pregnant and lactating women is needed.","container-title":"Medicina (Kaunas, Lithuania)","DOI":"10.3390/medicina56070352","ISSN":"1648-9144","issue":"7","journalAbbreviation":"Medicina (Kaunas)","language":"eng","note":"PMID: 32679923\nPMCID: PMC7404459","page":"352","source":"PubMed","title":"Eating Disorders in Pregnant and Breastfeeding Women: A Systematic Review","title-short":"Eating Disorders in Pregnant and Breastfeeding Women","volume":"56","author":[{"family":"Martínez-Olcina","given":"María"},{"family":"Rubio-Arias","given":"Jacobo A."},{"family":"Reche-García","given":"Cristina"},{"family":"Leyva-Vela","given":"Belén"},{"family":"Hernández-García","given":"María"},{"family":"Hernández-Morante","given":"Juan José"},{"family":"Martínez-Rodríguez","given":"Alejandro"}],"issued":{"date-parts":[["2020",7,15]]}}}],"schema":"https://github.com/citation-style-language/schema/raw/master/csl-citation.json"} </w:instrText>
      </w:r>
      <w:r w:rsidRPr="0074169B">
        <w:rPr>
          <w:sz w:val="24"/>
          <w:szCs w:val="24"/>
        </w:rPr>
        <w:fldChar w:fldCharType="separate"/>
      </w:r>
      <w:r w:rsidR="00F3027C" w:rsidRPr="0074169B">
        <w:rPr>
          <w:sz w:val="24"/>
          <w:szCs w:val="24"/>
          <w:vertAlign w:val="superscript"/>
        </w:rPr>
        <w:t>14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Among individuals who did not have a diagnosed eating disorder, worry over gestational weight gain was associated with greater GWG, greater child birth weight, greater likelihood for LGA infants and smaller likelihood for SGA infants </w:t>
      </w:r>
      <w:r w:rsidRPr="0074169B">
        <w:rPr>
          <w:sz w:val="24"/>
          <w:szCs w:val="24"/>
        </w:rPr>
        <w:fldChar w:fldCharType="begin"/>
      </w:r>
      <w:r w:rsidR="00F3027C" w:rsidRPr="0074169B">
        <w:rPr>
          <w:sz w:val="24"/>
          <w:szCs w:val="24"/>
        </w:rPr>
        <w:instrText xml:space="preserve"> ADDIN ZOTERO_ITEM CSL_CITATION {"citationID":"yzi48RxF","properties":{"formattedCitation":"\\super 15\\nosupersub{}","plainCitation":"15","noteIndex":0},"citationItems":[{"id":698,"uris":["http://zotero.org/users/5988853/items/54UDZ925"],"itemData":{"id":698,"type":"article-journal","abstract":"OBJECTIVE: To explore attitudes toward weight gain during pregnancy in women with and without eating disorders and across eating disorder subtypes, and to examine associations among weight-gain attitudes and actual gestational weight gain, infant birth weight, and infant size-for-gestational-age.\nMETHOD: Pregnant women (35,929) enrolled in the prospective population-based Norwegian mother and child cohort study (MoBa) provided information at approximately week 18 of gestation regarding eating disorders and weight gain attitudes. We explored these variables in women with anorexia nervosa, bulimia nervosa, eating disorder not otherwise specified, purging type, and binge eating disorder (BED).\nRESULTS: The presence of an eating disorderly was associated with greater worry over gestational weight gain. In women without eating disorders, greater worry was associated with higher gestational weight gain, higher infant weights, greater likelihood of a large-for-gestational-age infant, and reduced likelihood of a small-for-gestational-age infant. Women with BED who reported greater worry also experienced higher weight gains during pregnancy.\nDISCUSSION: Women with eating disorders tend to experience weight-gain-related worry during pregnancy. Early worry about gestational weight-gain may be a harbinger of high gestational gain.","container-title":"The International Journal of Eating Disorders","DOI":"10.1002/eat.20632","ISSN":"1098-108X","issue":"5","journalAbbreviation":"Int J Eat Disord","language":"eng","note":"PMID: 19115369\nPMCID: PMC2696571","page":"394-401","source":"PubMed","title":"Attitudes toward weight gain during pregnancy: results from the Norwegian mother and child cohort study (MoBa)","title-short":"Attitudes toward weight gain during pregnancy","volume":"42","author":[{"family":"Swann","given":"Rebecca A."},{"family":"Von Holle","given":"Ann"},{"family":"Torgersen","given":"Leila"},{"family":"Gendall","given":"Kelly"},{"family":"Reichborn-Kjennerud","given":"Ted"},{"family":"Bulik","given":"Cynthia M."}],"issued":{"date-parts":[["2009",7]]}}}],"schema":"https://github.com/citation-style-language/schema/raw/master/csl-citation.json"} </w:instrText>
      </w:r>
      <w:r w:rsidRPr="0074169B">
        <w:rPr>
          <w:sz w:val="24"/>
          <w:szCs w:val="24"/>
        </w:rPr>
        <w:fldChar w:fldCharType="separate"/>
      </w:r>
      <w:r w:rsidR="00F3027C" w:rsidRPr="0074169B">
        <w:rPr>
          <w:sz w:val="24"/>
          <w:szCs w:val="24"/>
          <w:vertAlign w:val="superscript"/>
        </w:rPr>
        <w:t>15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Because the type of eating disorder that an individual may have affects the outcomes associated with the disorder, many studies have found differing negative health consequences. Children born to individuals with bulimia nervosa (BN) and eating disorders not otherwise specified (EDNOS) postpartum were smaller, both in terms of weight for length and weight for age, and </w:t>
      </w:r>
      <w:r w:rsidRPr="0074169B">
        <w:rPr>
          <w:rFonts w:ascii="Times New Roman" w:eastAsia="Times New Roman" w:hAnsi="Times New Roman" w:cs="Times New Roman"/>
          <w:sz w:val="24"/>
          <w:szCs w:val="24"/>
        </w:rPr>
        <w:lastRenderedPageBreak/>
        <w:t xml:space="preserve">are more highly sensitive to their children’s shape </w:t>
      </w:r>
      <w:r w:rsidRPr="0074169B">
        <w:rPr>
          <w:sz w:val="24"/>
          <w:szCs w:val="24"/>
        </w:rPr>
        <w:fldChar w:fldCharType="begin"/>
      </w:r>
      <w:r w:rsidR="00F3027C" w:rsidRPr="0074169B">
        <w:rPr>
          <w:sz w:val="24"/>
          <w:szCs w:val="24"/>
        </w:rPr>
        <w:instrText xml:space="preserve"> ADDIN ZOTERO_ITEM CSL_CITATION {"citationID":"j22dVl0j","properties":{"formattedCitation":"\\super 16\\nosupersub{}","plainCitation":"16","noteIndex":0},"citationItems":[{"id":703,"uris":["http://zotero.org/users/5988853/items/LD7DAHIF"],"itemData":{"id":703,"type":"article-journal","abstract":"There is evidence of growth faltering in infants of mothers with eating disorders. The aim of the current study was to examine whether this is a specific relationship. Thus, the infants of mothers with eating disorders were compared with infants of mothers with post-natal depression and a large comparison group. This study also aimed to explore possible mechanisms whereby growth disturbance comes about. It was found that the infants of mothers with eating disorders were smaller, both in terms of weight for length and weight for age, than either comparison group infants or infants of mothers with post-natal depression. There was little evidence, however, that mothers with eating disorders preferred smaller children or were dissatisfied with their children's shape or that they misperceived their children's size. On the contrary these mothers seemed highly sensitive to their children's shape and, compared with the other two groups, were more likely to judge their children's size accurately. None of these maternal measures significantly predicted the child's growth. The mechanism whereby growth disturbance arises in the context of eating disorders does not appear to be by means of a direct extension of the maternal psychopathology to the infant.","container-title":"Psychological Medicine","DOI":"10.1017/s0033291700035649","ISSN":"0033-2917","issue":"3","journalAbbreviation":"Psychol Med","language":"eng","note":"PMID: 8733215","page":"569-574","source":"PubMed","title":"Infant growth in the context of maternal eating disorders and maternal depression: a comparative study","title-short":"Infant growth in the context of maternal eating disorders and maternal depression","volume":"26","author":[{"family":"Stein","given":"A."},{"family":"Murray","given":"L."},{"family":"Cooper","given":"P."},{"family":"Fairburn","given":"C. G."}],"issued":{"date-parts":[["1996",5]]}}}],"schema":"https://github.com/citation-style-language/schema/raw/master/csl-citation.json"} </w:instrText>
      </w:r>
      <w:r w:rsidRPr="0074169B">
        <w:rPr>
          <w:sz w:val="24"/>
          <w:szCs w:val="24"/>
        </w:rPr>
        <w:fldChar w:fldCharType="separate"/>
      </w:r>
      <w:r w:rsidR="00F3027C" w:rsidRPr="0074169B">
        <w:rPr>
          <w:sz w:val="24"/>
          <w:szCs w:val="24"/>
          <w:vertAlign w:val="superscript"/>
        </w:rPr>
        <w:t>16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where studies looking at individuals with anorexia nervosa (AN) found their children had small birth length and individuals with binge eating disorder (BED) had an increased risk of LGA infant</w:t>
      </w:r>
      <w:r w:rsidR="00D63D18">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{"citationID":"4aQ33SNY","properties":{"formattedCitation":"\\super 17\\nosupersub{}","plainCitation":"17","noteIndex":0},"citationItems":[{"id":900,"uris":["http://zotero.org/users/5988853/items/Q224KEAC"],"itemData":{"id":900,"type":"article-journal","abstract":"Previous studies of the relationship between maternal eating disorders and adverse perinatal outcomes have failed to control for familial transmission of perinatal phenotypes, which may confound the reported association. In a unique design afforded by the Norwegian Mother and Child Cohort Study and Medical Birth Registry of Norway, we linked three generations through birth register records and maternal-reported survey data to investigate whether maternal eating disorders increase risk after parsing out the contribution of familial transmission of perinatal phenotypes. The samples were 70,881 pregnancies in grandmother-mother-child triads for analyses concerning eating disorder exposure during pregnancy and 52,348 for analyses concerning lifetime maternal eating disorder exposure. As hypothesized, eating disorders predicted a higher incidence of perinatal complications even after adjusting for grandmaternal perinatal phenotypes. For example, anorexia nervosa immediately prior to pregnancy was associated with smaller birth length (relative risk = 1.62; 95% CI [1.20, 2.14]), bulimia nervosa with induced labor (relative risk = 1.21; 95% CI [1.07, 1.36]), and binge-eating disorder with several delivery complications, larger birth length (relative risk = 1.25; 95% CI [1.17, 1.34]), and large-for-gestational-age (relative risk = 1.04; 95% CI [1.01, 1.06]). Maternal pregravid body mass index and gestational weight mediated most associations. Our results support that exposure to eating disorders increases the risk for negative health outcomes in pregnant women and their babies. (PsycINFO Database Record","container-title":"Journal of Abnormal Psychology","DOI":"10.1037/abn0000241","ISSN":"1939-1846","issue":"5","journalAbbreviation":"J Abnorm Psychol","language":"eng","note":"PMID: 28691845\nPMCID: PMC5505270","page":"552-564","source":"PubMed","title":"Maternal eating disorders and perinatal outcomes: A three-generation study in the Norwegian Mother and Child Cohort Study","title-short":"Maternal eating disorders and perinatal outcomes","volume":"126","author":[{"family":"Watson","given":"Hunna J."},{"family":"Zerwas","given":"Stephanie"},{"family":"Torgersen","given":"Leila"},{"family":"Gustavson","given":"Kristin"},{"family":"Diemer","given":"Elizabeth W."},{"family":"Knudsen","given":"Gun Peggy"},{"family":"Reichborn-Kjennerud","given":"Ted"},{"family":"Bulik","given":"Cynthia M."}],"issued":{"date-parts":[["2017",7]]}}}],"schema":"https://github.com/citation-style-language/schema/raw/master/csl-citation.json"} </w:instrText>
      </w:r>
      <w:r w:rsidRPr="0074169B">
        <w:rPr>
          <w:sz w:val="24"/>
          <w:szCs w:val="24"/>
        </w:rPr>
        <w:fldChar w:fldCharType="separate"/>
      </w:r>
      <w:r w:rsidR="00F3027C" w:rsidRPr="0074169B">
        <w:rPr>
          <w:sz w:val="24"/>
          <w:szCs w:val="24"/>
          <w:vertAlign w:val="superscript"/>
        </w:rPr>
        <w:t>17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When examining specific eating disorder pathologies, pregnant people with frequent </w:t>
      </w:r>
      <w:r w:rsidR="00644F84">
        <w:rPr>
          <w:rFonts w:ascii="Times New Roman" w:eastAsia="Times New Roman" w:hAnsi="Times New Roman" w:cs="Times New Roman"/>
          <w:sz w:val="24"/>
          <w:szCs w:val="24"/>
        </w:rPr>
        <w:t>loss of control eating (</w:t>
      </w:r>
      <w:r w:rsidRPr="0074169B">
        <w:rPr>
          <w:rFonts w:ascii="Times New Roman" w:eastAsia="Times New Roman" w:hAnsi="Times New Roman" w:cs="Times New Roman"/>
          <w:sz w:val="24"/>
          <w:szCs w:val="24"/>
        </w:rPr>
        <w:t>LOC</w:t>
      </w:r>
      <w:r w:rsidR="00644F8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had higher GWG compared to pregnant people with no LOC eating </w:t>
      </w:r>
      <w:r w:rsidRPr="0074169B">
        <w:rPr>
          <w:sz w:val="24"/>
          <w:szCs w:val="24"/>
        </w:rPr>
        <w:fldChar w:fldCharType="begin"/>
      </w:r>
      <w:r w:rsidR="00F3027C" w:rsidRPr="0074169B">
        <w:rPr>
          <w:sz w:val="24"/>
          <w:szCs w:val="24"/>
        </w:rPr>
        <w:instrText xml:space="preserve"> ADDIN ZOTERO_ITEM CSL_CITATION {"citationID":"FwI4Ibx7","properties":{"formattedCitation":"\\super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In fact, pregnant people who had frequent LOC e</w:t>
      </w:r>
      <w:r w:rsidR="00644F84">
        <w:rPr>
          <w:rFonts w:ascii="Times New Roman" w:eastAsia="Times New Roman" w:hAnsi="Times New Roman" w:cs="Times New Roman"/>
          <w:sz w:val="24"/>
          <w:szCs w:val="24"/>
        </w:rPr>
        <w:t>ating</w:t>
      </w:r>
      <w:r w:rsidRPr="0074169B">
        <w:rPr>
          <w:rFonts w:ascii="Times New Roman" w:eastAsia="Times New Roman" w:hAnsi="Times New Roman" w:cs="Times New Roman"/>
          <w:sz w:val="24"/>
          <w:szCs w:val="24"/>
        </w:rPr>
        <w:t xml:space="preserve"> had a 3-fold increased odds of gaining more weight than the </w:t>
      </w:r>
      <w:r w:rsidR="001F41C3">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t>
      </w:r>
      <w:r w:rsidRPr="0074169B">
        <w:rPr>
          <w:sz w:val="24"/>
          <w:szCs w:val="24"/>
        </w:rPr>
        <w:fldChar w:fldCharType="begin"/>
      </w:r>
      <w:r w:rsidR="00F3027C" w:rsidRPr="0074169B">
        <w:rPr>
          <w:sz w:val="24"/>
          <w:szCs w:val="24"/>
        </w:rPr>
        <w:instrText xml:space="preserve"> ADDIN ZOTERO_ITEM CSL_CITATION {"citationID":"xbHRSYf3","properties":{"formattedCitation":"\\super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b/>
          <w:sz w:val="24"/>
          <w:szCs w:val="24"/>
        </w:rPr>
        <w:t xml:space="preserve">. </w:t>
      </w:r>
      <w:r w:rsidRPr="0074169B">
        <w:rPr>
          <w:rFonts w:ascii="Times New Roman" w:eastAsia="Times New Roman" w:hAnsi="Times New Roman" w:cs="Times New Roman"/>
          <w:sz w:val="24"/>
          <w:szCs w:val="24"/>
        </w:rPr>
        <w:t xml:space="preserve">Other eating disorder pathologies, like body image, self-efficacy, attitudes toward weight gain, binge eating and dietary restraint </w:t>
      </w:r>
      <w:r w:rsidR="001F41C3">
        <w:rPr>
          <w:rFonts w:ascii="Times New Roman" w:eastAsia="Times New Roman" w:hAnsi="Times New Roman" w:cs="Times New Roman"/>
          <w:sz w:val="24"/>
          <w:szCs w:val="24"/>
        </w:rPr>
        <w:t>have been shown to be</w:t>
      </w:r>
      <w:r w:rsidRPr="0074169B">
        <w:rPr>
          <w:rFonts w:ascii="Times New Roman" w:eastAsia="Times New Roman" w:hAnsi="Times New Roman" w:cs="Times New Roman"/>
          <w:sz w:val="24"/>
          <w:szCs w:val="24"/>
        </w:rPr>
        <w:t xml:space="preserve"> predictors of excessive GWG </w:t>
      </w:r>
      <w:r w:rsidRPr="0074169B">
        <w:rPr>
          <w:sz w:val="24"/>
          <w:szCs w:val="24"/>
        </w:rPr>
        <w:fldChar w:fldCharType="begin"/>
      </w:r>
      <w:r w:rsidR="00F3027C" w:rsidRPr="0074169B">
        <w:rPr>
          <w:sz w:val="24"/>
          <w:szCs w:val="24"/>
        </w:rPr>
        <w:instrText xml:space="preserve"> ADDIN ZOTERO_ITEM CSL_CITATION {"citationID":"begrNpgk","properties":{"formattedCitation":"\\super 19\\uc0\\u8211{}21\\nosupersub{}","plainCitation":"19–21","noteIndex":0},"citationItems":[{"id":692,"uris":["http://zotero.org/users/5988853/items/2WEST7WZ"],"itemData":{"id":692,"type":"article-journal","abstract":"The identification and measurement of psychosocial factors that are specific to pregnancy and relevant to gestational weight gain is a challenging task. Given the general lack of availability of pregnancy-specific psychosocial assessment instruments, the aim of this study was to develop a short-form psychosocial assessment tool for the detection of women at risk of excessive gestational weight gain with research and clinical practice applications. A staged scale reduction analysis of the weight-related behaviours questionnaire was conducted amongst a sample of 159 Australian pregnant women participating in the Women and Their Children's Health (WATCH) pregnancy cohort study. Exploratory factor analysis, univariate logistic regression, and item response theory techniques were used to derive the minimum and most predictive questions for inclusion in the short-form assessment tool. Of the total 49 questionnaire items, 11 items, all 4 body image items, n = 4 attitudes towards weight gain, and n = 3 self-efficacy items, were retained as the strongest predictors of excessive gestational weight gain. These within-scale items were highly correlated, exhibiting high item information function value statistics, and were observed to have high probability (p &lt; 0.05) for excessive gestational weight gain, in the univariate analysis. The short-form questionnaire may assist with the development of tailored health promotion interventions to support women psychologically and physiologically to optimise their pregnancy weight gain. Confirmatory factor analysis is now required.","container-title":"International Journal of Environmental Research and Public Health","DOI":"10.3390/ijerph18189522","ISSN":"1660-4601","issue":"18","journalAbbreviation":"Int J Environ Res Public Health","language":"eng","note":"PMID: 34574447\nPMCID: PMC8472452","page":"9522","source":"PubMed","title":"Translation of the Weight-Related Behaviours Questionnaire into a Short-Form Psychosocial Assessment Tool for the Detection of Women at Risk of Excessive Gestational Weight Gain","volume":"18","author":[{"family":"Fealy","given":"Shanna"},{"family":"Leigh","given":"Lucy"},{"family":"Hazelton","given":"Michael"},{"family":"Attia","given":"John"},{"family":"Foureur","given":"Maralyn"},{"family":"Oldmeadow","given":"Christopher"},{"family":"Collins","given":"Clare E."},{"family":"Smith","given":"Roger"},{"family":"Hure","given":"Alexis J."}],"issued":{"date-parts":[["2021",9,9]]}}},{"id":606,"uris":["http://zotero.org/users/5988853/items/SKC33Z9B"],"itemData":{"id":606,"type":"article-journal","abstract":"OBJECTIVE: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R."}],"issued":{"date-parts":[["2008",10]]}}}],"schema":"https://github.com/citation-style-language/schema/raw/master/csl-citation.json"} </w:instrText>
      </w:r>
      <w:r w:rsidRPr="0074169B">
        <w:rPr>
          <w:sz w:val="24"/>
          <w:szCs w:val="24"/>
        </w:rPr>
        <w:fldChar w:fldCharType="separate"/>
      </w:r>
      <w:r w:rsidR="00F3027C" w:rsidRPr="0074169B">
        <w:rPr>
          <w:sz w:val="24"/>
          <w:szCs w:val="24"/>
          <w:vertAlign w:val="superscript"/>
        </w:rPr>
        <w:t>19–21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Disordered eating scores have also been shown to increase with an increase in BMI, and as GWG compared to NAM guidelines move from inadequate to excessive GWG </w:t>
      </w:r>
      <w:r w:rsidRPr="0074169B">
        <w:rPr>
          <w:sz w:val="24"/>
          <w:szCs w:val="24"/>
        </w:rPr>
        <w:fldChar w:fldCharType="begin"/>
      </w:r>
      <w:r w:rsidR="00F3027C" w:rsidRPr="0074169B">
        <w:rPr>
          <w:sz w:val="24"/>
          <w:szCs w:val="24"/>
        </w:rPr>
        <w:instrText xml:space="preserve"> ADDIN ZOTERO_ITEM CSL_CITATION {"citationID":"43xKtijV","properties":{"formattedCitation":"\\super 22,23\\nosupersub{}","plainCitation":"22,23","noteIndex":0},"citationItems":[{"id":701,"uris":["http://zotero.org/users/5988853/items/KR986LI5"],"itemData":{"id":701,"type":"article-journal","abstract":"Objective: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schema":"https://github.com/citation-style-language/schema/raw/master/csl-citation.json"} </w:instrText>
      </w:r>
      <w:r w:rsidRPr="0074169B">
        <w:rPr>
          <w:sz w:val="24"/>
          <w:szCs w:val="24"/>
        </w:rPr>
        <w:fldChar w:fldCharType="separate"/>
      </w:r>
      <w:r w:rsidR="00F3027C" w:rsidRPr="0074169B">
        <w:rPr>
          <w:sz w:val="24"/>
          <w:szCs w:val="24"/>
          <w:vertAlign w:val="superscript"/>
        </w:rPr>
        <w:t>22,23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Higher eating disorder tendencies during pregnancy are also associated with an increase in disordered eating postpartum </w:t>
      </w:r>
      <w:r w:rsidRPr="0074169B">
        <w:rPr>
          <w:sz w:val="24"/>
          <w:szCs w:val="24"/>
        </w:rPr>
        <w:fldChar w:fldCharType="begin"/>
      </w:r>
      <w:r w:rsidR="00F3027C" w:rsidRPr="0074169B">
        <w:rPr>
          <w:sz w:val="24"/>
          <w:szCs w:val="24"/>
        </w:rPr>
        <w:instrText xml:space="preserve"> ADDIN ZOTERO_ITEM CSL_CITATION {"citationID":"lPyhAzwI","properties":{"formattedCitation":"\\super 24\\nosupersub{}","plainCitation":"24","noteIndex":0},"citationItems":[{"id":911,"uris":["http://zotero.org/users/5988853/items/NEY2MFCB"],"itemData":{"id":911,"type":"article-journal","abstract":"OBJECTIVE: Although eating disorders in pregnancy have been studied extensively, little research attention has been given to disordered eating. The objectives of the present study were to determine the prevalence and levels of disordered eating in the perinatal period, and to identify risk factors and adverse outcomes of disordered eating during pregnancy.\nMETHOD: A prospective longitudinal design with a quantitative approach was adopted. A consecutive sample of 1,470 Chinese pregnant women from hospitals in Hong Kong was assessed using standardized instruments at five time points from the first trimester to 6 months postpartum.\nRESULTS: The levels of disordered eating changed significantly across trimesters. Higher levels of disordered eating in pregnancy were significantly associated with higher levels of disordered eating at 6 weeks and 6 months postpartum, greater anxiety and depressive symptoms, lower 1-min Apgar scores, and abnormal birth weight.\nDISCUSSION: The present study pointed to the need for more research and clinical attention to antenatal disordered eating given that it is associated with anxiety, depression, postpartum disordered eating and obstetric outcomes.","container-title":"The International Journal of Eating Disorders","DOI":"10.1002/eat.23065","ISSN":"1098-108X","issue":"6","journalAbbreviation":"Int J Eat Disord","language":"eng","note":"PMID: 30821851","page":"652-658","source":"PubMed","title":"Course, risk factors, and adverse outcomes of disordered eating in pregnancy","volume":"52","author":[{"family":"Chan","given":"Chui Yi"},{"family":"Lee","given":"Antoinette M."},{"family":"Koh","given":"Yee Woen"},{"family":"Lam","given":"Siu Keung"},{"family":"Lee","given":"Chin Peng"},{"family":"Leung","given":"Kwok Yin"},{"family":"Tang","given":"Catherine So Kum"}],"issued":{"date-parts":[["2019",6]]}}}],"schema":"https://github.com/citation-style-language/schema/raw/master/csl-citation.json"} </w:instrText>
      </w:r>
      <w:r w:rsidRPr="0074169B">
        <w:rPr>
          <w:sz w:val="24"/>
          <w:szCs w:val="24"/>
        </w:rPr>
        <w:fldChar w:fldCharType="separate"/>
      </w:r>
      <w:r w:rsidR="00F3027C" w:rsidRPr="0074169B">
        <w:rPr>
          <w:sz w:val="24"/>
          <w:szCs w:val="24"/>
          <w:vertAlign w:val="superscript"/>
        </w:rPr>
        <w:t>24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Body dissatisfaction, a common eating disorder pathology that occurs postpartum, was also found to be correlated with depression and self-esteem issues </w:t>
      </w:r>
      <w:r w:rsidRPr="0074169B">
        <w:rPr>
          <w:sz w:val="24"/>
          <w:szCs w:val="24"/>
        </w:rPr>
        <w:fldChar w:fldCharType="begin"/>
      </w:r>
      <w:r w:rsidR="00F3027C" w:rsidRPr="0074169B">
        <w:rPr>
          <w:sz w:val="24"/>
          <w:szCs w:val="24"/>
        </w:rPr>
        <w:instrText xml:space="preserve"> ADDIN ZOTERO_ITEM CSL_CITATION {"citationID":"jsNJP5gu","properties":{"formattedCitation":"\\super 25\\nosupersub{}","plainCitation":"25","noteIndex":0},"citationItems":[{"id":685,"uris":["http://zotero.org/users/5988853/items/D5CCM2NS"],"itemData":{"id":685,"type":"article-journal","abstract":"Pregnancy and childbirth result in dramatic changes in a woman's body shape, which can be associated with body image concerns. To date, however, little is known about how sociocultural factors may influence body dissatisfaction in postpartum women. This study aimed to test a sociocultural model of body image and eating concerns among a sample of postpartum women. A sample of N=474 women, mean (SD) age=30.6 (4.8), having given birth during the last year, completed an online survey and reported on sociocultural pressures from media, peers, family and partners, thin-ideal internalization, appearance comparison, body dissatisfaction, and psychological functioning. Structural equation modeling analyses revealed a good fit to the data, χ2 (49)=220.20, p&lt;.001, RMSEA=.086, CFI=.93. Findings suggest that women experience strong sociocultural pressures to attain unrealistic body shapes/sizes during the post-pregnancy period, contributing to their body image concerns.","container-title":"Body Image","DOI":"10.1016/j.bodyim.2017.12.001","ISSN":"1873-6807","journalAbbreviation":"Body Image","language":"eng","note":"PMID: 29258016","page":"44-54","source":"PubMed","title":"Exploring the Tripartite Influence Model of body dissatisfaction in postpartum women","volume":"24","author":[{"family":"Lovering","given":"Meghan E."},{"family":"Rodgers","given":"Rachel F."},{"family":"George","given":"Jessica Edwards"},{"family":"Franko","given":"Debra L."}],"issued":{"date-parts":[["2018",3]]}}}],"schema":"https://github.com/citation-style-language/schema/raw/master/csl-citation.json"} </w:instrText>
      </w:r>
      <w:r w:rsidRPr="0074169B">
        <w:rPr>
          <w:sz w:val="24"/>
          <w:szCs w:val="24"/>
        </w:rPr>
        <w:fldChar w:fldCharType="separate"/>
      </w:r>
      <w:r w:rsidR="00F3027C" w:rsidRPr="0074169B">
        <w:rPr>
          <w:sz w:val="24"/>
          <w:szCs w:val="24"/>
          <w:vertAlign w:val="superscript"/>
        </w:rPr>
        <w:t>25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which has been shown to lead to issues with breastfeeding </w:t>
      </w:r>
      <w:r w:rsidRPr="0074169B">
        <w:rPr>
          <w:sz w:val="24"/>
          <w:szCs w:val="24"/>
        </w:rPr>
        <w:fldChar w:fldCharType="begin"/>
      </w:r>
      <w:r w:rsidR="00F3027C" w:rsidRPr="0074169B">
        <w:rPr>
          <w:sz w:val="24"/>
          <w:szCs w:val="24"/>
        </w:rPr>
        <w:instrText xml:space="preserve"> ADDIN ZOTERO_ITEM CSL_CITATION {"citationID":"cqDVJeVU","properties":{"formattedCitation":"\\super 26\\nosupersub{}","plainCitation":"26","noteIndex":0},"citationItems":[{"id":687,"uris":["http://zotero.org/users/5988853/items/YUW3VTEN"],"itemData":{"id":687,"type":"article-journal","abstract":"This paper examines the areas of psychological and physiological concern when working with patients who have eating disorders as they move through the postpartum period. These concerns include infant feeding, maternal-child bonding, and postpartum adjustment. The combination of psychological stressors of new motherhood and body image concerns intensified by the residual bodily changes of pregnancy may predispose women to have an exacerbation in eating disordered symptoms as well as the development of postpartum mood disorders. Depression can lead mothers to be nonresponsive, inconsistent, or rejecting of the infant, placing the mother-baby attachment at risk. The added existence of an eating disorder compounds these risks, with medical and psychological risks becoming increasingly apparent. Healthcare providers (e.g., primary care physician, obstetric provider) are more likely to have contact with women during the postpartum period, making such providers instrumental in the screening and referral process. A multidisciplinary approach is recommended for treating eating disorders and related conditions. Unfortunately, there is little information about the efficacy and appropriateness of standard eating disorder treatments for women in the postpartum period. In addition to reviewing the literature, guidance is offered on how to assess and treat patients with eating disorders in general as well as considerations specific to the postpartum period.","container-title":"Journal of Women's Health (2002)","DOI":"10.1089/jwh.2007.0550","ISSN":"1540-9996","issue":"2","journalAbbreviation":"J Womens Health (Larchmt)","language":"eng","note":"PMID: 18321174","page":"227-239","source":"PubMed","title":"The reciprocal effects of eating disorders and the postpartum period: a review of the literature and recommendations for clinical care","title-short":"The reciprocal effects of eating disorders and the postpartum period","volume":"17","author":[{"family":"Astrachan-Fletcher","given":"Ellen"},{"family":"Veldhuis","given":"Cindy"},{"family":"Lively","given":"Nikki"},{"family":"Fowler","given":"Cynthia"},{"family":"Marcks","given":"Brook"}],"issued":{"date-parts":[["2008",3]]}}}],"schema":"https://github.com/citation-style-language/schema/raw/master/csl-citation.json"} </w:instrText>
      </w:r>
      <w:r w:rsidRPr="0074169B">
        <w:rPr>
          <w:sz w:val="24"/>
          <w:szCs w:val="24"/>
        </w:rPr>
        <w:fldChar w:fldCharType="separate"/>
      </w:r>
      <w:r w:rsidR="00F3027C" w:rsidRPr="0074169B">
        <w:rPr>
          <w:sz w:val="24"/>
          <w:szCs w:val="24"/>
          <w:vertAlign w:val="superscript"/>
        </w:rPr>
        <w:t>26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w:t>
      </w:r>
    </w:p>
    <w:p w14:paraId="7CFDD9E0" w14:textId="1C62C7F3"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Another reason why pregnant people may not be meeting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may be due to their own expectations on GWG differing from guidelines, a factor not considered when guidelines were developed. One large study conducted among preconception and pregnant people found that inaccuracies in gestational weight gain knowledge and beliefs are common. Specifically, 12.4% of pregnant and 40.2% of preconception individuals in this study reported expecting to gain less than recommendations, while 43.1% of pregnant and 25.8% of preconception pregnant people expected to gain more than the recommendations, which highlights the fact that pregnant people are not aware or do not agree with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t>
      </w:r>
      <w:r w:rsidRPr="0074169B">
        <w:rPr>
          <w:sz w:val="24"/>
          <w:szCs w:val="24"/>
        </w:rPr>
        <w:fldChar w:fldCharType="begin"/>
      </w:r>
      <w:r w:rsidR="00F3027C" w:rsidRPr="0074169B">
        <w:rPr>
          <w:sz w:val="24"/>
          <w:szCs w:val="24"/>
        </w:rPr>
        <w:instrText xml:space="preserve"> ADDIN ZOTERO_ITEM CSL_CITATION {"citationID":"bRSKW5GH","properties":{"formattedCitation":"\\super 27\\nosupersub{}","plainCitation":"27","noteIndex":0},"citationItems":[{"id":655,"uris":["http://zotero.org/users/5988853/items/4RG73AY6"],"itemData":{"id":655,"type":"article-journal","abstract":"BACKGROUND: Prevention of excessive gestational weight gain during pregnancy is difficult; targeting women before pregnancy may be more effective.\nAIMS: In order to generate knowledge that may influence the development of effective interventions to promote healthy weight in reproductive-aged women, this study aimed to explore knowledge and belief formation regarding gestational weight gain for preconception and pregnant women.\nMATERIALS AND METHODS: Women ≥18 years (preconception n = 265; pregnant women at 16 weeks gestation n = 271) completed questionnaires assessing knowledge and beliefs about gestational weight gain. Responses were categorised according to the 2009 Institute of Medicine gestational weight gain recommendations.\nRESULTS: Preconception women exhibited poorer gestational weight gain knowledge than pregnant women, yet only half of pregnant women reported accurate gestational weight gain knowledge within the Institute of Medicine recommendations. Beliefs about gestational weight gain were also inaccurate for both preconception and pregnant women, with 34.1% of pregnant and 44.6% of preconception women expecting to gain less than recommendations. Gestational weight gain knowledge accounted for about half of the variance in gestational weight gain beliefs.\nCONCLUSIONS: Overall, the large inaccuracies in gestational weight gain knowledge and beliefs reported by both preconception and pregnant women suggest significant gaps in dissemination of gestational weight gain advice throughout the reproductive life phase. Knowledge is an important part of belief formation that can lead to appropriate weight gain. Hence, health professionals and policy makers should actively pursue opportunities to improve gestational weight gain knowledge in reproductive-aged women.","container-title":"The Australian &amp; New Zealand Journal of Obstetrics &amp; Gynaecology","DOI":"10.1111/ajo.12942","ISSN":"1479-828X","issue":"5","journalAbbreviation":"Aust N Z J Obstet Gynaecol","language":"eng","note":"PMID: 30680719","page":"634-640","source":"PubMed","title":"Preconception and antenatal knowledge and beliefs about gestational weight gain","volume":"59","author":[{"family":"Hill","given":"Briony"},{"family":"Hayden","given":"Melissa"},{"family":"McPhie","given":"Skye"},{"family":"Bailey","given":"Cate"},{"family":"Skouteris","given":"Helen"}],"issued":{"date-parts":[["2019",10]]}}}],"schema":"https://github.com/citation-style-language/schema/raw/master/csl-citation.json"} </w:instrText>
      </w:r>
      <w:r w:rsidRPr="0074169B">
        <w:rPr>
          <w:sz w:val="24"/>
          <w:szCs w:val="24"/>
        </w:rPr>
        <w:fldChar w:fldCharType="separate"/>
      </w:r>
      <w:r w:rsidR="00F3027C" w:rsidRPr="0074169B">
        <w:rPr>
          <w:sz w:val="24"/>
          <w:szCs w:val="24"/>
          <w:vertAlign w:val="superscript"/>
        </w:rPr>
        <w:t>27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Another recent study found that pregnant people who were expecting to gain excessively, in relation to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were 52% more likely to gain excessive gestational weight, compared to 38% of people who expected to gain within IOM guidelines </w:t>
      </w:r>
      <w:r w:rsidRPr="0074169B">
        <w:rPr>
          <w:sz w:val="24"/>
          <w:szCs w:val="24"/>
        </w:rPr>
        <w:fldChar w:fldCharType="begin"/>
      </w:r>
      <w:r w:rsidR="00F3027C" w:rsidRPr="0074169B">
        <w:rPr>
          <w:sz w:val="24"/>
          <w:szCs w:val="24"/>
        </w:rPr>
        <w:instrText xml:space="preserve"> ADDIN ZOTERO_ITEM CSL_CITATION {"citationID":"R7Q1PkwW","properties":{"formattedCitation":"\\super 28\\nosupersub{}","plainCitation":"28","noteIndex":0},"citationItems":[{"id":653,"uris":["http://zotero.org/users/5988853/items/P6EDMKWX"],"itemData":{"id":653,"type":"article-journal","abstract":"OBJECTIVE: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E."},{"family":"Andres","given":"Aline"}],"issued":{"date-parts":[["2017",1]]}}}],"schema":"https://github.com/citation-style-language/schema/raw/master/csl-citation.json"} </w:instrText>
      </w:r>
      <w:r w:rsidRPr="0074169B">
        <w:rPr>
          <w:sz w:val="24"/>
          <w:szCs w:val="24"/>
        </w:rPr>
        <w:fldChar w:fldCharType="separate"/>
      </w:r>
      <w:r w:rsidR="00F3027C" w:rsidRPr="0074169B">
        <w:rPr>
          <w:sz w:val="24"/>
          <w:szCs w:val="24"/>
          <w:vertAlign w:val="superscript"/>
        </w:rPr>
        <w:t>28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Furthermore, when pregnant people were asked about their GWG goals and self-reported provider weight gain goals, the proportion of women whose weight gain was within IOM guidelines was not meaningfully different according to whether the goal was within or outside the IOM recommendations, and their actual weight gain was on average 11.5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higher than goals </w:t>
      </w:r>
      <w:r w:rsidRPr="0074169B">
        <w:rPr>
          <w:sz w:val="24"/>
          <w:szCs w:val="24"/>
        </w:rPr>
        <w:fldChar w:fldCharType="begin"/>
      </w:r>
      <w:r w:rsidR="00F3027C" w:rsidRPr="0074169B">
        <w:rPr>
          <w:sz w:val="24"/>
          <w:szCs w:val="24"/>
        </w:rPr>
        <w:instrText xml:space="preserve"> ADDIN ZOTERO_ITEM CSL_CITATION {"citationID":"vSag9nLA","properties":{"formattedCitation":"\\super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F3027C" w:rsidRPr="0074169B">
        <w:rPr>
          <w:rFonts w:ascii="Times New Roman" w:eastAsia="Times New Roman" w:hAnsi="Times New Roman" w:cs="Times New Roman"/>
          <w:sz w:val="24"/>
          <w:szCs w:val="24"/>
        </w:rPr>
        <w:t>Pregnant</w:t>
      </w:r>
      <w:r w:rsidRPr="0074169B">
        <w:rPr>
          <w:rFonts w:ascii="Times New Roman" w:eastAsia="Times New Roman" w:hAnsi="Times New Roman" w:cs="Times New Roman"/>
          <w:sz w:val="24"/>
          <w:szCs w:val="24"/>
        </w:rPr>
        <w:t xml:space="preserve"> individuals continuously do not gain within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weight recommendations, no matter their pre-pregnancy BMI and setting goals to gain within guidelines have not been an effective way to help pregnant individuals gain within guidelines. Few studies to date have examined the alignment between a pregnant person’s expected gestational weight gain, and the actual amount of weight they gain, and whether a misalignment between any of these 2 constructs may uniquely relate to mental health outcomes. A recent study looked at the pathway to postpartum disordered eating, and showed that body dissatisfaction, along with dysfunctional beliefs about motherhood, and negative self-compassion lead to negative affect, which in turn leads to disordered eating </w:t>
      </w:r>
      <w:r w:rsidRPr="0074169B">
        <w:rPr>
          <w:sz w:val="24"/>
          <w:szCs w:val="24"/>
        </w:rPr>
        <w:fldChar w:fldCharType="begin"/>
      </w:r>
      <w:r w:rsidR="00F3027C" w:rsidRPr="0074169B">
        <w:rPr>
          <w:sz w:val="24"/>
          <w:szCs w:val="24"/>
        </w:rPr>
        <w:instrText xml:space="preserve"> ADDIN ZOTERO_ITEM CSL_CITATION {"citationID":"5FeNooBr","properties":{"formattedCitation":"\\super 30\\nosupersub{}","plainCitation":"30","noteIndex":0},"citationItems":[{"id":705,"uris":["http://zotero.org/users/5988853/items/RRPSKMRM"],"itemData":{"id":705,"type":"article-journal","abstract":"The present cross-sectional study tested the affect regulation model of disordered eating for women in the postpartum period, whereby disordered eating is used to cope with psychological distress. Two hundred and two women who had given birth in the last two years completed an online survey of self-report measures of study variables. Path analyses supported the primary hypothesis: negative affect mediated relationships between body dissatisfaction, dysfunctional maternal beliefs, negative components of self-compassion and disordered eating behaviours, particularly binge eating. Results suggest that negative affect plays a central role in postpartum disordered eating. Interventions to address maladaptive emotion regulation strategies, specifically targeting body image distress and self-critical maternal thoughts may improve eating behaviours for this population.","container-title":"Journal of Health Psychology","DOI":"10.1177/1359105321995940","ISSN":"1461-7277","journalAbbreviation":"J Health Psychol","language":"eng","note":"PMID: 33588637","page":"1359105321995940","source":"PubMed","title":"Disordered eating in the postpartum period: Role of psychological distress, body dissatisfaction, dysfunctional maternal beliefs and self-compassion","title-short":"Disordered eating in the postpartum period","author":[{"family":"O'Loghlen","given":"Elyse"},{"family":"Galligan","given":"Roslyn"}],"issued":{"date-parts":[["2021",2,16]]}}}],"schema":"https://github.com/citation-style-language/schema/raw/master/csl-citation.json"} </w:instrText>
      </w:r>
      <w:r w:rsidRPr="0074169B">
        <w:rPr>
          <w:sz w:val="24"/>
          <w:szCs w:val="24"/>
        </w:rPr>
        <w:fldChar w:fldCharType="separate"/>
      </w:r>
      <w:r w:rsidR="00F3027C" w:rsidRPr="0074169B">
        <w:rPr>
          <w:sz w:val="24"/>
          <w:szCs w:val="24"/>
          <w:vertAlign w:val="superscript"/>
        </w:rPr>
        <w:t>30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Beliefs contradicting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gestational weight gain could be providing a similar effect on disordered eating during pregnancy and actual gestational weight gain.</w:t>
      </w:r>
    </w:p>
    <w:p w14:paraId="319C605C" w14:textId="3DC27052"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GWG </w:t>
      </w:r>
      <w:r w:rsidR="008B2026"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remained the key resource guiding pregnant people </w:t>
      </w:r>
      <w:r w:rsidRPr="0074169B">
        <w:rPr>
          <w:rFonts w:ascii="Times New Roman" w:eastAsia="Times New Roman" w:hAnsi="Times New Roman" w:cs="Times New Roman"/>
          <w:sz w:val="24"/>
          <w:szCs w:val="24"/>
        </w:rPr>
        <w:lastRenderedPageBreak/>
        <w:t xml:space="preserve">on the “proper” amount of weight to gain for a healthy child, however despite public health efforts, </w:t>
      </w:r>
      <w:r w:rsidR="00F3027C" w:rsidRPr="0074169B">
        <w:rPr>
          <w:rFonts w:ascii="Times New Roman" w:eastAsia="Times New Roman" w:hAnsi="Times New Roman" w:cs="Times New Roman"/>
          <w:sz w:val="24"/>
          <w:szCs w:val="24"/>
        </w:rPr>
        <w:t>most</w:t>
      </w:r>
      <w:r w:rsidRPr="0074169B">
        <w:rPr>
          <w:rFonts w:ascii="Times New Roman" w:eastAsia="Times New Roman" w:hAnsi="Times New Roman" w:cs="Times New Roman"/>
          <w:sz w:val="24"/>
          <w:szCs w:val="24"/>
        </w:rPr>
        <w:t xml:space="preserve"> pregnant individuals are not following these guidelines. While the literature shows that there is a relationship between disordered eating and gestational weight gain, many studies examine the unidirectional relationship where eating disorders lead to GWG outside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and focus on comparing a pregnant person's weight gain to the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rather than personal expectations. The changes to recommendations over time have not considered the mental health implications of these recommendations on a pregnant person nor a pregnant individual's expectations on weight gain during pregnancy. Neglecting to gather this information could lead to outcomes like disordered eating and could be the reason as to why pregnant individuals continuously do not adhere to guidelines. Therefore, we propose to examine how a pregnant person’s expected gestational weight gain will impact the relationship between their actual GWG and disordered eating outcomes. We hypothesize that a pregnant person who gains more than they expected will experience increased disordered eating at the end of their pregnancy. This information will be extremely valuable to the public health community as disordered eating has many negative health consequences that not only will impact the pregnant person but also their </w:t>
      </w:r>
      <w:r w:rsidR="00F3027C" w:rsidRPr="0074169B">
        <w:rPr>
          <w:rFonts w:ascii="Times New Roman" w:eastAsia="Times New Roman" w:hAnsi="Times New Roman" w:cs="Times New Roman"/>
          <w:sz w:val="24"/>
          <w:szCs w:val="24"/>
        </w:rPr>
        <w:t>child and</w:t>
      </w:r>
      <w:r w:rsidRPr="0074169B">
        <w:rPr>
          <w:rFonts w:ascii="Times New Roman" w:eastAsia="Times New Roman" w:hAnsi="Times New Roman" w:cs="Times New Roman"/>
          <w:sz w:val="24"/>
          <w:szCs w:val="24"/>
        </w:rPr>
        <w:t xml:space="preserve"> may be playing a large role in discrepancies between guidelines and actual weight gain</w:t>
      </w:r>
      <w:r w:rsidR="00CB6411">
        <w:rPr>
          <w:rFonts w:ascii="Times New Roman" w:eastAsia="Times New Roman" w:hAnsi="Times New Roman" w:cs="Times New Roman"/>
          <w:sz w:val="24"/>
          <w:szCs w:val="24"/>
        </w:rPr>
        <w:t>ed</w:t>
      </w:r>
      <w:r w:rsidRPr="0074169B">
        <w:rPr>
          <w:rFonts w:ascii="Times New Roman" w:eastAsia="Times New Roman" w:hAnsi="Times New Roman" w:cs="Times New Roman"/>
          <w:sz w:val="24"/>
          <w:szCs w:val="24"/>
        </w:rPr>
        <w:t xml:space="preserve"> during pregnancy.</w:t>
      </w:r>
    </w:p>
    <w:p w14:paraId="5729782C" w14:textId="77777777" w:rsidR="00F83712" w:rsidRPr="00AF1C73" w:rsidRDefault="00AF1ED5" w:rsidP="00AF1C73">
      <w:pPr>
        <w:pStyle w:val="Heading1"/>
        <w:rPr>
          <w:rFonts w:ascii="Times New Roman" w:hAnsi="Times New Roman" w:cs="Times New Roman"/>
          <w:b/>
          <w:bCs/>
        </w:rPr>
      </w:pPr>
      <w:bookmarkStart w:id="14" w:name="_j8e3n0obpneo"/>
      <w:bookmarkEnd w:id="14"/>
      <w:r w:rsidRPr="00AF1C73">
        <w:rPr>
          <w:rFonts w:ascii="Times New Roman" w:hAnsi="Times New Roman" w:cs="Times New Roman"/>
          <w:b/>
          <w:bCs/>
        </w:rPr>
        <w:t>Methods</w:t>
      </w:r>
    </w:p>
    <w:p w14:paraId="6CF40626" w14:textId="77777777" w:rsidR="00F83712" w:rsidRPr="00AF1C73" w:rsidRDefault="00AF1ED5"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Population</w:t>
      </w:r>
    </w:p>
    <w:p w14:paraId="689CDBA9" w14:textId="6B843901" w:rsidR="00F83712" w:rsidRPr="0074169B" w:rsidRDefault="00AF1ED5">
      <w:pPr>
        <w:pStyle w:val="Standard"/>
        <w:rPr>
          <w:sz w:val="24"/>
          <w:szCs w:val="24"/>
        </w:rPr>
      </w:pPr>
      <w:r w:rsidRPr="0074169B">
        <w:rPr>
          <w:rFonts w:ascii="Times New Roman" w:eastAsia="Times New Roman" w:hAnsi="Times New Roman" w:cs="Times New Roman"/>
          <w:sz w:val="24"/>
          <w:szCs w:val="24"/>
        </w:rPr>
        <w:tab/>
        <w:t xml:space="preserve">The data for this study came from the PRESS cohort (Pregnancy Related Eating, Sleeping, and Stress). PRESS participants were recruited through the Michigan Institute for Clinical and Health Research (MICHR) as well as email recruitment in partnership with Michigan Medicine Obstetrics and Gynecological Department. Participants who were recruited through MICHR could access the screener and consent survey with the public link listed on the MICHR study website. Between June 30,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and October 1st,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the study team received monthly data on all OB patients receiving care at Michigan Medicine. The research staff emailed the individuals from the list inviting them to participate in the study. If they elected to participate, they were taken to a secure online survey platform, REDCap, which started with an eligibility screening, followed by a consent form. To be eligible for the study, participants had to be over 18 years of age, pregnant and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as well as be a Michigan Medicine patient. In the end, almost all participants were recruited through the Michigan Medicine email method.</w:t>
      </w:r>
    </w:p>
    <w:p w14:paraId="64A3C5F9" w14:textId="3F08709C"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Due to recruitment capturing individuals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participants entered the study at various time points. Participants were categorized into trimesters based on their responses to “what week of your pregnancy are you currently in?” as well as medical chart verification. Individuals who completed the first survey in their first trimester (1-13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were eligible to receive trimester 2 (weeks 14-28 gestation) and trimester 3 (weeks 29-</w:t>
      </w:r>
      <w:r w:rsidRPr="0074169B">
        <w:rPr>
          <w:rFonts w:ascii="Times New Roman" w:eastAsia="Times New Roman" w:hAnsi="Times New Roman" w:cs="Times New Roman"/>
          <w:sz w:val="24"/>
          <w:szCs w:val="24"/>
        </w:rPr>
        <w:lastRenderedPageBreak/>
        <w:t>42+ gestation). Additionally, individuals who completed their first survey in trimester 2 were only eligible for the trimester 3 survey, and those who completed their first survey in their third trimester were not eligible for any subsequent surveys. Trimester 2 and 3 surveys contained the same questionnaires as the first survey except did not ask about demographic information nor GWG expectation. The trimester 3 survey included an additional question; “What is your most recent weight in pounds (</w:t>
      </w:r>
      <w:r w:rsidR="002D21F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(Figure 1).</w:t>
      </w:r>
    </w:p>
    <w:p w14:paraId="58E169C5" w14:textId="77777777" w:rsidR="00F83712" w:rsidRPr="0074169B" w:rsidRDefault="00F83712">
      <w:pPr>
        <w:pStyle w:val="Standard"/>
        <w:rPr>
          <w:rFonts w:ascii="Times New Roman" w:eastAsia="Times New Roman" w:hAnsi="Times New Roman" w:cs="Times New Roman"/>
          <w:i/>
          <w:sz w:val="24"/>
          <w:szCs w:val="24"/>
        </w:rPr>
      </w:pPr>
    </w:p>
    <w:p w14:paraId="4DED5D86" w14:textId="795DF192" w:rsidR="00F83712" w:rsidRPr="00AF1C73" w:rsidRDefault="00AF1ED5"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Participant Measures</w:t>
      </w:r>
    </w:p>
    <w:p w14:paraId="2629AC48" w14:textId="77777777" w:rsidR="00F83712" w:rsidRPr="0074169B" w:rsidRDefault="00AF1ED5">
      <w:pPr>
        <w:pStyle w:val="Standard"/>
        <w:rPr>
          <w:sz w:val="24"/>
          <w:szCs w:val="24"/>
        </w:rPr>
      </w:pPr>
      <w:r w:rsidRPr="0074169B">
        <w:rPr>
          <w:rFonts w:ascii="Times New Roman" w:eastAsia="Times New Roman" w:hAnsi="Times New Roman" w:cs="Times New Roman"/>
          <w:sz w:val="24"/>
          <w:szCs w:val="24"/>
          <w:u w:val="single"/>
        </w:rPr>
        <w:t>Demographics and Other Covariates</w:t>
      </w:r>
    </w:p>
    <w:p w14:paraId="27C30E64" w14:textId="77777777"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Demographic data collected from the initial survey including self-reported information on race/ethnicity, maternal age, parity, household income, maternal education, number in household, smoking status, second-hand smoking status, relationship status, eating disorder history, planned pregnancy status, physical activity, pre-pregnancy weight, marital status, stress, nausea and vomiting, and gestational weight gain expectations. Maternal age was calculated using consent date and date of birth, and parity was also collected from electronic health records (EHR). Stress was measured using the perceived stress scale (PSS) and nausea and vomiting was measured using the PUQE-24 questionnaire. Higher scores indicated higher stress levels or more nausea and vomiting, respectively. Both were collected during all three time point surveys. Other information collected from the PRESS cohort that were not included for this analysis were meal and sleep timing and dietary quality.</w:t>
      </w:r>
    </w:p>
    <w:p w14:paraId="010BC9B4" w14:textId="4941A8D0"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following demographic categories were condensed due to lower than 10 participants in the </w:t>
      </w:r>
      <w:r w:rsidR="00F3027C" w:rsidRPr="0074169B">
        <w:rPr>
          <w:rFonts w:ascii="Times New Roman" w:eastAsia="Times New Roman" w:hAnsi="Times New Roman" w:cs="Times New Roman"/>
          <w:sz w:val="24"/>
          <w:szCs w:val="24"/>
        </w:rPr>
        <w:t>categories:</w:t>
      </w:r>
      <w:r w:rsidRPr="0074169B">
        <w:rPr>
          <w:rFonts w:ascii="Times New Roman" w:eastAsia="Times New Roman" w:hAnsi="Times New Roman" w:cs="Times New Roman"/>
          <w:sz w:val="24"/>
          <w:szCs w:val="24"/>
        </w:rPr>
        <w:t xml:space="preserve"> maternal education, income, maternal BMI, marital status, and race/ethnicity. Information on various racial categories, including Black or African American, Asian or Asian American, Hispanic, Latinx, or Spanish Origin, Middle Eastern or North African, or Other were collected. Although we would have liked to keep the racial groups expanded, there were not enough participants in these groups for statistical power.</w:t>
      </w:r>
    </w:p>
    <w:p w14:paraId="3C45BAC9" w14:textId="77777777" w:rsidR="00F83712" w:rsidRPr="0074169B" w:rsidRDefault="00F83712">
      <w:pPr>
        <w:pStyle w:val="Standard"/>
        <w:ind w:firstLine="720"/>
        <w:rPr>
          <w:rFonts w:ascii="Times New Roman" w:eastAsia="Times New Roman" w:hAnsi="Times New Roman" w:cs="Times New Roman"/>
          <w:sz w:val="24"/>
          <w:szCs w:val="24"/>
        </w:rPr>
      </w:pPr>
    </w:p>
    <w:p w14:paraId="5A1B73EE" w14:textId="41E25C1F" w:rsidR="00F83712" w:rsidRPr="0074169B" w:rsidRDefault="00AF1ED5">
      <w:pPr>
        <w:pStyle w:val="Standard"/>
        <w:rPr>
          <w:sz w:val="24"/>
          <w:szCs w:val="24"/>
        </w:rPr>
      </w:pPr>
      <w:r w:rsidRPr="0074169B">
        <w:rPr>
          <w:rFonts w:ascii="Times New Roman" w:eastAsia="Times New Roman" w:hAnsi="Times New Roman" w:cs="Times New Roman"/>
          <w:sz w:val="24"/>
          <w:szCs w:val="24"/>
          <w:u w:val="single"/>
        </w:rPr>
        <w:t xml:space="preserve">Determining Gestational Weight </w:t>
      </w:r>
      <w:r w:rsidR="00AF1C73">
        <w:rPr>
          <w:rFonts w:ascii="Times New Roman" w:eastAsia="Times New Roman" w:hAnsi="Times New Roman" w:cs="Times New Roman"/>
          <w:sz w:val="24"/>
          <w:szCs w:val="24"/>
          <w:u w:val="single"/>
        </w:rPr>
        <w:t>Gain</w:t>
      </w:r>
    </w:p>
    <w:p w14:paraId="7953026D" w14:textId="130FC95C" w:rsidR="00455FEC" w:rsidRPr="0074169B" w:rsidRDefault="00AF1ED5" w:rsidP="00455FEC">
      <w:pPr>
        <w:pStyle w:val="Standard"/>
        <w:ind w:firstLine="720"/>
        <w:rPr>
          <w:ins w:id="15" w:author="Dave Bridges" w:date="2023-11-08T08:24:00Z"/>
          <w:sz w:val="24"/>
          <w:szCs w:val="24"/>
        </w:rPr>
      </w:pPr>
      <w:r w:rsidRPr="0074169B">
        <w:rPr>
          <w:rFonts w:ascii="Times New Roman" w:eastAsia="Times New Roman" w:hAnsi="Times New Roman" w:cs="Times New Roman"/>
          <w:sz w:val="24"/>
          <w:szCs w:val="24"/>
        </w:rPr>
        <w:t xml:space="preserve">Gestational weight gain was calculated by self-reported pre-pregnancy weight and last weight recorded by trained medical professionals, taken from EHR. The difference in the time the weight was </w:t>
      </w:r>
      <w:r w:rsidR="00D605C3" w:rsidRPr="0074169B">
        <w:rPr>
          <w:rFonts w:ascii="Times New Roman" w:eastAsia="Times New Roman" w:hAnsi="Times New Roman" w:cs="Times New Roman"/>
          <w:sz w:val="24"/>
          <w:szCs w:val="24"/>
        </w:rPr>
        <w:t>recorded,</w:t>
      </w:r>
      <w:r w:rsidRPr="0074169B">
        <w:rPr>
          <w:rFonts w:ascii="Times New Roman" w:eastAsia="Times New Roman" w:hAnsi="Times New Roman" w:cs="Times New Roman"/>
          <w:sz w:val="24"/>
          <w:szCs w:val="24"/>
        </w:rPr>
        <w:t xml:space="preserve"> and the delivery data was calculated using the participants' gestational age at delivery and due date to calculate the delivery date</w:t>
      </w:r>
      <w:r w:rsidR="00CB641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by subtracting the delivery date from the day the weights were taken. </w:t>
      </w:r>
      <w:r w:rsidR="0087544B">
        <w:rPr>
          <w:rFonts w:ascii="Times New Roman" w:eastAsia="Times New Roman" w:hAnsi="Times New Roman" w:cs="Times New Roman"/>
          <w:sz w:val="24"/>
          <w:szCs w:val="24"/>
        </w:rPr>
        <w:t xml:space="preserve">If </w:t>
      </w:r>
      <w:r w:rsidR="00C20CA4">
        <w:rPr>
          <w:rFonts w:ascii="Times New Roman" w:eastAsia="Times New Roman" w:hAnsi="Times New Roman" w:cs="Times New Roman"/>
          <w:sz w:val="24"/>
          <w:szCs w:val="24"/>
        </w:rPr>
        <w:t>participant’s</w:t>
      </w:r>
      <w:r w:rsidR="0087544B">
        <w:rPr>
          <w:rFonts w:ascii="Times New Roman" w:eastAsia="Times New Roman" w:hAnsi="Times New Roman" w:cs="Times New Roman"/>
          <w:sz w:val="24"/>
          <w:szCs w:val="24"/>
        </w:rPr>
        <w:t xml:space="preserve"> weights were taken over 14 days from </w:t>
      </w:r>
      <w:r w:rsidR="00C20CA4">
        <w:rPr>
          <w:rFonts w:ascii="Times New Roman" w:eastAsia="Times New Roman" w:hAnsi="Times New Roman" w:cs="Times New Roman"/>
          <w:sz w:val="24"/>
          <w:szCs w:val="24"/>
        </w:rPr>
        <w:t>delivery,</w:t>
      </w:r>
      <w:r w:rsidR="0087544B">
        <w:rPr>
          <w:rFonts w:ascii="Times New Roman" w:eastAsia="Times New Roman" w:hAnsi="Times New Roman" w:cs="Times New Roman"/>
          <w:sz w:val="24"/>
          <w:szCs w:val="24"/>
        </w:rPr>
        <w:t xml:space="preserve"> they were excluded from analyses. </w:t>
      </w:r>
      <w:ins w:id="16" w:author="Dave Bridges" w:date="2023-11-08T08:24:00Z">
        <w:r w:rsidR="00455FEC">
          <w:rPr>
            <w:rFonts w:ascii="Times New Roman" w:eastAsia="Times New Roman" w:hAnsi="Times New Roman" w:cs="Times New Roman"/>
            <w:sz w:val="24"/>
            <w:szCs w:val="24"/>
          </w:rPr>
          <w:t>Gestational weight gain (</w:t>
        </w:r>
        <w:r w:rsidR="00455FEC" w:rsidRPr="0074169B">
          <w:rPr>
            <w:rFonts w:ascii="Times New Roman" w:eastAsia="Times New Roman" w:hAnsi="Times New Roman" w:cs="Times New Roman"/>
            <w:sz w:val="24"/>
            <w:szCs w:val="24"/>
          </w:rPr>
          <w:t>GWG</w:t>
        </w:r>
        <w:r w:rsidR="00455FEC">
          <w:rPr>
            <w:rFonts w:ascii="Times New Roman" w:eastAsia="Times New Roman" w:hAnsi="Times New Roman" w:cs="Times New Roman"/>
            <w:sz w:val="24"/>
            <w:szCs w:val="24"/>
          </w:rPr>
          <w:t>)</w:t>
        </w:r>
        <w:r w:rsidR="00455FEC" w:rsidRPr="0074169B">
          <w:rPr>
            <w:rFonts w:ascii="Times New Roman" w:eastAsia="Times New Roman" w:hAnsi="Times New Roman" w:cs="Times New Roman"/>
            <w:sz w:val="24"/>
            <w:szCs w:val="24"/>
          </w:rPr>
          <w:t>, was found to be normally distributed</w:t>
        </w:r>
        <w:r w:rsidR="00455FEC">
          <w:rPr>
            <w:rFonts w:ascii="Times New Roman" w:eastAsia="Times New Roman" w:hAnsi="Times New Roman" w:cs="Times New Roman"/>
            <w:sz w:val="24"/>
            <w:szCs w:val="24"/>
          </w:rPr>
          <w:t xml:space="preserve"> (p=0.107 from a Shapiro-Wilk test)</w:t>
        </w:r>
        <w:r w:rsidR="00455FEC" w:rsidRPr="0074169B">
          <w:rPr>
            <w:rFonts w:ascii="Times New Roman" w:eastAsia="Times New Roman" w:hAnsi="Times New Roman" w:cs="Times New Roman"/>
            <w:sz w:val="24"/>
            <w:szCs w:val="24"/>
          </w:rPr>
          <w:t xml:space="preserve">. GWG was compared to </w:t>
        </w:r>
        <w:r w:rsidR="00455FEC">
          <w:rPr>
            <w:rFonts w:ascii="Times New Roman" w:eastAsia="Times New Roman" w:hAnsi="Times New Roman" w:cs="Times New Roman"/>
            <w:sz w:val="24"/>
            <w:szCs w:val="24"/>
          </w:rPr>
          <w:t>relevant</w:t>
        </w:r>
        <w:r w:rsidR="00455FEC" w:rsidRPr="0074169B">
          <w:rPr>
            <w:rFonts w:ascii="Times New Roman" w:eastAsia="Times New Roman" w:hAnsi="Times New Roman" w:cs="Times New Roman"/>
            <w:sz w:val="24"/>
            <w:szCs w:val="24"/>
          </w:rPr>
          <w:t xml:space="preserve"> covariates. For categories that had less than 10 individuals within a subcategory, Mann Whitney tests were used to assess differences in GWG. </w:t>
        </w:r>
        <w:r w:rsidR="00455FEC">
          <w:rPr>
            <w:rFonts w:ascii="Times New Roman" w:eastAsia="Times New Roman" w:hAnsi="Times New Roman" w:cs="Times New Roman"/>
            <w:sz w:val="24"/>
            <w:szCs w:val="24"/>
          </w:rPr>
          <w:t>Covariates</w:t>
        </w:r>
        <w:r w:rsidR="00455FEC" w:rsidRPr="0074169B">
          <w:rPr>
            <w:rFonts w:ascii="Times New Roman" w:eastAsia="Times New Roman" w:hAnsi="Times New Roman" w:cs="Times New Roman"/>
            <w:sz w:val="24"/>
            <w:szCs w:val="24"/>
          </w:rPr>
          <w:t xml:space="preserve"> </w:t>
        </w:r>
        <w:r w:rsidR="00455FEC">
          <w:rPr>
            <w:rFonts w:ascii="Times New Roman" w:eastAsia="Times New Roman" w:hAnsi="Times New Roman" w:cs="Times New Roman"/>
            <w:sz w:val="24"/>
            <w:szCs w:val="24"/>
          </w:rPr>
          <w:t xml:space="preserve">were included if they </w:t>
        </w:r>
        <w:r w:rsidR="00455FEC" w:rsidRPr="0074169B">
          <w:rPr>
            <w:rFonts w:ascii="Times New Roman" w:eastAsia="Times New Roman" w:hAnsi="Times New Roman" w:cs="Times New Roman"/>
            <w:sz w:val="24"/>
            <w:szCs w:val="24"/>
          </w:rPr>
          <w:t>had significant associations with actual GWG if the p-value &lt; 0.1. Significant covariates that had at least 10 individuals per group were considered for multivariate analysis.</w:t>
        </w:r>
      </w:ins>
    </w:p>
    <w:p w14:paraId="23AAF40C" w14:textId="0C7292B1" w:rsidR="00AF1C73" w:rsidRDefault="00AF1C73">
      <w:pPr>
        <w:pStyle w:val="Standard"/>
        <w:ind w:firstLine="720"/>
        <w:rPr>
          <w:rFonts w:ascii="Times New Roman" w:eastAsia="Times New Roman" w:hAnsi="Times New Roman" w:cs="Times New Roman"/>
          <w:sz w:val="24"/>
          <w:szCs w:val="24"/>
        </w:rPr>
      </w:pPr>
    </w:p>
    <w:p w14:paraId="5DBEEB57" w14:textId="77777777" w:rsidR="00AF1C73" w:rsidRDefault="00AF1C73" w:rsidP="00AF1C73">
      <w:pPr>
        <w:pStyle w:val="Standard"/>
        <w:rPr>
          <w:rFonts w:ascii="Times New Roman" w:eastAsia="Times New Roman" w:hAnsi="Times New Roman" w:cs="Times New Roman"/>
          <w:sz w:val="24"/>
          <w:szCs w:val="24"/>
        </w:rPr>
      </w:pPr>
    </w:p>
    <w:p w14:paraId="2DFBE854" w14:textId="1E2B571D" w:rsidR="00AF1C73" w:rsidRPr="00AF1C73" w:rsidRDefault="00AF1C73" w:rsidP="00AF1C73">
      <w:pPr>
        <w:pStyle w:val="Standard"/>
        <w:rPr>
          <w:rFonts w:ascii="Times New Roman" w:eastAsia="Times New Roman" w:hAnsi="Times New Roman" w:cs="Times New Roman"/>
          <w:sz w:val="24"/>
          <w:szCs w:val="24"/>
          <w:u w:val="single"/>
        </w:rPr>
      </w:pPr>
      <w:r w:rsidRPr="00AF1C73">
        <w:rPr>
          <w:rFonts w:ascii="Times New Roman" w:eastAsia="Times New Roman" w:hAnsi="Times New Roman" w:cs="Times New Roman"/>
          <w:sz w:val="24"/>
          <w:szCs w:val="24"/>
          <w:u w:val="single"/>
        </w:rPr>
        <w:t>Determining Misalignment Categories</w:t>
      </w:r>
    </w:p>
    <w:p w14:paraId="6A3B5EA1" w14:textId="4958B0D0" w:rsidR="00F83712" w:rsidRDefault="00AF1ED5">
      <w:pPr>
        <w:pStyle w:val="Standard"/>
        <w:ind w:firstLine="720"/>
        <w:rPr>
          <w:ins w:id="17" w:author="Dave Bridges" w:date="2023-11-08T08:52:00Z"/>
          <w:rFonts w:ascii="Times New Roman" w:eastAsia="Times New Roman" w:hAnsi="Times New Roman" w:cs="Times New Roman"/>
          <w:sz w:val="24"/>
          <w:szCs w:val="24"/>
        </w:rPr>
      </w:pPr>
      <w:r w:rsidRPr="0074169B">
        <w:rPr>
          <w:rFonts w:ascii="Times New Roman" w:eastAsia="Times New Roman" w:hAnsi="Times New Roman" w:cs="Times New Roman"/>
          <w:sz w:val="24"/>
          <w:szCs w:val="24"/>
        </w:rPr>
        <w:t xml:space="preserve">Expected gestational weight gain was collected through the initial survey which asked participants, “how much weight do you think you should be gaining over the course of your pregnancy (in pounds)?” as well as “check all the factors influencing your answer to the previous question?” Possible responses </w:t>
      </w:r>
      <w:r w:rsidR="00F3027C" w:rsidRPr="0074169B">
        <w:rPr>
          <w:rFonts w:ascii="Times New Roman" w:eastAsia="Times New Roman" w:hAnsi="Times New Roman" w:cs="Times New Roman"/>
          <w:sz w:val="24"/>
          <w:szCs w:val="24"/>
        </w:rPr>
        <w:t>included</w:t>
      </w:r>
      <w:r w:rsidRPr="0074169B">
        <w:rPr>
          <w:rFonts w:ascii="Times New Roman" w:eastAsia="Times New Roman" w:hAnsi="Times New Roman" w:cs="Times New Roman"/>
          <w:sz w:val="24"/>
          <w:szCs w:val="24"/>
        </w:rPr>
        <w:t xml:space="preserve"> doctor, personal research, social media, family, friends, partner, or nothing. Misalignment was calculated by taking the participants' expected GWG and comparing it to their actual GWG. If individuals' expectations were within 5lbs of their actual GWG then they were placed in the aligned category. Those whose expectations were 5lbs higher than their actual GWG were assigned into the overestimated category and those with expectations 5lbs lower than actual GWG were placed in the underestimated category.</w:t>
      </w:r>
    </w:p>
    <w:p w14:paraId="61F492E7" w14:textId="667F2914" w:rsidR="00F86D57" w:rsidRPr="0074169B" w:rsidRDefault="00F86D57" w:rsidP="00F86D57">
      <w:pPr>
        <w:pStyle w:val="Standard"/>
        <w:ind w:firstLine="720"/>
        <w:rPr>
          <w:ins w:id="18" w:author="Dave Bridges" w:date="2023-11-08T08:52:00Z"/>
          <w:sz w:val="24"/>
          <w:szCs w:val="24"/>
        </w:rPr>
      </w:pPr>
      <w:ins w:id="19" w:author="Dave Bridges" w:date="2023-11-08T08:52:00Z">
        <w:r w:rsidRPr="0074169B">
          <w:rPr>
            <w:rFonts w:ascii="Times New Roman" w:eastAsia="Times New Roman" w:hAnsi="Times New Roman" w:cs="Times New Roman"/>
            <w:sz w:val="24"/>
            <w:szCs w:val="24"/>
          </w:rPr>
          <w:t xml:space="preserve">Alignment categories were compared to </w:t>
        </w:r>
        <w:r>
          <w:rPr>
            <w:rFonts w:ascii="Times New Roman" w:eastAsia="Times New Roman" w:hAnsi="Times New Roman" w:cs="Times New Roman"/>
            <w:sz w:val="24"/>
            <w:szCs w:val="24"/>
          </w:rPr>
          <w:t>potential covariates</w:t>
        </w:r>
        <w:r w:rsidRPr="0074169B">
          <w:rPr>
            <w:rFonts w:ascii="Times New Roman" w:eastAsia="Times New Roman" w:hAnsi="Times New Roman" w:cs="Times New Roman"/>
            <w:sz w:val="24"/>
            <w:szCs w:val="24"/>
          </w:rPr>
          <w:t xml:space="preserve"> using </w:t>
        </w:r>
        <w:r>
          <w:rPr>
            <w:rFonts w:ascii="chi" w:eastAsia="Times New Roman" w:hAnsi="chi" w:cs="Times New Roman"/>
            <w:sz w:val="24"/>
            <w:szCs w:val="24"/>
          </w:rPr>
          <w:t xml:space="preserve"> </w:t>
        </w:r>
        <w:r>
          <w:rPr>
            <w:rFonts w:ascii="gree" w:eastAsia="Times New Roman" w:hAnsi="gree" w:cs="Times New Roman"/>
            <w:sz w:val="24"/>
            <w:szCs w:val="24"/>
          </w:rPr>
          <w:t xml:space="preserve"> </w:t>
        </w:r>
        <w:r w:rsidRPr="00F8271D">
          <w:rPr>
            <w:rFonts w:ascii="Symbol" w:eastAsia="Times New Roman" w:hAnsi="Symbol" w:cs="Times New Roman"/>
            <w:sz w:val="24"/>
            <w:szCs w:val="24"/>
          </w:rPr>
          <w:t></w:t>
        </w:r>
        <w:r w:rsidRPr="00F8271D">
          <w:rPr>
            <w:rFonts w:ascii="Symbol" w:eastAsia="Times New Roman" w:hAnsi="Symbol" w:cs="Times New Roman"/>
            <w:sz w:val="24"/>
            <w:szCs w:val="24"/>
            <w:vertAlign w:val="superscript"/>
          </w:rPr>
          <w:t></w:t>
        </w:r>
        <w:r w:rsidRPr="0074169B">
          <w:rPr>
            <w:rFonts w:ascii="Times New Roman" w:eastAsia="Times New Roman" w:hAnsi="Times New Roman" w:cs="Times New Roman"/>
            <w:sz w:val="24"/>
            <w:szCs w:val="24"/>
          </w:rPr>
          <w:t xml:space="preserve"> tests for categorical covariates and ANOVA for the continuous </w:t>
        </w:r>
        <w:r>
          <w:rPr>
            <w:rFonts w:ascii="Times New Roman" w:eastAsia="Times New Roman" w:hAnsi="Times New Roman" w:cs="Times New Roman"/>
            <w:sz w:val="24"/>
            <w:szCs w:val="24"/>
          </w:rPr>
          <w:t>covariates</w:t>
        </w:r>
        <w:r w:rsidRPr="0074169B">
          <w:rPr>
            <w:rFonts w:ascii="Times New Roman" w:eastAsia="Times New Roman" w:hAnsi="Times New Roman" w:cs="Times New Roman"/>
            <w:sz w:val="24"/>
            <w:szCs w:val="24"/>
          </w:rPr>
          <w:t xml:space="preserve">. For categories that had less than 10 individuals within subcategory, </w:t>
        </w:r>
        <w:r>
          <w:rPr>
            <w:rFonts w:ascii="Times New Roman" w:eastAsia="Times New Roman" w:hAnsi="Times New Roman" w:cs="Times New Roman"/>
            <w:sz w:val="24"/>
            <w:szCs w:val="24"/>
          </w:rPr>
          <w:t>F</w:t>
        </w:r>
        <w:r w:rsidRPr="0074169B">
          <w:rPr>
            <w:rFonts w:ascii="Times New Roman" w:eastAsia="Times New Roman" w:hAnsi="Times New Roman" w:cs="Times New Roman"/>
            <w:sz w:val="24"/>
            <w:szCs w:val="24"/>
          </w:rPr>
          <w:t>isher</w:t>
        </w:r>
        <w:r>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 xml:space="preserve">xact tests were used to assess any relationship with alignment categories. </w:t>
        </w:r>
        <w:r>
          <w:rPr>
            <w:rFonts w:ascii="Times New Roman" w:eastAsia="Times New Roman" w:hAnsi="Times New Roman" w:cs="Times New Roman"/>
            <w:sz w:val="24"/>
            <w:szCs w:val="24"/>
          </w:rPr>
          <w:t>Covariates were included if they</w:t>
        </w:r>
        <w:r w:rsidRPr="0074169B">
          <w:rPr>
            <w:rFonts w:ascii="Times New Roman" w:eastAsia="Times New Roman" w:hAnsi="Times New Roman" w:cs="Times New Roman"/>
            <w:sz w:val="24"/>
            <w:szCs w:val="24"/>
          </w:rPr>
          <w:t xml:space="preserve"> had significant associations with misalignment categories if the p-value &lt; 0.1.</w:t>
        </w:r>
      </w:ins>
    </w:p>
    <w:p w14:paraId="6A83EBA9" w14:textId="77777777" w:rsidR="00F86D57" w:rsidRPr="0074169B" w:rsidRDefault="00F86D57">
      <w:pPr>
        <w:pStyle w:val="Standard"/>
        <w:ind w:firstLine="720"/>
        <w:rPr>
          <w:sz w:val="24"/>
          <w:szCs w:val="24"/>
        </w:rPr>
      </w:pPr>
    </w:p>
    <w:p w14:paraId="02AA3948" w14:textId="77777777" w:rsidR="00F83712" w:rsidRPr="0074169B" w:rsidRDefault="00F83712">
      <w:pPr>
        <w:pStyle w:val="Standard"/>
        <w:ind w:firstLine="720"/>
        <w:rPr>
          <w:rFonts w:ascii="Times New Roman" w:eastAsia="Times New Roman" w:hAnsi="Times New Roman" w:cs="Times New Roman"/>
          <w:sz w:val="24"/>
          <w:szCs w:val="24"/>
        </w:rPr>
      </w:pPr>
    </w:p>
    <w:p w14:paraId="57643D1F" w14:textId="77777777" w:rsidR="00F83712" w:rsidRPr="0074169B" w:rsidRDefault="00AF1ED5">
      <w:pPr>
        <w:pStyle w:val="Standard"/>
        <w:rPr>
          <w:sz w:val="24"/>
          <w:szCs w:val="24"/>
        </w:rPr>
      </w:pPr>
      <w:r w:rsidRPr="0074169B">
        <w:rPr>
          <w:rFonts w:ascii="Times New Roman" w:eastAsia="Times New Roman" w:hAnsi="Times New Roman" w:cs="Times New Roman"/>
          <w:sz w:val="24"/>
          <w:szCs w:val="24"/>
          <w:u w:val="single"/>
        </w:rPr>
        <w:t>Assessing Disordered Eating (Outcome Variable)</w:t>
      </w:r>
    </w:p>
    <w:p w14:paraId="1F7D794B" w14:textId="7BFB67D4" w:rsidR="0076192E" w:rsidRDefault="00AF1ED5" w:rsidP="0076192E">
      <w:pPr>
        <w:pStyle w:val="Standard"/>
        <w:rPr>
          <w:ins w:id="20" w:author="Dave Bridges" w:date="2023-11-08T08:53:00Z"/>
          <w:rFonts w:ascii="Times New Roman" w:eastAsia="Times New Roman" w:hAnsi="Times New Roman" w:cs="Times New Roman"/>
          <w:sz w:val="24"/>
          <w:szCs w:val="24"/>
        </w:rPr>
      </w:pPr>
      <w:r w:rsidRPr="0074169B">
        <w:rPr>
          <w:rFonts w:ascii="Times New Roman" w:eastAsia="Times New Roman" w:hAnsi="Times New Roman" w:cs="Times New Roman"/>
          <w:sz w:val="24"/>
          <w:szCs w:val="24"/>
        </w:rPr>
        <w:tab/>
        <w:t xml:space="preserve">Disordered Eating symptomatology was measured using the Eating Disorder Examination Questionnaire-Short Form (EDE-QS) </w:t>
      </w:r>
      <w:r w:rsidRPr="0074169B">
        <w:rPr>
          <w:sz w:val="24"/>
          <w:szCs w:val="24"/>
        </w:rPr>
        <w:fldChar w:fldCharType="begin"/>
      </w:r>
      <w:r w:rsidR="00F3027C" w:rsidRPr="0074169B">
        <w:rPr>
          <w:sz w:val="24"/>
          <w:szCs w:val="24"/>
        </w:rPr>
        <w:instrText xml:space="preserve"> ADDIN ZOTERO_ITEM CSL_CITATION {"citationID":"punAw9vk","properties":{"formattedCitation":"\\super 31\\nosupersub{}","plainCitation":"31","noteIndex":0},"citationItems":[{"id":722,"uris":["http://zotero.org/users/5988853/items/MWQGQ377"],"itemData":{"id":722,"type":"article-journal","abstract":"[This corrects the article DOI: 10.1371/journal.pone.0152744.].","container-title":"PloS One","DOI":"10.1371/journal.pone.0207256","ISSN":"1932-6203","issue":"11","journalAbbreviation":"PLoS One","language":"eng","note":"PMID: 30395641\nPMCID: PMC6218091","page":"e0207256","source":"PubMed","title":"Correction: Development and Psychometric Validation of the EDE-QS, a 12 Item Short Form of the Eating Disorder Examination Questionnaire (EDE-Q)","title-short":"Correction","volume":"13","author":[{"family":"Gideon","given":"Nicole"},{"family":"Hawkes","given":"Nick"},{"family":"Mond","given":"Jonathan"},{"family":"Saunders","given":"Rob"},{"family":"Tchanturia","given":"Kate"},{"family":"Serpell","given":"Lucy"}],"issued":{"date-parts":[["2018"]]}}}],"schema":"https://github.com/citation-style-language/schema/raw/master/csl-citation.json"} </w:instrText>
      </w:r>
      <w:r w:rsidRPr="0074169B">
        <w:rPr>
          <w:sz w:val="24"/>
          <w:szCs w:val="24"/>
        </w:rPr>
        <w:fldChar w:fldCharType="separate"/>
      </w:r>
      <w:r w:rsidR="00F3027C" w:rsidRPr="0074169B">
        <w:rPr>
          <w:sz w:val="24"/>
          <w:szCs w:val="24"/>
          <w:vertAlign w:val="superscript"/>
        </w:rPr>
        <w:t>31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The EDE-QS consists of 12 questions and specific behaviors related to eating disorders, like fasting, purging, compulsive exercise, limiting food to control weight and shape, binge eating, and loss of control eating </w:t>
      </w:r>
      <w:r w:rsidRPr="0074169B">
        <w:rPr>
          <w:sz w:val="24"/>
          <w:szCs w:val="24"/>
        </w:rPr>
        <w:fldChar w:fldCharType="begin"/>
      </w:r>
      <w:r w:rsidR="00F3027C" w:rsidRPr="0074169B">
        <w:rPr>
          <w:sz w:val="24"/>
          <w:szCs w:val="24"/>
        </w:rPr>
        <w:instrText xml:space="preserve"> ADDIN ZOTERO_ITEM CSL_CITATION {"citationID":"1lqe4iT4","properties":{"formattedCitation":"\\super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Questions assessing these behaviors are scored from 0 (0 days) to 3 (6-7 days) </w:t>
      </w:r>
      <w:r w:rsidRPr="0074169B">
        <w:rPr>
          <w:sz w:val="24"/>
          <w:szCs w:val="24"/>
        </w:rPr>
        <w:fldChar w:fldCharType="begin"/>
      </w:r>
      <w:r w:rsidR="00F3027C" w:rsidRPr="0074169B">
        <w:rPr>
          <w:sz w:val="24"/>
          <w:szCs w:val="24"/>
        </w:rPr>
        <w:instrText xml:space="preserve"> ADDIN ZOTERO_ITEM CSL_CITATION {"citationID":"VUhmtQNJ","properties":{"formattedCitation":"\\super 33\\nosupersub{}","plainCitation":"33","noteIndex":0},"citationItems":[{"id":584,"uris":["http://zotero.org/users/5988853/items/34H3AHRV"],"itemData":{"id":584,"type":"article-journal","abstract":"BACKGROUND: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schema":"https://github.com/citation-style-language/schema/raw/master/csl-citation.json"} </w:instrText>
      </w:r>
      <w:r w:rsidRPr="0074169B">
        <w:rPr>
          <w:sz w:val="24"/>
          <w:szCs w:val="24"/>
        </w:rPr>
        <w:fldChar w:fldCharType="separate"/>
      </w:r>
      <w:r w:rsidR="00F3027C" w:rsidRPr="0074169B">
        <w:rPr>
          <w:sz w:val="24"/>
          <w:szCs w:val="24"/>
          <w:vertAlign w:val="superscript"/>
        </w:rPr>
        <w:t>33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sum of the scores at each trimester were calculated to find the disordered eating symptomatology at each trimester. </w:t>
      </w:r>
      <w:r w:rsidR="00CB6411">
        <w:rPr>
          <w:rFonts w:ascii="Times New Roman" w:eastAsia="Times New Roman" w:hAnsi="Times New Roman" w:cs="Times New Roman"/>
          <w:sz w:val="24"/>
          <w:szCs w:val="24"/>
        </w:rPr>
        <w:t xml:space="preserve">A score of </w:t>
      </w:r>
      <m:oMath>
        <m:r>
          <w:rPr>
            <w:rFonts w:ascii="Cambria Math" w:eastAsia="Times New Roman" w:hAnsi="Cambria Math" w:cs="Times New Roman"/>
            <w:sz w:val="24"/>
            <w:szCs w:val="24"/>
          </w:rPr>
          <m:t>≥</m:t>
        </m:r>
      </m:oMath>
      <w:r w:rsidR="00CB6411">
        <w:rPr>
          <w:rFonts w:ascii="Times New Roman" w:eastAsia="Times New Roman" w:hAnsi="Times New Roman" w:cs="Times New Roman"/>
          <w:sz w:val="24"/>
          <w:szCs w:val="24"/>
        </w:rPr>
        <w:t xml:space="preserve">2 on the EDE-QS was found to be an accurate cut-off </w:t>
      </w:r>
      <w:r w:rsidR="00B252DB">
        <w:rPr>
          <w:rFonts w:ascii="Times New Roman" w:eastAsia="Times New Roman" w:hAnsi="Times New Roman" w:cs="Times New Roman"/>
          <w:sz w:val="24"/>
          <w:szCs w:val="24"/>
        </w:rPr>
        <w:t xml:space="preserve">based on a score of </w:t>
      </w:r>
      <m:oMath>
        <m:r>
          <w:rPr>
            <w:rFonts w:ascii="Cambria Math" w:eastAsia="Times New Roman" w:hAnsi="Cambria Math" w:cs="Times New Roman"/>
            <w:sz w:val="24"/>
            <w:szCs w:val="24"/>
          </w:rPr>
          <m:t>≥</m:t>
        </m:r>
      </m:oMath>
      <w:r w:rsidR="00B252DB">
        <w:rPr>
          <w:rFonts w:ascii="Times New Roman" w:eastAsia="Times New Roman" w:hAnsi="Times New Roman" w:cs="Times New Roman"/>
          <w:sz w:val="24"/>
          <w:szCs w:val="24"/>
        </w:rPr>
        <w:t xml:space="preserve">4 being the cut-off for the EDE-Q </w:t>
      </w:r>
      <w:r w:rsidR="00B252DB">
        <w:rPr>
          <w:rFonts w:ascii="Times New Roman" w:eastAsia="Times New Roman" w:hAnsi="Times New Roman" w:cs="Times New Roman"/>
          <w:sz w:val="24"/>
          <w:szCs w:val="24"/>
        </w:rPr>
        <w:fldChar w:fldCharType="begin"/>
      </w:r>
      <w:r w:rsidR="00B252DB">
        <w:rPr>
          <w:rFonts w:ascii="Times New Roman" w:eastAsia="Times New Roman" w:hAnsi="Times New Roman" w:cs="Times New Roman"/>
          <w:sz w:val="24"/>
          <w:szCs w:val="24"/>
        </w:rPr>
        <w:instrText xml:space="preserve"> ADDIN ZOTERO_ITEM CSL_CITATION {"citationID":"9YW1G86R","properties":{"formattedCitation":"\\super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00B252DB">
        <w:rPr>
          <w:rFonts w:ascii="Times New Roman" w:eastAsia="Times New Roman" w:hAnsi="Times New Roman" w:cs="Times New Roman"/>
          <w:sz w:val="24"/>
          <w:szCs w:val="24"/>
        </w:rPr>
        <w:fldChar w:fldCharType="separate"/>
      </w:r>
      <w:r w:rsidR="00B252DB" w:rsidRPr="00B252DB">
        <w:rPr>
          <w:rFonts w:ascii="Times New Roman" w:hAnsi="Times New Roman" w:cs="Times New Roman"/>
          <w:sz w:val="24"/>
          <w:vertAlign w:val="superscript"/>
        </w:rPr>
        <w:t>32</w:t>
      </w:r>
      <w:r w:rsidR="00B252DB">
        <w:rPr>
          <w:rFonts w:ascii="Times New Roman" w:eastAsia="Times New Roman" w:hAnsi="Times New Roman" w:cs="Times New Roman"/>
          <w:sz w:val="24"/>
          <w:szCs w:val="24"/>
        </w:rPr>
        <w:fldChar w:fldCharType="end"/>
      </w:r>
      <w:r w:rsidR="00B252DB">
        <w:rPr>
          <w:rFonts w:ascii="Times New Roman" w:eastAsia="Times New Roman" w:hAnsi="Times New Roman" w:cs="Times New Roman"/>
          <w:sz w:val="24"/>
          <w:szCs w:val="24"/>
        </w:rPr>
        <w:t>.</w:t>
      </w:r>
      <w:r w:rsidR="00CB6411">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Trimester 3 scores were used for the purpose of this study as disordered eating at the end of pregnancy was the primary outcome.</w:t>
      </w:r>
      <w:ins w:id="21" w:author="Dave Bridges" w:date="2023-11-08T08:48:00Z">
        <w:r w:rsidR="0076192E">
          <w:rPr>
            <w:rFonts w:ascii="Times New Roman" w:eastAsia="Times New Roman" w:hAnsi="Times New Roman" w:cs="Times New Roman"/>
            <w:sz w:val="24"/>
            <w:szCs w:val="24"/>
          </w:rPr>
          <w:t xml:space="preserve"> </w:t>
        </w:r>
      </w:ins>
      <w:del w:id="22" w:author="Dave Bridges" w:date="2023-11-08T08:48:00Z">
        <w:r w:rsidR="00F0023E" w:rsidRPr="0074169B" w:rsidDel="0076192E">
          <w:rPr>
            <w:rFonts w:ascii="Times New Roman" w:eastAsia="Times New Roman" w:hAnsi="Times New Roman" w:cs="Times New Roman"/>
            <w:sz w:val="24"/>
            <w:szCs w:val="24"/>
          </w:rPr>
          <w:delText xml:space="preserve"> </w:delText>
        </w:r>
      </w:del>
      <w:ins w:id="23" w:author="Dave Bridges" w:date="2023-11-08T08:48:00Z">
        <w:r w:rsidR="0076192E" w:rsidRPr="0074169B">
          <w:rPr>
            <w:rFonts w:ascii="Times New Roman" w:eastAsia="Times New Roman" w:hAnsi="Times New Roman" w:cs="Times New Roman"/>
            <w:sz w:val="24"/>
            <w:szCs w:val="24"/>
          </w:rPr>
          <w:t>Trimester 3 scores were found to be right skewed, where many individuals had a score of zero</w:t>
        </w:r>
        <w:r w:rsidR="0076192E">
          <w:rPr>
            <w:rFonts w:ascii="Times New Roman" w:eastAsia="Times New Roman" w:hAnsi="Times New Roman" w:cs="Times New Roman"/>
            <w:sz w:val="24"/>
            <w:szCs w:val="24"/>
          </w:rPr>
          <w:t xml:space="preserve"> (p &lt;1 x 10</w:t>
        </w:r>
        <w:r w:rsidR="0076192E" w:rsidRPr="00F8271D">
          <w:rPr>
            <w:rFonts w:ascii="Times New Roman" w:eastAsia="Times New Roman" w:hAnsi="Times New Roman" w:cs="Times New Roman"/>
            <w:sz w:val="24"/>
            <w:szCs w:val="24"/>
            <w:vertAlign w:val="superscript"/>
          </w:rPr>
          <w:t>-12</w:t>
        </w:r>
        <w:r w:rsidR="0076192E">
          <w:rPr>
            <w:rFonts w:ascii="Times New Roman" w:eastAsia="Times New Roman" w:hAnsi="Times New Roman" w:cs="Times New Roman"/>
            <w:sz w:val="24"/>
            <w:szCs w:val="24"/>
          </w:rPr>
          <w:t xml:space="preserve"> from a Shapiro-Wilk test).</w:t>
        </w:r>
        <w:r w:rsidR="0076192E" w:rsidRPr="0074169B">
          <w:rPr>
            <w:rFonts w:ascii="Times New Roman" w:eastAsia="Times New Roman" w:hAnsi="Times New Roman" w:cs="Times New Roman"/>
            <w:sz w:val="24"/>
            <w:szCs w:val="24"/>
          </w:rPr>
          <w:t xml:space="preserve"> </w:t>
        </w:r>
        <w:r w:rsidR="0076192E">
          <w:rPr>
            <w:rFonts w:ascii="Times New Roman" w:eastAsia="Times New Roman" w:hAnsi="Times New Roman" w:cs="Times New Roman"/>
            <w:sz w:val="24"/>
            <w:szCs w:val="24"/>
          </w:rPr>
          <w:t xml:space="preserve">To test whether the EDE-QS scores met the criteria for a </w:t>
        </w:r>
        <w:proofErr w:type="spellStart"/>
        <w:r w:rsidR="0076192E">
          <w:rPr>
            <w:rFonts w:ascii="Times New Roman" w:eastAsia="Times New Roman" w:hAnsi="Times New Roman" w:cs="Times New Roman"/>
            <w:sz w:val="24"/>
            <w:szCs w:val="24"/>
          </w:rPr>
          <w:t>poisson</w:t>
        </w:r>
        <w:proofErr w:type="spellEnd"/>
        <w:r w:rsidR="0076192E">
          <w:rPr>
            <w:rFonts w:ascii="Times New Roman" w:eastAsia="Times New Roman" w:hAnsi="Times New Roman" w:cs="Times New Roman"/>
            <w:sz w:val="24"/>
            <w:szCs w:val="24"/>
          </w:rPr>
          <w:t xml:space="preserve"> distribution, an </w:t>
        </w:r>
        <w:proofErr w:type="spellStart"/>
        <w:r w:rsidR="0076192E">
          <w:rPr>
            <w:rFonts w:ascii="Times New Roman" w:eastAsia="Times New Roman" w:hAnsi="Times New Roman" w:cs="Times New Roman"/>
            <w:sz w:val="24"/>
            <w:szCs w:val="24"/>
          </w:rPr>
          <w:t>overdispersion</w:t>
        </w:r>
        <w:proofErr w:type="spellEnd"/>
        <w:r w:rsidR="0076192E">
          <w:rPr>
            <w:rFonts w:ascii="Times New Roman" w:eastAsia="Times New Roman" w:hAnsi="Times New Roman" w:cs="Times New Roman"/>
            <w:sz w:val="24"/>
            <w:szCs w:val="24"/>
          </w:rPr>
          <w:t xml:space="preserve"> test was performed using the </w:t>
        </w:r>
        <w:commentRangeStart w:id="24"/>
        <w:r w:rsidR="0076192E">
          <w:rPr>
            <w:rFonts w:ascii="Times New Roman" w:eastAsia="Times New Roman" w:hAnsi="Times New Roman" w:cs="Times New Roman"/>
            <w:sz w:val="24"/>
            <w:szCs w:val="24"/>
          </w:rPr>
          <w:t xml:space="preserve">AER </w:t>
        </w:r>
        <w:commentRangeEnd w:id="24"/>
        <w:r w:rsidR="0076192E">
          <w:rPr>
            <w:rStyle w:val="CommentReference"/>
            <w:rFonts w:cs="Mangal"/>
          </w:rPr>
          <w:commentReference w:id="24"/>
        </w:r>
        <w:r w:rsidR="0076192E">
          <w:rPr>
            <w:rFonts w:ascii="Times New Roman" w:eastAsia="Times New Roman" w:hAnsi="Times New Roman" w:cs="Times New Roman"/>
            <w:sz w:val="24"/>
            <w:szCs w:val="24"/>
          </w:rPr>
          <w:t xml:space="preserve">package (version 1.2), which was significant (p=0.0007).  Based on </w:t>
        </w:r>
        <w:r w:rsidR="0076192E" w:rsidRPr="0074169B">
          <w:rPr>
            <w:rFonts w:ascii="Times New Roman" w:eastAsia="Times New Roman" w:hAnsi="Times New Roman" w:cs="Times New Roman"/>
            <w:sz w:val="24"/>
            <w:szCs w:val="24"/>
          </w:rPr>
          <w:t>this</w:t>
        </w:r>
        <w:r w:rsidR="0076192E">
          <w:rPr>
            <w:rFonts w:ascii="Times New Roman" w:eastAsia="Times New Roman" w:hAnsi="Times New Roman" w:cs="Times New Roman"/>
            <w:sz w:val="24"/>
            <w:szCs w:val="24"/>
          </w:rPr>
          <w:t xml:space="preserve"> result</w:t>
        </w:r>
        <w:r w:rsidR="0076192E" w:rsidRPr="0074169B">
          <w:rPr>
            <w:rFonts w:ascii="Times New Roman" w:eastAsia="Times New Roman" w:hAnsi="Times New Roman" w:cs="Times New Roman"/>
            <w:sz w:val="24"/>
            <w:szCs w:val="24"/>
          </w:rPr>
          <w:t xml:space="preserve">, negative binomial multilinear regression was used </w:t>
        </w:r>
        <w:r w:rsidR="0076192E">
          <w:rPr>
            <w:rFonts w:ascii="Times New Roman" w:eastAsia="Times New Roman" w:hAnsi="Times New Roman" w:cs="Times New Roman"/>
            <w:sz w:val="24"/>
            <w:szCs w:val="24"/>
          </w:rPr>
          <w:t>to model</w:t>
        </w:r>
        <w:r w:rsidR="0076192E" w:rsidRPr="0074169B">
          <w:rPr>
            <w:rFonts w:ascii="Times New Roman" w:eastAsia="Times New Roman" w:hAnsi="Times New Roman" w:cs="Times New Roman"/>
            <w:sz w:val="24"/>
            <w:szCs w:val="24"/>
          </w:rPr>
          <w:t xml:space="preserve"> EDE-QS scores. </w:t>
        </w:r>
        <w:r w:rsidR="0076192E">
          <w:rPr>
            <w:rFonts w:ascii="Times New Roman" w:eastAsia="Times New Roman" w:hAnsi="Times New Roman" w:cs="Times New Roman"/>
            <w:sz w:val="24"/>
            <w:szCs w:val="24"/>
          </w:rPr>
          <w:t>Covariates</w:t>
        </w:r>
        <w:r w:rsidR="0076192E" w:rsidRPr="0074169B">
          <w:rPr>
            <w:rFonts w:ascii="Times New Roman" w:eastAsia="Times New Roman" w:hAnsi="Times New Roman" w:cs="Times New Roman"/>
            <w:sz w:val="24"/>
            <w:szCs w:val="24"/>
          </w:rPr>
          <w:t xml:space="preserve"> </w:t>
        </w:r>
        <w:r w:rsidR="0076192E">
          <w:rPr>
            <w:rFonts w:ascii="Times New Roman" w:eastAsia="Times New Roman" w:hAnsi="Times New Roman" w:cs="Times New Roman"/>
            <w:sz w:val="24"/>
            <w:szCs w:val="24"/>
          </w:rPr>
          <w:t xml:space="preserve">related to EDE-QS in the third trimester </w:t>
        </w:r>
        <w:r w:rsidR="0076192E" w:rsidRPr="0074169B">
          <w:rPr>
            <w:rFonts w:ascii="Times New Roman" w:eastAsia="Times New Roman" w:hAnsi="Times New Roman" w:cs="Times New Roman"/>
            <w:sz w:val="24"/>
            <w:szCs w:val="24"/>
          </w:rPr>
          <w:t>with a p-value of &lt;0.1 were considered for multivariate analysis.</w:t>
        </w:r>
      </w:ins>
    </w:p>
    <w:p w14:paraId="76CB1D42" w14:textId="692E66E2" w:rsidR="00B55B73" w:rsidRDefault="00B55B73" w:rsidP="0076192E">
      <w:pPr>
        <w:pStyle w:val="Standard"/>
        <w:rPr>
          <w:ins w:id="25" w:author="Dave Bridges" w:date="2023-11-08T08:53:00Z"/>
          <w:rFonts w:ascii="Times New Roman" w:eastAsia="Times New Roman" w:hAnsi="Times New Roman" w:cs="Times New Roman"/>
          <w:sz w:val="24"/>
          <w:szCs w:val="24"/>
        </w:rPr>
      </w:pPr>
    </w:p>
    <w:p w14:paraId="7956699A" w14:textId="68C39A03" w:rsidR="00B55B73" w:rsidRDefault="00B55B73" w:rsidP="0076192E">
      <w:pPr>
        <w:pStyle w:val="Standard"/>
        <w:rPr>
          <w:ins w:id="26" w:author="Dave Bridges" w:date="2023-11-08T08:53:00Z"/>
          <w:rFonts w:ascii="Times New Roman" w:eastAsia="Times New Roman" w:hAnsi="Times New Roman" w:cs="Times New Roman"/>
          <w:sz w:val="24"/>
          <w:szCs w:val="24"/>
        </w:rPr>
      </w:pPr>
      <w:ins w:id="27" w:author="Dave Bridges" w:date="2023-11-08T08:53:00Z">
        <w:r>
          <w:rPr>
            <w:rFonts w:ascii="Times New Roman" w:eastAsia="Times New Roman" w:hAnsi="Times New Roman" w:cs="Times New Roman"/>
            <w:sz w:val="24"/>
            <w:szCs w:val="24"/>
          </w:rPr>
          <w:t>Multivariate Analyses</w:t>
        </w:r>
      </w:ins>
    </w:p>
    <w:p w14:paraId="326CE406" w14:textId="1E73A66E" w:rsidR="00B55B73" w:rsidRPr="0074169B" w:rsidRDefault="00B55B73" w:rsidP="00B55B73">
      <w:pPr>
        <w:pStyle w:val="Standard"/>
        <w:ind w:firstLine="720"/>
        <w:rPr>
          <w:ins w:id="28" w:author="Dave Bridges" w:date="2023-11-08T08:53:00Z"/>
          <w:sz w:val="24"/>
          <w:szCs w:val="24"/>
        </w:rPr>
      </w:pPr>
      <w:ins w:id="29" w:author="Dave Bridges" w:date="2023-11-08T08:53:00Z">
        <w:r w:rsidRPr="0074169B">
          <w:rPr>
            <w:rFonts w:ascii="Times New Roman" w:eastAsia="Times New Roman" w:hAnsi="Times New Roman" w:cs="Times New Roman"/>
            <w:sz w:val="24"/>
            <w:szCs w:val="24"/>
          </w:rPr>
          <w:t xml:space="preserve">The primary relationship explored for this study was the relationship between </w:t>
        </w:r>
        <w:proofErr w:type="spellStart"/>
        <w:r>
          <w:rPr>
            <w:rFonts w:ascii="Times New Roman" w:eastAsia="Times New Roman" w:hAnsi="Times New Roman" w:cs="Times New Roman"/>
            <w:sz w:val="24"/>
            <w:szCs w:val="24"/>
          </w:rPr>
          <w:t>gestsational</w:t>
        </w:r>
        <w:proofErr w:type="spellEnd"/>
        <w:r>
          <w:rPr>
            <w:rFonts w:ascii="Times New Roman" w:eastAsia="Times New Roman" w:hAnsi="Times New Roman" w:cs="Times New Roman"/>
            <w:sz w:val="24"/>
            <w:szCs w:val="24"/>
          </w:rPr>
          <w:t xml:space="preserve"> weight gain (</w:t>
        </w:r>
        <w:r w:rsidRPr="0074169B">
          <w:rPr>
            <w:rFonts w:ascii="Times New Roman" w:eastAsia="Times New Roman" w:hAnsi="Times New Roman" w:cs="Times New Roman"/>
            <w:sz w:val="24"/>
            <w:szCs w:val="24"/>
          </w:rPr>
          <w:t>GWG</w:t>
        </w:r>
        <w:r>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third </w:t>
        </w:r>
        <w:r w:rsidRPr="0074169B">
          <w:rPr>
            <w:rFonts w:ascii="Times New Roman" w:eastAsia="Times New Roman" w:hAnsi="Times New Roman" w:cs="Times New Roman"/>
            <w:sz w:val="24"/>
            <w:szCs w:val="24"/>
          </w:rPr>
          <w:t xml:space="preserve">trimester EDE-QS scores. Negative binomial multilinear regression was used to test this relationship.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covariates were added to the </w:t>
        </w:r>
        <w:r w:rsidRPr="0074169B">
          <w:rPr>
            <w:rFonts w:ascii="Times New Roman" w:eastAsia="Times New Roman" w:hAnsi="Times New Roman" w:cs="Times New Roman"/>
            <w:sz w:val="24"/>
            <w:szCs w:val="24"/>
          </w:rPr>
          <w:lastRenderedPageBreak/>
          <w:t>model, including maternal age and parity, followed by sociodemographic characteristics and significant covariates from univariate analyses.</w:t>
        </w:r>
        <w:r>
          <w:rPr>
            <w:rFonts w:ascii="Times New Roman" w:eastAsia="Times New Roman" w:hAnsi="Times New Roman" w:cs="Times New Roman"/>
            <w:sz w:val="24"/>
            <w:szCs w:val="24"/>
          </w:rPr>
          <w:t xml:space="preserve"> Significant models had a p-value &lt;0.</w:t>
        </w:r>
      </w:ins>
      <w:ins w:id="30" w:author="Dave Bridges" w:date="2023-11-08T08:54:00Z">
        <w:r>
          <w:rPr>
            <w:rFonts w:ascii="Times New Roman" w:eastAsia="Times New Roman" w:hAnsi="Times New Roman" w:cs="Times New Roman"/>
            <w:sz w:val="24"/>
            <w:szCs w:val="24"/>
          </w:rPr>
          <w:t>0</w:t>
        </w:r>
      </w:ins>
      <w:ins w:id="31" w:author="Dave Bridges" w:date="2023-11-08T08:53:00Z">
        <w:r>
          <w:rPr>
            <w:rFonts w:ascii="Times New Roman" w:eastAsia="Times New Roman" w:hAnsi="Times New Roman" w:cs="Times New Roman"/>
            <w:sz w:val="24"/>
            <w:szCs w:val="24"/>
          </w:rPr>
          <w:t>5.</w:t>
        </w:r>
        <w:r w:rsidRPr="0074169B">
          <w:rPr>
            <w:rFonts w:ascii="Times New Roman" w:eastAsia="Times New Roman" w:hAnsi="Times New Roman" w:cs="Times New Roman"/>
            <w:sz w:val="24"/>
            <w:szCs w:val="24"/>
          </w:rPr>
          <w:t xml:space="preserve"> Once the final adjusted model was determined, misalignment was added as an interaction term to determine if </w:t>
        </w:r>
        <w:r>
          <w:rPr>
            <w:rFonts w:ascii="Times New Roman" w:eastAsia="Times New Roman" w:hAnsi="Times New Roman" w:cs="Times New Roman"/>
            <w:sz w:val="24"/>
            <w:szCs w:val="24"/>
          </w:rPr>
          <w:t xml:space="preserve">misalignment </w:t>
        </w:r>
        <w:r w:rsidRPr="0074169B">
          <w:rPr>
            <w:rFonts w:ascii="Times New Roman" w:eastAsia="Times New Roman" w:hAnsi="Times New Roman" w:cs="Times New Roman"/>
            <w:sz w:val="24"/>
            <w:szCs w:val="24"/>
          </w:rPr>
          <w:t>was an effect modifier</w:t>
        </w:r>
        <w:r>
          <w:rPr>
            <w:rFonts w:ascii="Times New Roman" w:eastAsia="Times New Roman" w:hAnsi="Times New Roman" w:cs="Times New Roman"/>
            <w:sz w:val="24"/>
            <w:szCs w:val="24"/>
          </w:rPr>
          <w:t xml:space="preserve"> of the GWG and EDE-QS </w:t>
        </w:r>
        <w:r>
          <w:rPr>
            <w:noProof/>
          </w:rPr>
          <mc:AlternateContent>
            <mc:Choice Requires="wpg">
              <w:drawing>
                <wp:anchor distT="114300" distB="114300" distL="114300" distR="114300" simplePos="0" relativeHeight="251684864" behindDoc="0" locked="0" layoutInCell="1" hidden="0" allowOverlap="1" wp14:anchorId="16747AC5" wp14:editId="0D96A113">
                  <wp:simplePos x="0" y="0"/>
                  <wp:positionH relativeFrom="column">
                    <wp:posOffset>0</wp:posOffset>
                  </wp:positionH>
                  <wp:positionV relativeFrom="paragraph">
                    <wp:posOffset>1374257</wp:posOffset>
                  </wp:positionV>
                  <wp:extent cx="5509260" cy="3981450"/>
                  <wp:effectExtent l="0" t="0" r="2540" b="0"/>
                  <wp:wrapThrough wrapText="bothSides">
                    <wp:wrapPolygon edited="0">
                      <wp:start x="0" y="0"/>
                      <wp:lineTo x="0" y="18672"/>
                      <wp:lineTo x="10805" y="18741"/>
                      <wp:lineTo x="249" y="19430"/>
                      <wp:lineTo x="249" y="21221"/>
                      <wp:lineTo x="21062" y="21221"/>
                      <wp:lineTo x="21162" y="19430"/>
                      <wp:lineTo x="10805" y="18741"/>
                      <wp:lineTo x="21560" y="18672"/>
                      <wp:lineTo x="21560"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5509260" cy="3981450"/>
                            <a:chOff x="152400" y="152400"/>
                            <a:chExt cx="4533900" cy="3380285"/>
                          </a:xfrm>
                        </wpg:grpSpPr>
                        <pic:pic xmlns:pic="http://schemas.openxmlformats.org/drawingml/2006/picture">
                          <pic:nvPicPr>
                            <pic:cNvPr id="17" name="Shape 4"/>
                            <pic:cNvPicPr preferRelativeResize="0"/>
                          </pic:nvPicPr>
                          <pic:blipFill rotWithShape="1">
                            <a:blip r:embed="rId10">
                              <a:alphaModFix/>
                            </a:blip>
                            <a:srcRect b="6112"/>
                            <a:stretch/>
                          </pic:blipFill>
                          <pic:spPr>
                            <a:xfrm>
                              <a:off x="152400" y="152400"/>
                              <a:ext cx="4533900" cy="2924175"/>
                            </a:xfrm>
                            <a:prstGeom prst="rect">
                              <a:avLst/>
                            </a:prstGeom>
                            <a:noFill/>
                            <a:ln>
                              <a:noFill/>
                            </a:ln>
                          </pic:spPr>
                        </pic:pic>
                        <wps:wsp>
                          <wps:cNvPr id="19" name="Text Box 19"/>
                          <wps:cNvSpPr txBox="1"/>
                          <wps:spPr>
                            <a:xfrm>
                              <a:off x="152400" y="3127355"/>
                              <a:ext cx="4479354" cy="405330"/>
                            </a:xfrm>
                            <a:prstGeom prst="rect">
                              <a:avLst/>
                            </a:prstGeom>
                            <a:noFill/>
                            <a:ln>
                              <a:noFill/>
                            </a:ln>
                          </wps:spPr>
                          <wps:txbx>
                            <w:txbxContent>
                              <w:p w14:paraId="7B19C508" w14:textId="77777777" w:rsidR="00AF1ED5" w:rsidRDefault="00AF1ED5" w:rsidP="00B55B73">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747AC5" id="Group 10" o:spid="_x0000_s1026" style="position:absolute;left:0;text-align:left;margin-left:0;margin-top:108.2pt;width:433.8pt;height:313.5pt;z-index:251684864;mso-wrap-distance-top:9pt;mso-wrap-distance-bottom:9pt;mso-width-relative:margin;mso-height-relative:margin" coordorigin="1524,1524" coordsize="45339,33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524;top:1524;width:45339;height:292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">
                    <v:imagedata r:id="rId11" o:title="" cropbottom="4006f"/>
                  </v:shape>
                  <v:shapetype id="_x0000_t202" coordsize="21600,21600" o:spt="202" path="m,l,21600r21600,l21600,xe">
                    <v:stroke joinstyle="miter"/>
                    <v:path gradientshapeok="t" o:connecttype="rect"/>
                  </v:shapetype>
                  <v:shape id="Text Box 19" o:spid="_x0000_s1028" type="#_x0000_t202" style="position:absolute;left:1524;top:31273;width:44793;height:4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" filled="f" stroked="f">
                    <v:textbox inset="2.53958mm,2.53958mm,2.53958mm,2.53958mm">
                      <w:txbxContent>
                        <w:p w14:paraId="7B19C508" w14:textId="77777777" w:rsidR="00AF1ED5" w:rsidRDefault="00AF1ED5" w:rsidP="00B55B73">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v:textbox>
                  </v:shape>
                  <w10:wrap type="through"/>
                </v:group>
              </w:pict>
            </mc:Fallback>
          </mc:AlternateContent>
        </w:r>
        <w:r>
          <w:rPr>
            <w:noProof/>
          </w:rPr>
          <mc:AlternateContent>
            <mc:Choice Requires="wps">
              <w:drawing>
                <wp:anchor distT="0" distB="0" distL="114300" distR="114300" simplePos="0" relativeHeight="251685888" behindDoc="0" locked="0" layoutInCell="1" allowOverlap="1" wp14:anchorId="66AE10A5" wp14:editId="3EC1735E">
                  <wp:simplePos x="0" y="0"/>
                  <wp:positionH relativeFrom="column">
                    <wp:posOffset>1359673</wp:posOffset>
                  </wp:positionH>
                  <wp:positionV relativeFrom="paragraph">
                    <wp:posOffset>3824577</wp:posOffset>
                  </wp:positionV>
                  <wp:extent cx="1288111" cy="621510"/>
                  <wp:effectExtent l="0" t="0" r="0" b="1270"/>
                  <wp:wrapNone/>
                  <wp:docPr id="21" name="Rectangle 21"/>
                  <wp:cNvGraphicFramePr/>
                  <a:graphic xmlns:a="http://schemas.openxmlformats.org/drawingml/2006/main">
                    <a:graphicData uri="http://schemas.microsoft.com/office/word/2010/wordprocessingShape">
                      <wps:wsp>
                        <wps:cNvSpPr/>
                        <wps:spPr>
                          <a:xfrm>
                            <a:off x="0" y="0"/>
                            <a:ext cx="1288111" cy="621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76B38" id="Rectangle 21" o:spid="_x0000_s1026" style="position:absolute;margin-left:107.05pt;margin-top:301.15pt;width:101.45pt;height:48.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" fillcolor="white [3212]" stroked="f" strokeweight="1pt"/>
              </w:pict>
            </mc:Fallback>
          </mc:AlternateContent>
        </w:r>
        <w:r>
          <w:rPr>
            <w:rFonts w:ascii="Times New Roman" w:eastAsia="Times New Roman" w:hAnsi="Times New Roman" w:cs="Times New Roman"/>
            <w:sz w:val="24"/>
            <w:szCs w:val="24"/>
          </w:rPr>
          <w:t>association</w:t>
        </w:r>
        <w:r w:rsidRPr="0074169B">
          <w:rPr>
            <w:rFonts w:ascii="Times New Roman" w:eastAsia="Times New Roman" w:hAnsi="Times New Roman" w:cs="Times New Roman"/>
            <w:sz w:val="24"/>
            <w:szCs w:val="24"/>
          </w:rPr>
          <w:t>.</w:t>
        </w:r>
      </w:ins>
    </w:p>
    <w:p w14:paraId="32F84FCA" w14:textId="77777777" w:rsidR="00B55B73" w:rsidRPr="0076192E" w:rsidRDefault="00B55B73">
      <w:pPr>
        <w:pStyle w:val="Standard"/>
        <w:rPr>
          <w:ins w:id="32" w:author="Dave Bridges" w:date="2023-11-08T08:48:00Z"/>
          <w:rFonts w:ascii="Times New Roman" w:eastAsia="Times New Roman" w:hAnsi="Times New Roman" w:cs="Times New Roman"/>
          <w:sz w:val="24"/>
          <w:szCs w:val="24"/>
          <w:rPrChange w:id="33" w:author="Dave Bridges" w:date="2023-11-08T08:48:00Z">
            <w:rPr>
              <w:ins w:id="34" w:author="Dave Bridges" w:date="2023-11-08T08:48:00Z"/>
              <w:sz w:val="24"/>
              <w:szCs w:val="24"/>
            </w:rPr>
          </w:rPrChange>
        </w:rPr>
        <w:pPrChange w:id="35" w:author="Dave Bridges" w:date="2023-11-08T08:48:00Z">
          <w:pPr>
            <w:pStyle w:val="Standard"/>
            <w:ind w:firstLine="720"/>
          </w:pPr>
        </w:pPrChange>
      </w:pPr>
    </w:p>
    <w:p w14:paraId="4CD4EC63" w14:textId="77777777" w:rsidR="0076192E" w:rsidRPr="0074169B" w:rsidRDefault="0076192E">
      <w:pPr>
        <w:pStyle w:val="Standard"/>
        <w:rPr>
          <w:sz w:val="24"/>
          <w:szCs w:val="24"/>
        </w:rPr>
      </w:pPr>
    </w:p>
    <w:p w14:paraId="2C41E7C4" w14:textId="77777777" w:rsidR="00F83712" w:rsidRPr="0074169B" w:rsidRDefault="00F83712">
      <w:pPr>
        <w:pStyle w:val="Standard"/>
        <w:rPr>
          <w:rFonts w:ascii="Times New Roman" w:eastAsia="Times New Roman" w:hAnsi="Times New Roman" w:cs="Times New Roman"/>
          <w:sz w:val="24"/>
          <w:szCs w:val="24"/>
        </w:rPr>
      </w:pPr>
    </w:p>
    <w:p w14:paraId="77651D72" w14:textId="5CF05450" w:rsidR="00F83712" w:rsidRPr="00AF1C73" w:rsidRDefault="00AF1ED5" w:rsidP="00AF1C73">
      <w:pPr>
        <w:pStyle w:val="Heading3"/>
        <w:rPr>
          <w:rFonts w:ascii="Times New Roman" w:hAnsi="Times New Roman" w:cs="Times New Roman"/>
          <w:b/>
          <w:bCs/>
          <w:color w:val="000000" w:themeColor="text1"/>
        </w:rPr>
      </w:pPr>
      <w:del w:id="36" w:author="Dave Bridges" w:date="2023-11-08T08:22:00Z">
        <w:r w:rsidRPr="00AF1C73" w:rsidDel="001437AA">
          <w:rPr>
            <w:rFonts w:ascii="Times New Roman" w:hAnsi="Times New Roman" w:cs="Times New Roman"/>
            <w:b/>
            <w:bCs/>
            <w:color w:val="000000" w:themeColor="text1"/>
          </w:rPr>
          <w:lastRenderedPageBreak/>
          <w:delText>Analysis</w:delText>
        </w:r>
      </w:del>
      <w:ins w:id="37" w:author="Dave Bridges" w:date="2023-11-08T08:22:00Z">
        <w:r w:rsidR="001437AA">
          <w:rPr>
            <w:rFonts w:ascii="Times New Roman" w:hAnsi="Times New Roman" w:cs="Times New Roman"/>
            <w:b/>
            <w:bCs/>
            <w:color w:val="000000" w:themeColor="text1"/>
          </w:rPr>
          <w:t>Results</w:t>
        </w:r>
      </w:ins>
    </w:p>
    <w:p w14:paraId="7D27970C" w14:textId="6EDE059B" w:rsidR="00F83712" w:rsidRPr="0074169B" w:rsidDel="009F7CB7" w:rsidRDefault="00AF1ED5">
      <w:pPr>
        <w:pStyle w:val="Standard"/>
        <w:ind w:firstLine="720"/>
        <w:rPr>
          <w:del w:id="38" w:author="Dave Bridges" w:date="2023-11-08T08:25:00Z"/>
          <w:sz w:val="24"/>
          <w:szCs w:val="24"/>
        </w:rPr>
      </w:pPr>
      <w:del w:id="39" w:author="Dave Bridges" w:date="2023-11-08T08:25:00Z">
        <w:r w:rsidRPr="0074169B" w:rsidDel="009F7CB7">
          <w:rPr>
            <w:rFonts w:ascii="Times New Roman" w:eastAsia="Times New Roman" w:hAnsi="Times New Roman" w:cs="Times New Roman"/>
            <w:sz w:val="24"/>
            <w:szCs w:val="24"/>
          </w:rPr>
          <w:delText>The exposure variable, actual GWG, was found to be normally distributed</w:delText>
        </w:r>
        <w:r w:rsidR="00A32669" w:rsidDel="009F7CB7">
          <w:rPr>
            <w:rFonts w:ascii="Times New Roman" w:eastAsia="Times New Roman" w:hAnsi="Times New Roman" w:cs="Times New Roman"/>
            <w:sz w:val="24"/>
            <w:szCs w:val="24"/>
          </w:rPr>
          <w:delText xml:space="preserve"> (p=0.</w:delText>
        </w:r>
      </w:del>
      <w:del w:id="40" w:author="Dave Bridges" w:date="2023-11-08T08:23:00Z">
        <w:r w:rsidR="00A32669" w:rsidDel="00455FEC">
          <w:rPr>
            <w:rFonts w:ascii="Times New Roman" w:eastAsia="Times New Roman" w:hAnsi="Times New Roman" w:cs="Times New Roman"/>
            <w:sz w:val="24"/>
            <w:szCs w:val="24"/>
          </w:rPr>
          <w:delText>323</w:delText>
        </w:r>
        <w:r w:rsidR="00B252DB" w:rsidDel="00455FEC">
          <w:rPr>
            <w:rFonts w:ascii="Times New Roman" w:eastAsia="Times New Roman" w:hAnsi="Times New Roman" w:cs="Times New Roman"/>
            <w:sz w:val="24"/>
            <w:szCs w:val="24"/>
          </w:rPr>
          <w:delText xml:space="preserve"> for </w:delText>
        </w:r>
      </w:del>
      <w:del w:id="41" w:author="Dave Bridges" w:date="2023-11-08T08:25:00Z">
        <w:r w:rsidR="00B252DB" w:rsidDel="009F7CB7">
          <w:rPr>
            <w:rFonts w:ascii="Times New Roman" w:eastAsia="Times New Roman" w:hAnsi="Times New Roman" w:cs="Times New Roman"/>
            <w:sz w:val="24"/>
            <w:szCs w:val="24"/>
          </w:rPr>
          <w:delText>Shapiro-Wilk test</w:delText>
        </w:r>
        <w:r w:rsidR="00A32669" w:rsidDel="009F7CB7">
          <w:rPr>
            <w:rFonts w:ascii="Times New Roman" w:eastAsia="Times New Roman" w:hAnsi="Times New Roman" w:cs="Times New Roman"/>
            <w:sz w:val="24"/>
            <w:szCs w:val="24"/>
          </w:rPr>
          <w:delText>)</w:delText>
        </w:r>
        <w:r w:rsidRPr="0074169B" w:rsidDel="009F7CB7">
          <w:rPr>
            <w:rFonts w:ascii="Times New Roman" w:eastAsia="Times New Roman" w:hAnsi="Times New Roman" w:cs="Times New Roman"/>
            <w:sz w:val="24"/>
            <w:szCs w:val="24"/>
          </w:rPr>
          <w:delText xml:space="preserve">. GWG was compared to </w:delText>
        </w:r>
      </w:del>
      <w:del w:id="42" w:author="Dave Bridges" w:date="2023-11-08T08:23:00Z">
        <w:r w:rsidRPr="0074169B" w:rsidDel="00455FEC">
          <w:rPr>
            <w:rFonts w:ascii="Times New Roman" w:eastAsia="Times New Roman" w:hAnsi="Times New Roman" w:cs="Times New Roman"/>
            <w:sz w:val="24"/>
            <w:szCs w:val="24"/>
          </w:rPr>
          <w:delText xml:space="preserve">possible </w:delText>
        </w:r>
      </w:del>
      <w:del w:id="43" w:author="Dave Bridges" w:date="2023-11-08T08:25:00Z">
        <w:r w:rsidRPr="0074169B" w:rsidDel="009F7CB7">
          <w:rPr>
            <w:rFonts w:ascii="Times New Roman" w:eastAsia="Times New Roman" w:hAnsi="Times New Roman" w:cs="Times New Roman"/>
            <w:sz w:val="24"/>
            <w:szCs w:val="24"/>
          </w:rPr>
          <w:delText>covariates</w:delText>
        </w:r>
      </w:del>
      <w:del w:id="44" w:author="Dave Bridges" w:date="2023-11-08T08:23:00Z">
        <w:r w:rsidRPr="0074169B" w:rsidDel="00455FEC">
          <w:rPr>
            <w:rFonts w:ascii="Times New Roman" w:eastAsia="Times New Roman" w:hAnsi="Times New Roman" w:cs="Times New Roman"/>
            <w:sz w:val="24"/>
            <w:szCs w:val="24"/>
          </w:rPr>
          <w:delText xml:space="preserve"> using linear regression for continuous variables and ANOVA for categorical variables</w:delText>
        </w:r>
      </w:del>
      <w:del w:id="45" w:author="Dave Bridges" w:date="2023-11-08T08:25:00Z">
        <w:r w:rsidRPr="0074169B" w:rsidDel="009F7CB7">
          <w:rPr>
            <w:rFonts w:ascii="Times New Roman" w:eastAsia="Times New Roman" w:hAnsi="Times New Roman" w:cs="Times New Roman"/>
            <w:sz w:val="24"/>
            <w:szCs w:val="24"/>
          </w:rPr>
          <w:delText xml:space="preserve">. For categories that had less than 10 individuals within a subcategory, </w:delText>
        </w:r>
        <w:r w:rsidR="00F3027C" w:rsidRPr="0074169B" w:rsidDel="009F7CB7">
          <w:rPr>
            <w:rFonts w:ascii="Times New Roman" w:eastAsia="Times New Roman" w:hAnsi="Times New Roman" w:cs="Times New Roman"/>
            <w:sz w:val="24"/>
            <w:szCs w:val="24"/>
          </w:rPr>
          <w:delText>Mann Whitney</w:delText>
        </w:r>
        <w:r w:rsidRPr="0074169B" w:rsidDel="009F7CB7">
          <w:rPr>
            <w:rFonts w:ascii="Times New Roman" w:eastAsia="Times New Roman" w:hAnsi="Times New Roman" w:cs="Times New Roman"/>
            <w:sz w:val="24"/>
            <w:szCs w:val="24"/>
          </w:rPr>
          <w:delText xml:space="preserve"> tests were used to assess differences in GWG. Variables had significant associations with actual GWG if the p-value &lt; 0.1. Significant covariates that had at least 10 individuals per group were considered for multivariate analysis.</w:delText>
        </w:r>
      </w:del>
    </w:p>
    <w:p w14:paraId="72DA9247" w14:textId="09CE06A5" w:rsidR="00F83712" w:rsidRPr="0074169B" w:rsidDel="0076192E" w:rsidRDefault="00AF1ED5">
      <w:pPr>
        <w:pStyle w:val="Standard"/>
        <w:ind w:firstLine="720"/>
        <w:rPr>
          <w:del w:id="46" w:author="Dave Bridges" w:date="2023-11-08T08:47:00Z"/>
          <w:sz w:val="24"/>
          <w:szCs w:val="24"/>
        </w:rPr>
      </w:pPr>
      <w:del w:id="47" w:author="Dave Bridges" w:date="2023-11-08T08:47:00Z">
        <w:r w:rsidRPr="0074169B" w:rsidDel="0076192E">
          <w:rPr>
            <w:rFonts w:ascii="Times New Roman" w:eastAsia="Times New Roman" w:hAnsi="Times New Roman" w:cs="Times New Roman"/>
            <w:sz w:val="24"/>
            <w:szCs w:val="24"/>
          </w:rPr>
          <w:delText xml:space="preserve">The outcome variable, total EDE-QS score during trimester 3, was calculated by totaling the answers to each individual question from the EDE-QS during trimester 3. Trimester 3 scores were found to be right skewed, where </w:delText>
        </w:r>
        <w:r w:rsidR="00F3027C" w:rsidRPr="0074169B" w:rsidDel="0076192E">
          <w:rPr>
            <w:rFonts w:ascii="Times New Roman" w:eastAsia="Times New Roman" w:hAnsi="Times New Roman" w:cs="Times New Roman"/>
            <w:sz w:val="24"/>
            <w:szCs w:val="24"/>
          </w:rPr>
          <w:delText>many</w:delText>
        </w:r>
        <w:r w:rsidRPr="0074169B" w:rsidDel="0076192E">
          <w:rPr>
            <w:rFonts w:ascii="Times New Roman" w:eastAsia="Times New Roman" w:hAnsi="Times New Roman" w:cs="Times New Roman"/>
            <w:sz w:val="24"/>
            <w:szCs w:val="24"/>
          </w:rPr>
          <w:delText xml:space="preserve"> individuals had a score of zero</w:delText>
        </w:r>
        <w:r w:rsidR="00A32669" w:rsidDel="0076192E">
          <w:rPr>
            <w:rFonts w:ascii="Times New Roman" w:eastAsia="Times New Roman" w:hAnsi="Times New Roman" w:cs="Times New Roman"/>
            <w:sz w:val="24"/>
            <w:szCs w:val="24"/>
          </w:rPr>
          <w:delText xml:space="preserve"> (p</w:delText>
        </w:r>
        <w:r w:rsidR="00B252DB" w:rsidDel="0076192E">
          <w:rPr>
            <w:rFonts w:ascii="Times New Roman" w:eastAsia="Times New Roman" w:hAnsi="Times New Roman" w:cs="Times New Roman"/>
            <w:sz w:val="24"/>
            <w:szCs w:val="24"/>
          </w:rPr>
          <w:delText xml:space="preserve"> </w:delText>
        </w:r>
      </w:del>
      <w:del w:id="48" w:author="Dave Bridges" w:date="2023-11-08T08:27:00Z">
        <w:r w:rsidR="00A32669" w:rsidRPr="00966E57" w:rsidDel="002A4645">
          <w:rPr>
            <w:rFonts w:ascii="Times New Roman" w:eastAsia="Times New Roman" w:hAnsi="Times New Roman" w:cs="Times New Roman"/>
            <w:sz w:val="24"/>
            <w:szCs w:val="24"/>
            <w:vertAlign w:val="superscript"/>
            <w:rPrChange w:id="49" w:author="Dave Bridges" w:date="2023-11-08T08:29:00Z">
              <w:rPr>
                <w:rFonts w:ascii="Times New Roman" w:eastAsia="Times New Roman" w:hAnsi="Times New Roman" w:cs="Times New Roman"/>
                <w:sz w:val="24"/>
                <w:szCs w:val="24"/>
              </w:rPr>
            </w:rPrChange>
          </w:rPr>
          <w:delText>=</w:delText>
        </w:r>
      </w:del>
      <w:del w:id="50" w:author="Dave Bridges" w:date="2023-11-08T08:29:00Z">
        <w:r w:rsidR="00A32669" w:rsidRPr="00966E57" w:rsidDel="00966E57">
          <w:rPr>
            <w:rFonts w:ascii="Times New Roman" w:eastAsia="Times New Roman" w:hAnsi="Times New Roman" w:cs="Times New Roman"/>
            <w:sz w:val="24"/>
            <w:szCs w:val="24"/>
            <w:vertAlign w:val="superscript"/>
            <w:rPrChange w:id="51" w:author="Dave Bridges" w:date="2023-11-08T08:29:00Z">
              <w:rPr>
                <w:rFonts w:ascii="Times New Roman" w:eastAsia="Times New Roman" w:hAnsi="Times New Roman" w:cs="Times New Roman"/>
                <w:sz w:val="24"/>
                <w:szCs w:val="24"/>
              </w:rPr>
            </w:rPrChange>
          </w:rPr>
          <w:delText xml:space="preserve"> 0</w:delText>
        </w:r>
        <w:r w:rsidR="00B252DB" w:rsidRPr="00966E57" w:rsidDel="00966E57">
          <w:rPr>
            <w:rFonts w:ascii="Times New Roman" w:eastAsia="Times New Roman" w:hAnsi="Times New Roman" w:cs="Times New Roman"/>
            <w:sz w:val="24"/>
            <w:szCs w:val="24"/>
            <w:vertAlign w:val="superscript"/>
            <w:rPrChange w:id="52" w:author="Dave Bridges" w:date="2023-11-08T08:29:00Z">
              <w:rPr>
                <w:rFonts w:ascii="Times New Roman" w:eastAsia="Times New Roman" w:hAnsi="Times New Roman" w:cs="Times New Roman"/>
                <w:sz w:val="24"/>
                <w:szCs w:val="24"/>
              </w:rPr>
            </w:rPrChange>
          </w:rPr>
          <w:delText xml:space="preserve"> for</w:delText>
        </w:r>
      </w:del>
      <w:del w:id="53" w:author="Dave Bridges" w:date="2023-11-08T08:47:00Z">
        <w:r w:rsidR="00B252DB" w:rsidDel="0076192E">
          <w:rPr>
            <w:rFonts w:ascii="Times New Roman" w:eastAsia="Times New Roman" w:hAnsi="Times New Roman" w:cs="Times New Roman"/>
            <w:sz w:val="24"/>
            <w:szCs w:val="24"/>
          </w:rPr>
          <w:delText xml:space="preserve"> Shapiro-Wilk</w:delText>
        </w:r>
        <w:r w:rsidR="00A32669" w:rsidDel="0076192E">
          <w:rPr>
            <w:rFonts w:ascii="Times New Roman" w:eastAsia="Times New Roman" w:hAnsi="Times New Roman" w:cs="Times New Roman"/>
            <w:sz w:val="24"/>
            <w:szCs w:val="24"/>
          </w:rPr>
          <w:delText>)</w:delText>
        </w:r>
        <w:r w:rsidR="00B252DB" w:rsidDel="0076192E">
          <w:rPr>
            <w:rFonts w:ascii="Times New Roman" w:eastAsia="Times New Roman" w:hAnsi="Times New Roman" w:cs="Times New Roman"/>
            <w:sz w:val="24"/>
            <w:szCs w:val="24"/>
          </w:rPr>
          <w:delText>.</w:delText>
        </w:r>
        <w:r w:rsidRPr="0074169B" w:rsidDel="0076192E">
          <w:rPr>
            <w:rFonts w:ascii="Times New Roman" w:eastAsia="Times New Roman" w:hAnsi="Times New Roman" w:cs="Times New Roman"/>
            <w:sz w:val="24"/>
            <w:szCs w:val="24"/>
          </w:rPr>
          <w:delText xml:space="preserve"> </w:delText>
        </w:r>
      </w:del>
      <w:del w:id="54" w:author="Dave Bridges" w:date="2023-11-08T08:34:00Z">
        <w:r w:rsidRPr="0074169B" w:rsidDel="00966E57">
          <w:rPr>
            <w:rFonts w:ascii="Times New Roman" w:eastAsia="Times New Roman" w:hAnsi="Times New Roman" w:cs="Times New Roman"/>
            <w:sz w:val="24"/>
            <w:szCs w:val="24"/>
          </w:rPr>
          <w:delText xml:space="preserve">The mean and variance were found to be different as models tested against EDE-QS scores failed </w:delText>
        </w:r>
      </w:del>
      <w:del w:id="55" w:author="Dave Bridges" w:date="2023-11-08T08:33:00Z">
        <w:r w:rsidRPr="0074169B" w:rsidDel="00966E57">
          <w:rPr>
            <w:rFonts w:ascii="Times New Roman" w:eastAsia="Times New Roman" w:hAnsi="Times New Roman" w:cs="Times New Roman"/>
            <w:sz w:val="24"/>
            <w:szCs w:val="24"/>
          </w:rPr>
          <w:delText xml:space="preserve">the </w:delText>
        </w:r>
      </w:del>
      <w:del w:id="56" w:author="Dave Bridges" w:date="2023-11-08T08:34:00Z">
        <w:r w:rsidRPr="0074169B" w:rsidDel="00966E57">
          <w:rPr>
            <w:rFonts w:ascii="Times New Roman" w:eastAsia="Times New Roman" w:hAnsi="Times New Roman" w:cs="Times New Roman"/>
            <w:sz w:val="24"/>
            <w:szCs w:val="24"/>
          </w:rPr>
          <w:delText xml:space="preserve">overdispersion test </w:delText>
        </w:r>
        <w:r w:rsidRPr="00966E57" w:rsidDel="00966E57">
          <w:rPr>
            <w:rFonts w:ascii="Times New Roman" w:eastAsia="Times New Roman" w:hAnsi="Times New Roman" w:cs="Times New Roman"/>
            <w:sz w:val="24"/>
            <w:szCs w:val="24"/>
            <w:highlight w:val="yellow"/>
            <w:rPrChange w:id="57" w:author="Dave Bridges" w:date="2023-11-08T08:31:00Z">
              <w:rPr>
                <w:rFonts w:ascii="Times New Roman" w:eastAsia="Times New Roman" w:hAnsi="Times New Roman" w:cs="Times New Roman"/>
                <w:sz w:val="24"/>
                <w:szCs w:val="24"/>
              </w:rPr>
            </w:rPrChange>
          </w:rPr>
          <w:delText>(p</w:delText>
        </w:r>
        <w:r w:rsidR="00D430FA" w:rsidRPr="00966E57" w:rsidDel="00966E57">
          <w:rPr>
            <w:rFonts w:ascii="Times New Roman" w:eastAsia="Times New Roman" w:hAnsi="Times New Roman" w:cs="Times New Roman"/>
            <w:sz w:val="24"/>
            <w:szCs w:val="24"/>
            <w:highlight w:val="yellow"/>
            <w:rPrChange w:id="58" w:author="Dave Bridges" w:date="2023-11-08T08:31:00Z">
              <w:rPr>
                <w:rFonts w:ascii="Times New Roman" w:eastAsia="Times New Roman" w:hAnsi="Times New Roman" w:cs="Times New Roman"/>
                <w:sz w:val="24"/>
                <w:szCs w:val="24"/>
              </w:rPr>
            </w:rPrChange>
          </w:rPr>
          <w:delText xml:space="preserve"> </w:delText>
        </w:r>
        <w:r w:rsidRPr="00966E57" w:rsidDel="00966E57">
          <w:rPr>
            <w:rFonts w:ascii="Times New Roman" w:eastAsia="Times New Roman" w:hAnsi="Times New Roman" w:cs="Times New Roman"/>
            <w:sz w:val="24"/>
            <w:szCs w:val="24"/>
            <w:highlight w:val="yellow"/>
            <w:rPrChange w:id="59" w:author="Dave Bridges" w:date="2023-11-08T08:31:00Z">
              <w:rPr>
                <w:rFonts w:ascii="Times New Roman" w:eastAsia="Times New Roman" w:hAnsi="Times New Roman" w:cs="Times New Roman"/>
                <w:sz w:val="24"/>
                <w:szCs w:val="24"/>
              </w:rPr>
            </w:rPrChange>
          </w:rPr>
          <w:delText>= 0.0004).</w:delText>
        </w:r>
        <w:r w:rsidRPr="0074169B" w:rsidDel="00966E57">
          <w:rPr>
            <w:rFonts w:ascii="Times New Roman" w:eastAsia="Times New Roman" w:hAnsi="Times New Roman" w:cs="Times New Roman"/>
            <w:sz w:val="24"/>
            <w:szCs w:val="24"/>
          </w:rPr>
          <w:delText xml:space="preserve"> </w:delText>
        </w:r>
      </w:del>
      <w:del w:id="60" w:author="Dave Bridges" w:date="2023-11-08T08:35:00Z">
        <w:r w:rsidRPr="0074169B" w:rsidDel="00966E57">
          <w:rPr>
            <w:rFonts w:ascii="Times New Roman" w:eastAsia="Times New Roman" w:hAnsi="Times New Roman" w:cs="Times New Roman"/>
            <w:sz w:val="24"/>
            <w:szCs w:val="24"/>
          </w:rPr>
          <w:delText xml:space="preserve">Because of </w:delText>
        </w:r>
      </w:del>
      <w:del w:id="61" w:author="Dave Bridges" w:date="2023-11-08T08:47:00Z">
        <w:r w:rsidRPr="0074169B" w:rsidDel="0076192E">
          <w:rPr>
            <w:rFonts w:ascii="Times New Roman" w:eastAsia="Times New Roman" w:hAnsi="Times New Roman" w:cs="Times New Roman"/>
            <w:sz w:val="24"/>
            <w:szCs w:val="24"/>
          </w:rPr>
          <w:delText xml:space="preserve">this, negative binomial multilinear regression was used </w:delText>
        </w:r>
        <w:r w:rsidR="00D430FA" w:rsidDel="0076192E">
          <w:rPr>
            <w:rFonts w:ascii="Times New Roman" w:eastAsia="Times New Roman" w:hAnsi="Times New Roman" w:cs="Times New Roman"/>
            <w:sz w:val="24"/>
            <w:szCs w:val="24"/>
          </w:rPr>
          <w:delText>to model</w:delText>
        </w:r>
        <w:r w:rsidRPr="0074169B" w:rsidDel="0076192E">
          <w:rPr>
            <w:rFonts w:ascii="Times New Roman" w:eastAsia="Times New Roman" w:hAnsi="Times New Roman" w:cs="Times New Roman"/>
            <w:sz w:val="24"/>
            <w:szCs w:val="24"/>
          </w:rPr>
          <w:delText xml:space="preserve"> EDE-QS scores. </w:delText>
        </w:r>
        <w:r w:rsidR="00D430FA" w:rsidDel="0076192E">
          <w:rPr>
            <w:rFonts w:ascii="Times New Roman" w:eastAsia="Times New Roman" w:hAnsi="Times New Roman" w:cs="Times New Roman"/>
            <w:sz w:val="24"/>
            <w:szCs w:val="24"/>
          </w:rPr>
          <w:delText>Covariates</w:delText>
        </w:r>
        <w:r w:rsidRPr="0074169B" w:rsidDel="0076192E">
          <w:rPr>
            <w:rFonts w:ascii="Times New Roman" w:eastAsia="Times New Roman" w:hAnsi="Times New Roman" w:cs="Times New Roman"/>
            <w:sz w:val="24"/>
            <w:szCs w:val="24"/>
          </w:rPr>
          <w:delText xml:space="preserve"> with a p-value of &lt;0.1 were considered for multivariate analysis.</w:delText>
        </w:r>
      </w:del>
    </w:p>
    <w:p w14:paraId="462AB5CA" w14:textId="6D67FCC3" w:rsidR="00F83712" w:rsidRPr="0074169B" w:rsidDel="00F86D57" w:rsidRDefault="00AF1ED5">
      <w:pPr>
        <w:pStyle w:val="Standard"/>
        <w:ind w:firstLine="720"/>
        <w:rPr>
          <w:del w:id="62" w:author="Dave Bridges" w:date="2023-11-08T08:52:00Z"/>
          <w:sz w:val="24"/>
          <w:szCs w:val="24"/>
        </w:rPr>
      </w:pPr>
      <w:del w:id="63" w:author="Dave Bridges" w:date="2023-11-08T08:52:00Z">
        <w:r w:rsidRPr="0074169B" w:rsidDel="00F86D57">
          <w:rPr>
            <w:rFonts w:ascii="Times New Roman" w:eastAsia="Times New Roman" w:hAnsi="Times New Roman" w:cs="Times New Roman"/>
            <w:sz w:val="24"/>
            <w:szCs w:val="24"/>
          </w:rPr>
          <w:delText xml:space="preserve">Alignment categories were compared to demographic variables using </w:delText>
        </w:r>
      </w:del>
      <w:del w:id="64" w:author="Dave Bridges" w:date="2023-11-08T08:49:00Z">
        <w:r w:rsidRPr="0074169B" w:rsidDel="00CD2460">
          <w:rPr>
            <w:rFonts w:ascii="Times New Roman" w:eastAsia="Times New Roman" w:hAnsi="Times New Roman" w:cs="Times New Roman"/>
            <w:sz w:val="24"/>
            <w:szCs w:val="24"/>
          </w:rPr>
          <w:delText>ꭓ</w:delText>
        </w:r>
      </w:del>
      <w:del w:id="65" w:author="Dave Bridges" w:date="2023-11-08T08:52:00Z">
        <w:r w:rsidRPr="0074169B" w:rsidDel="00F86D57">
          <w:rPr>
            <w:rFonts w:ascii="Times New Roman" w:eastAsia="Times New Roman" w:hAnsi="Times New Roman" w:cs="Times New Roman"/>
            <w:sz w:val="24"/>
            <w:szCs w:val="24"/>
          </w:rPr>
          <w:delText xml:space="preserve">-squared tests for categorical covariates and ANOVA for the continuous </w:delText>
        </w:r>
        <w:r w:rsidR="00B252DB" w:rsidDel="00F86D57">
          <w:rPr>
            <w:rFonts w:ascii="Times New Roman" w:eastAsia="Times New Roman" w:hAnsi="Times New Roman" w:cs="Times New Roman"/>
            <w:sz w:val="24"/>
            <w:szCs w:val="24"/>
          </w:rPr>
          <w:delText>covariates</w:delText>
        </w:r>
        <w:r w:rsidRPr="0074169B" w:rsidDel="00F86D57">
          <w:rPr>
            <w:rFonts w:ascii="Times New Roman" w:eastAsia="Times New Roman" w:hAnsi="Times New Roman" w:cs="Times New Roman"/>
            <w:sz w:val="24"/>
            <w:szCs w:val="24"/>
          </w:rPr>
          <w:delText xml:space="preserve">. For categories that had less than 10 individuals within subcategory, </w:delText>
        </w:r>
        <w:r w:rsidR="00B252DB" w:rsidDel="00F86D57">
          <w:rPr>
            <w:rFonts w:ascii="Times New Roman" w:eastAsia="Times New Roman" w:hAnsi="Times New Roman" w:cs="Times New Roman"/>
            <w:sz w:val="24"/>
            <w:szCs w:val="24"/>
          </w:rPr>
          <w:delText>F</w:delText>
        </w:r>
        <w:r w:rsidRPr="0074169B" w:rsidDel="00F86D57">
          <w:rPr>
            <w:rFonts w:ascii="Times New Roman" w:eastAsia="Times New Roman" w:hAnsi="Times New Roman" w:cs="Times New Roman"/>
            <w:sz w:val="24"/>
            <w:szCs w:val="24"/>
          </w:rPr>
          <w:delText xml:space="preserve">isher </w:delText>
        </w:r>
        <w:r w:rsidR="00B252DB" w:rsidDel="00F86D57">
          <w:rPr>
            <w:rFonts w:ascii="Times New Roman" w:eastAsia="Times New Roman" w:hAnsi="Times New Roman" w:cs="Times New Roman"/>
            <w:sz w:val="24"/>
            <w:szCs w:val="24"/>
          </w:rPr>
          <w:delText>E</w:delText>
        </w:r>
        <w:r w:rsidRPr="0074169B" w:rsidDel="00F86D57">
          <w:rPr>
            <w:rFonts w:ascii="Times New Roman" w:eastAsia="Times New Roman" w:hAnsi="Times New Roman" w:cs="Times New Roman"/>
            <w:sz w:val="24"/>
            <w:szCs w:val="24"/>
          </w:rPr>
          <w:delText>xact tests were used to assess any relationship with alignment categories. Variables had significant associations with misalignment categories if the p-value &lt; 0.1.</w:delText>
        </w:r>
      </w:del>
    </w:p>
    <w:p w14:paraId="6F8CD3EE" w14:textId="030980E4" w:rsidR="00F83712" w:rsidRPr="0074169B" w:rsidDel="00B55B73" w:rsidRDefault="00AF1ED5">
      <w:pPr>
        <w:pStyle w:val="Standard"/>
        <w:ind w:firstLine="720"/>
        <w:rPr>
          <w:del w:id="66" w:author="Dave Bridges" w:date="2023-11-08T08:54:00Z"/>
          <w:sz w:val="24"/>
          <w:szCs w:val="24"/>
        </w:rPr>
      </w:pPr>
      <w:del w:id="67" w:author="Dave Bridges" w:date="2023-11-08T08:54:00Z">
        <w:r w:rsidRPr="0074169B" w:rsidDel="00B55B73">
          <w:rPr>
            <w:rFonts w:ascii="Times New Roman" w:eastAsia="Times New Roman" w:hAnsi="Times New Roman" w:cs="Times New Roman"/>
            <w:sz w:val="24"/>
            <w:szCs w:val="24"/>
          </w:rPr>
          <w:delText xml:space="preserve">The primary relationship explored for this study was the relationship between GWG and trimester </w:delText>
        </w:r>
      </w:del>
      <w:del w:id="68" w:author="Dave Bridges" w:date="2023-11-08T08:53:00Z">
        <w:r w:rsidRPr="0074169B" w:rsidDel="007659F3">
          <w:rPr>
            <w:rFonts w:ascii="Times New Roman" w:eastAsia="Times New Roman" w:hAnsi="Times New Roman" w:cs="Times New Roman"/>
            <w:sz w:val="24"/>
            <w:szCs w:val="24"/>
          </w:rPr>
          <w:delText xml:space="preserve">3 </w:delText>
        </w:r>
      </w:del>
      <w:del w:id="69" w:author="Dave Bridges" w:date="2023-11-08T08:54:00Z">
        <w:r w:rsidRPr="0074169B" w:rsidDel="00B55B73">
          <w:rPr>
            <w:rFonts w:ascii="Times New Roman" w:eastAsia="Times New Roman" w:hAnsi="Times New Roman" w:cs="Times New Roman"/>
            <w:sz w:val="24"/>
            <w:szCs w:val="24"/>
          </w:rPr>
          <w:delText xml:space="preserve">EDE-QS scores. Negative binomial multilinear regression was used to test this relationship. </w:delText>
        </w:r>
        <w:r w:rsidRPr="0074169B" w:rsidDel="00B55B73">
          <w:rPr>
            <w:rFonts w:ascii="Times New Roman" w:eastAsia="Times New Roman" w:hAnsi="Times New Roman" w:cs="Times New Roman"/>
            <w:i/>
            <w:sz w:val="24"/>
            <w:szCs w:val="24"/>
          </w:rPr>
          <w:delText>A priori</w:delText>
        </w:r>
        <w:r w:rsidRPr="0074169B" w:rsidDel="00B55B73">
          <w:rPr>
            <w:rFonts w:ascii="Times New Roman" w:eastAsia="Times New Roman" w:hAnsi="Times New Roman" w:cs="Times New Roman"/>
            <w:sz w:val="24"/>
            <w:szCs w:val="24"/>
          </w:rPr>
          <w:delText xml:space="preserve"> covariates were added to the model, including maternal age and parity, followed by sociodemographic characteristics and significant covariates from univariate analyses.</w:delText>
        </w:r>
        <w:r w:rsidR="00A427AB" w:rsidDel="00B55B73">
          <w:rPr>
            <w:rFonts w:ascii="Times New Roman" w:eastAsia="Times New Roman" w:hAnsi="Times New Roman" w:cs="Times New Roman"/>
            <w:sz w:val="24"/>
            <w:szCs w:val="24"/>
          </w:rPr>
          <w:delText xml:space="preserve"> Significant models had a p-value &lt;0.5.</w:delText>
        </w:r>
        <w:r w:rsidRPr="0074169B" w:rsidDel="00B55B73">
          <w:rPr>
            <w:rFonts w:ascii="Times New Roman" w:eastAsia="Times New Roman" w:hAnsi="Times New Roman" w:cs="Times New Roman"/>
            <w:sz w:val="24"/>
            <w:szCs w:val="24"/>
          </w:rPr>
          <w:delText xml:space="preserve"> Once the final adjusted model was determined, misalignment was added as an interaction term to determine if </w:delText>
        </w:r>
        <w:r w:rsidR="00D430FA" w:rsidDel="00B55B73">
          <w:rPr>
            <w:rFonts w:ascii="Times New Roman" w:eastAsia="Times New Roman" w:hAnsi="Times New Roman" w:cs="Times New Roman"/>
            <w:sz w:val="24"/>
            <w:szCs w:val="24"/>
          </w:rPr>
          <w:delText xml:space="preserve">misalignment </w:delText>
        </w:r>
        <w:r w:rsidRPr="0074169B" w:rsidDel="00B55B73">
          <w:rPr>
            <w:rFonts w:ascii="Times New Roman" w:eastAsia="Times New Roman" w:hAnsi="Times New Roman" w:cs="Times New Roman"/>
            <w:sz w:val="24"/>
            <w:szCs w:val="24"/>
          </w:rPr>
          <w:delText>was an effect modifier</w:delText>
        </w:r>
        <w:r w:rsidR="00D430FA" w:rsidDel="00B55B73">
          <w:rPr>
            <w:rFonts w:ascii="Times New Roman" w:eastAsia="Times New Roman" w:hAnsi="Times New Roman" w:cs="Times New Roman"/>
            <w:sz w:val="24"/>
            <w:szCs w:val="24"/>
          </w:rPr>
          <w:delText xml:space="preserve"> of the GWG and EDE-QS </w:delText>
        </w:r>
        <w:r w:rsidR="008B3EF1" w:rsidDel="00B55B73">
          <w:rPr>
            <w:noProof/>
          </w:rPr>
          <mc:AlternateContent>
            <mc:Choice Requires="wpg">
              <w:drawing>
                <wp:anchor distT="114300" distB="114300" distL="114300" distR="114300" simplePos="0" relativeHeight="251660288" behindDoc="0" locked="0" layoutInCell="1" hidden="0" allowOverlap="1" wp14:anchorId="1645571B" wp14:editId="324C14FD">
                  <wp:simplePos x="0" y="0"/>
                  <wp:positionH relativeFrom="column">
                    <wp:posOffset>0</wp:posOffset>
                  </wp:positionH>
                  <wp:positionV relativeFrom="paragraph">
                    <wp:posOffset>1374257</wp:posOffset>
                  </wp:positionV>
                  <wp:extent cx="5509260" cy="3981450"/>
                  <wp:effectExtent l="0" t="0" r="2540" b="0"/>
                  <wp:wrapThrough wrapText="bothSides">
                    <wp:wrapPolygon edited="0">
                      <wp:start x="0" y="0"/>
                      <wp:lineTo x="0" y="18672"/>
                      <wp:lineTo x="10805" y="18741"/>
                      <wp:lineTo x="249" y="19430"/>
                      <wp:lineTo x="249" y="21221"/>
                      <wp:lineTo x="21062" y="21221"/>
                      <wp:lineTo x="21162" y="19430"/>
                      <wp:lineTo x="10805" y="18741"/>
                      <wp:lineTo x="21560" y="18672"/>
                      <wp:lineTo x="21560"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509260" cy="3981450"/>
                            <a:chOff x="152400" y="152400"/>
                            <a:chExt cx="4533900" cy="3380285"/>
                          </a:xfrm>
                        </wpg:grpSpPr>
                        <pic:pic xmlns:pic="http://schemas.openxmlformats.org/drawingml/2006/picture">
                          <pic:nvPicPr>
                            <pic:cNvPr id="14" name="Shape 4"/>
                            <pic:cNvPicPr preferRelativeResize="0"/>
                          </pic:nvPicPr>
                          <pic:blipFill rotWithShape="1">
                            <a:blip r:embed="rId10">
                              <a:alphaModFix/>
                            </a:blip>
                            <a:srcRect b="6112"/>
                            <a:stretch/>
                          </pic:blipFill>
                          <pic:spPr>
                            <a:xfrm>
                              <a:off x="152400" y="152400"/>
                              <a:ext cx="4533900" cy="2924175"/>
                            </a:xfrm>
                            <a:prstGeom prst="rect">
                              <a:avLst/>
                            </a:prstGeom>
                            <a:noFill/>
                            <a:ln>
                              <a:noFill/>
                            </a:ln>
                          </pic:spPr>
                        </pic:pic>
                        <wps:wsp>
                          <wps:cNvPr id="15" name="Text Box 15"/>
                          <wps:cNvSpPr txBox="1"/>
                          <wps:spPr>
                            <a:xfrm>
                              <a:off x="152400" y="3127355"/>
                              <a:ext cx="4479354" cy="405330"/>
                            </a:xfrm>
                            <a:prstGeom prst="rect">
                              <a:avLst/>
                            </a:prstGeom>
                            <a:noFill/>
                            <a:ln>
                              <a:noFill/>
                            </a:ln>
                          </wps:spPr>
                          <wps:txbx>
                            <w:txbxContent>
                              <w:p w14:paraId="2C1B53B9" w14:textId="77777777" w:rsidR="00AF1ED5" w:rsidRDefault="00AF1ED5"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45571B" id="Group 13" o:spid="_x0000_s1029" style="position:absolute;left:0;text-align:left;margin-left:0;margin-top:108.2pt;width:433.8pt;height:313.5pt;z-index:251660288;mso-wrap-distance-top:9pt;mso-wrap-distance-bottom:9pt;mso-width-relative:margin;mso-height-relative:margin" coordorigin="1524,1524" coordsize="45339,33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">
                  <v:shape id="Shape 4" o:spid="_x0000_s1030" type="#_x0000_t75" style="position:absolute;left:1524;top:1524;width:45339;height:292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">
                    <v:imagedata r:id="rId11" o:title="" cropbottom="4006f"/>
                  </v:shape>
                  <v:shape id="Text Box 15" o:spid="_x0000_s1031" type="#_x0000_t202" style="position:absolute;left:1524;top:31273;width:44793;height:4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S5rywAAAOAAAAAPAAAAZHJzL2Rvd25yZXYueG1sRI/RSgMx&#13;&#10;EEXfBf8hjOCLtFmFFt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AwrS5rywAA&#13;&#10;AOAAAAAPAAAAAAAAAAAAAAAAAAcCAABkcnMvZG93bnJldi54bWxQSwUGAAAAAAMAAwC3AAAA/wIA&#13;&#10;AAAA&#13;&#10;" filled="f" stroked="f">
                    <v:textbox inset="2.53958mm,2.53958mm,2.53958mm,2.53958mm">
                      <w:txbxContent>
                        <w:p w14:paraId="2C1B53B9" w14:textId="77777777" w:rsidR="00AF1ED5" w:rsidRDefault="00AF1ED5"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v:textbox>
                  </v:shape>
                  <w10:wrap type="through"/>
                </v:group>
              </w:pict>
            </mc:Fallback>
          </mc:AlternateContent>
        </w:r>
        <w:r w:rsidR="00B252DB" w:rsidDel="00B55B73">
          <w:rPr>
            <w:noProof/>
          </w:rPr>
          <mc:AlternateContent>
            <mc:Choice Requires="wps">
              <w:drawing>
                <wp:anchor distT="0" distB="0" distL="114300" distR="114300" simplePos="0" relativeHeight="251681792" behindDoc="0" locked="0" layoutInCell="1" allowOverlap="1" wp14:anchorId="45DA66F9" wp14:editId="0C2B3D41">
                  <wp:simplePos x="0" y="0"/>
                  <wp:positionH relativeFrom="column">
                    <wp:posOffset>1359673</wp:posOffset>
                  </wp:positionH>
                  <wp:positionV relativeFrom="paragraph">
                    <wp:posOffset>3824577</wp:posOffset>
                  </wp:positionV>
                  <wp:extent cx="1288111" cy="621510"/>
                  <wp:effectExtent l="0" t="0" r="0" b="1270"/>
                  <wp:wrapNone/>
                  <wp:docPr id="8" name="Rectangle 8"/>
                  <wp:cNvGraphicFramePr/>
                  <a:graphic xmlns:a="http://schemas.openxmlformats.org/drawingml/2006/main">
                    <a:graphicData uri="http://schemas.microsoft.com/office/word/2010/wordprocessingShape">
                      <wps:wsp>
                        <wps:cNvSpPr/>
                        <wps:spPr>
                          <a:xfrm>
                            <a:off x="0" y="0"/>
                            <a:ext cx="1288111" cy="621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337FC35" id="Rectangle 8" o:spid="_x0000_s1026" style="position:absolute;margin-left:107.05pt;margin-top:301.15pt;width:101.45pt;height:48.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" fillcolor="white [3212]" stroked="f" strokeweight="1pt"/>
              </w:pict>
            </mc:Fallback>
          </mc:AlternateContent>
        </w:r>
        <w:r w:rsidR="008B3EF1" w:rsidDel="00B55B73">
          <w:rPr>
            <w:rFonts w:ascii="Times New Roman" w:eastAsia="Times New Roman" w:hAnsi="Times New Roman" w:cs="Times New Roman"/>
            <w:sz w:val="24"/>
            <w:szCs w:val="24"/>
          </w:rPr>
          <w:delText>association</w:delText>
        </w:r>
        <w:r w:rsidRPr="0074169B" w:rsidDel="00B55B73">
          <w:rPr>
            <w:rFonts w:ascii="Times New Roman" w:eastAsia="Times New Roman" w:hAnsi="Times New Roman" w:cs="Times New Roman"/>
            <w:sz w:val="24"/>
            <w:szCs w:val="24"/>
          </w:rPr>
          <w:delText>.</w:delText>
        </w:r>
      </w:del>
    </w:p>
    <w:bookmarkStart w:id="70" w:name="_m26ueltczuwg"/>
    <w:bookmarkEnd w:id="70"/>
    <w:p w14:paraId="54404628" w14:textId="6030FAFA" w:rsidR="00F3027C" w:rsidRDefault="00F619ED">
      <w:pPr>
        <w:pStyle w:val="Heading2"/>
      </w:pPr>
      <w:r>
        <w:rPr>
          <w:rFonts w:cs="Mangal"/>
          <w:noProof/>
          <w:sz w:val="16"/>
          <w:szCs w:val="16"/>
        </w:rPr>
        <mc:AlternateContent>
          <mc:Choice Requires="wps">
            <w:drawing>
              <wp:anchor distT="0" distB="0" distL="114300" distR="114300" simplePos="0" relativeHeight="251682816" behindDoc="0" locked="0" layoutInCell="1" allowOverlap="1" wp14:anchorId="23C565A0" wp14:editId="5166BC70">
                <wp:simplePos x="0" y="0"/>
                <wp:positionH relativeFrom="column">
                  <wp:posOffset>-41275</wp:posOffset>
                </wp:positionH>
                <wp:positionV relativeFrom="paragraph">
                  <wp:posOffset>-41852</wp:posOffset>
                </wp:positionV>
                <wp:extent cx="6109335" cy="6428509"/>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9335" cy="6428509"/>
                        </a:xfrm>
                        <a:prstGeom prst="rect">
                          <a:avLst/>
                        </a:prstGeom>
                        <a:solidFill>
                          <a:schemeClr val="lt1"/>
                        </a:solidFill>
                        <a:ln w="6350">
                          <a:noFill/>
                        </a:ln>
                      </wps:spPr>
                      <wps:txbx>
                        <w:txbxContent>
                          <w:p w14:paraId="236F103F" w14:textId="599862E0" w:rsidR="00AF1ED5" w:rsidRDefault="00AF1ED5">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AF1ED5" w:rsidRDefault="00AF1ED5"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AF1ED5" w:rsidRDefault="00AF1E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565A0" id="Text Box 9" o:spid="_x0000_s1032" type="#_x0000_t202" style="position:absolute;margin-left:-3.25pt;margin-top:-3.3pt;width:481.05pt;height:50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" fillcolor="white [3201]" stroked="f" strokeweight=".5pt">
                <v:textbox>
                  <w:txbxContent>
                    <w:p w14:paraId="236F103F" w14:textId="599862E0" w:rsidR="00AF1ED5" w:rsidRDefault="00AF1ED5">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AF1ED5" w:rsidRDefault="00AF1ED5"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AF1ED5" w:rsidRDefault="00AF1ED5"/>
                  </w:txbxContent>
                </v:textbox>
              </v:shape>
            </w:pict>
          </mc:Fallback>
        </mc:AlternateContent>
      </w:r>
    </w:p>
    <w:p w14:paraId="1062747B" w14:textId="2C20DDA4" w:rsidR="00F3027C" w:rsidRDefault="00F3027C">
      <w:pPr>
        <w:pStyle w:val="Heading2"/>
      </w:pPr>
    </w:p>
    <w:p w14:paraId="1E9F992B" w14:textId="5350DCBC" w:rsidR="00F3027C" w:rsidRDefault="00F3027C">
      <w:pPr>
        <w:pStyle w:val="Heading2"/>
      </w:pPr>
    </w:p>
    <w:p w14:paraId="513126F3" w14:textId="3265F08D" w:rsidR="00F3027C" w:rsidRDefault="00F3027C">
      <w:pPr>
        <w:pStyle w:val="Heading2"/>
      </w:pPr>
    </w:p>
    <w:p w14:paraId="2E18A18E" w14:textId="77777777" w:rsidR="00F3027C" w:rsidRDefault="00F3027C">
      <w:pPr>
        <w:pStyle w:val="Heading2"/>
      </w:pPr>
    </w:p>
    <w:p w14:paraId="05661B3E" w14:textId="77777777" w:rsidR="00F3027C" w:rsidRDefault="00F3027C">
      <w:pPr>
        <w:pStyle w:val="Heading2"/>
      </w:pPr>
    </w:p>
    <w:p w14:paraId="777CBCD2" w14:textId="77777777" w:rsidR="00F3027C" w:rsidRDefault="00F3027C">
      <w:pPr>
        <w:pStyle w:val="Heading2"/>
      </w:pPr>
    </w:p>
    <w:p w14:paraId="3F518D6A" w14:textId="77777777" w:rsidR="00F3027C" w:rsidRDefault="00F3027C">
      <w:pPr>
        <w:pStyle w:val="Heading2"/>
      </w:pPr>
    </w:p>
    <w:p w14:paraId="58A43CB7" w14:textId="77777777" w:rsidR="00F3027C" w:rsidRDefault="00F3027C">
      <w:pPr>
        <w:pStyle w:val="Heading2"/>
      </w:pPr>
    </w:p>
    <w:p w14:paraId="797583BB" w14:textId="77777777" w:rsidR="00F3027C" w:rsidRDefault="00F3027C">
      <w:pPr>
        <w:pStyle w:val="Heading2"/>
      </w:pPr>
    </w:p>
    <w:p w14:paraId="6917D938" w14:textId="77777777" w:rsidR="00F3027C" w:rsidRDefault="00F3027C">
      <w:pPr>
        <w:pStyle w:val="Heading2"/>
      </w:pPr>
    </w:p>
    <w:p w14:paraId="22C7B764" w14:textId="77777777" w:rsidR="00F3027C" w:rsidRDefault="00F3027C">
      <w:pPr>
        <w:pStyle w:val="Heading2"/>
      </w:pPr>
    </w:p>
    <w:p w14:paraId="5AEFC911" w14:textId="77777777" w:rsidR="00F3027C" w:rsidRDefault="00F3027C">
      <w:pPr>
        <w:pStyle w:val="Heading2"/>
      </w:pPr>
    </w:p>
    <w:p w14:paraId="1E4AE06E" w14:textId="77777777" w:rsidR="00F3027C" w:rsidRDefault="00F3027C">
      <w:pPr>
        <w:pStyle w:val="Heading2"/>
      </w:pPr>
    </w:p>
    <w:p w14:paraId="1C45299A" w14:textId="50699ADE" w:rsidR="00F83712" w:rsidRPr="005B2F9C" w:rsidRDefault="00AF1ED5" w:rsidP="005B2F9C">
      <w:pPr>
        <w:pStyle w:val="Heading2"/>
        <w:rPr>
          <w:rFonts w:ascii="Times New Roman" w:hAnsi="Times New Roman" w:cs="Times New Roman"/>
          <w:b/>
          <w:bCs/>
        </w:rPr>
      </w:pPr>
      <w:r w:rsidRPr="005B2F9C">
        <w:rPr>
          <w:rFonts w:ascii="Times New Roman" w:hAnsi="Times New Roman" w:cs="Times New Roman"/>
          <w:b/>
          <w:bCs/>
        </w:rPr>
        <w:t>Results</w:t>
      </w:r>
    </w:p>
    <w:p w14:paraId="2459B32B" w14:textId="77777777"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Demographic Characteristics of the PRESS Population</w:t>
      </w:r>
    </w:p>
    <w:p w14:paraId="203B3145" w14:textId="557F34A6" w:rsidR="00F83712" w:rsidRPr="0074169B" w:rsidRDefault="00F3027C">
      <w:pPr>
        <w:pStyle w:val="Standard"/>
        <w:rPr>
          <w:sz w:val="24"/>
          <w:szCs w:val="24"/>
        </w:rPr>
      </w:pPr>
      <w:r w:rsidRPr="0074169B">
        <w:rPr>
          <w:rFonts w:ascii="Times New Roman" w:eastAsia="Times New Roman" w:hAnsi="Times New Roman" w:cs="Times New Roman"/>
          <w:sz w:val="24"/>
          <w:szCs w:val="24"/>
        </w:rPr>
        <w:t>Figure 1 illustrates the flow of surveys participants in PRESS study completed throughout the time they were enrolled in the study. Every participant completed a screener, consent form, and a demographics survey no matter their gestational age at enrollment. Figure 2 illustrates th</w:t>
      </w:r>
      <w:r w:rsidR="00B252DB">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 xml:space="preserve"> flow </w:t>
      </w:r>
      <w:r w:rsidR="00BA348E">
        <w:rPr>
          <w:rFonts w:ascii="Times New Roman" w:eastAsia="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21E517C1" wp14:editId="02487D46">
                <wp:simplePos x="0" y="0"/>
                <wp:positionH relativeFrom="column">
                  <wp:posOffset>-130810</wp:posOffset>
                </wp:positionH>
                <wp:positionV relativeFrom="paragraph">
                  <wp:posOffset>425958</wp:posOffset>
                </wp:positionV>
                <wp:extent cx="2873375" cy="7384415"/>
                <wp:effectExtent l="0" t="0" r="0" b="0"/>
                <wp:wrapThrough wrapText="bothSides">
                  <wp:wrapPolygon edited="0">
                    <wp:start x="0" y="0"/>
                    <wp:lineTo x="0" y="21546"/>
                    <wp:lineTo x="21481" y="21546"/>
                    <wp:lineTo x="21481"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2873375" cy="7384415"/>
                        </a:xfrm>
                        <a:prstGeom prst="rect">
                          <a:avLst/>
                        </a:prstGeom>
                        <a:solidFill>
                          <a:schemeClr val="lt1"/>
                        </a:solidFill>
                        <a:ln w="6350">
                          <a:noFill/>
                        </a:ln>
                      </wps:spPr>
                      <wps:txbx>
                        <w:txbxContent>
                          <w:p w14:paraId="3794834E" w14:textId="0D0FCE39" w:rsidR="00AF1ED5" w:rsidRDefault="00AF1ED5" w:rsidP="00F3027C">
                            <w:r w:rsidRPr="0087544B">
                              <w:rPr>
                                <w:noProof/>
                              </w:rPr>
                              <w:drawing>
                                <wp:inline distT="0" distB="0" distL="0" distR="0" wp14:anchorId="32670832" wp14:editId="0BDEC9D1">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9341" cy="6937790"/>
                                          </a:xfrm>
                                          <a:prstGeom prst="rect">
                                            <a:avLst/>
                                          </a:prstGeom>
                                        </pic:spPr>
                                      </pic:pic>
                                    </a:graphicData>
                                  </a:graphic>
                                </wp:inline>
                              </w:drawing>
                            </w:r>
                            <w:r>
                              <w:t xml:space="preserve"> </w:t>
                            </w:r>
                          </w:p>
                          <w:p w14:paraId="577E1EB4" w14:textId="77777777" w:rsidR="00AF1ED5" w:rsidRPr="008675C6" w:rsidRDefault="00AF1ED5"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517C1" id="Text Box 16" o:spid="_x0000_s1033" type="#_x0000_t202" style="position:absolute;margin-left:-10.3pt;margin-top:33.55pt;width:226.25pt;height:58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" fillcolor="white [3201]" stroked="f" strokeweight=".5pt">
                <v:textbox>
                  <w:txbxContent>
                    <w:p w14:paraId="3794834E" w14:textId="0D0FCE39" w:rsidR="00AF1ED5" w:rsidRDefault="00AF1ED5" w:rsidP="00F3027C">
                      <w:r w:rsidRPr="0087544B">
                        <w:rPr>
                          <w:noProof/>
                        </w:rPr>
                        <w:drawing>
                          <wp:inline distT="0" distB="0" distL="0" distR="0" wp14:anchorId="32670832" wp14:editId="0BDEC9D1">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341" cy="6937790"/>
                                    </a:xfrm>
                                    <a:prstGeom prst="rect">
                                      <a:avLst/>
                                    </a:prstGeom>
                                  </pic:spPr>
                                </pic:pic>
                              </a:graphicData>
                            </a:graphic>
                          </wp:inline>
                        </w:drawing>
                      </w:r>
                      <w:r>
                        <w:t xml:space="preserve"> </w:t>
                      </w:r>
                    </w:p>
                    <w:p w14:paraId="577E1EB4" w14:textId="77777777" w:rsidR="00AF1ED5" w:rsidRPr="008675C6" w:rsidRDefault="00AF1ED5"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v:textbox>
                <w10:wrap type="through"/>
              </v:shape>
            </w:pict>
          </mc:Fallback>
        </mc:AlternateContent>
      </w:r>
      <w:r w:rsidRPr="0074169B">
        <w:rPr>
          <w:rFonts w:ascii="Times New Roman" w:eastAsia="Times New Roman" w:hAnsi="Times New Roman" w:cs="Times New Roman"/>
          <w:sz w:val="24"/>
          <w:szCs w:val="24"/>
        </w:rPr>
        <w:t>of participants through the study. 3,140 individuals received an email from the study team to participate in the study. 725 of the people who received a recruitment email clicked on the survey link and began the survey. 12 individuals were found to be duplicates, so this number was corrected to 713 individuals. After completing the screener, 109 individuals were not eligible. Of the remaining 611 participants, 356 individuals consented to complete the study. After completing the first survey, 7 individuals were found to not have valid Michigan Medicine ID’s and 41 participants did not complete the entire first survey and were therefore excluded. Of the 308 individuals who remained, 155 individuals had a trimester 3 score during the time of data abstraction, and 7 participants had a loss of pregnancy. Of the 15</w:t>
      </w:r>
      <w:r w:rsidR="008B3EF1">
        <w:rPr>
          <w:rFonts w:ascii="Times New Roman" w:eastAsia="Times New Roman" w:hAnsi="Times New Roman" w:cs="Times New Roman"/>
          <w:sz w:val="24"/>
          <w:szCs w:val="24"/>
        </w:rPr>
        <w:t>1</w:t>
      </w:r>
      <w:r w:rsidRPr="0074169B">
        <w:rPr>
          <w:rFonts w:ascii="Times New Roman" w:eastAsia="Times New Roman" w:hAnsi="Times New Roman" w:cs="Times New Roman"/>
          <w:sz w:val="24"/>
          <w:szCs w:val="24"/>
        </w:rPr>
        <w:t xml:space="preserve"> participants remaining, 50 participants did not have completed outcome data and 14 of the participants GWG weights were taken over 2 weeks from delivery. 1 participant was found to have completed two trimester 3 EDE-QS surveys and was therefore excluded as their two scores differed. Therefore, the final sample for this analysis consisted of </w:t>
      </w:r>
      <w:del w:id="71" w:author="Dave Bridges" w:date="2023-11-08T12:25:00Z">
        <w:r w:rsidRPr="0074169B" w:rsidDel="00334E61">
          <w:rPr>
            <w:rFonts w:ascii="Times New Roman" w:eastAsia="Times New Roman" w:hAnsi="Times New Roman" w:cs="Times New Roman"/>
            <w:sz w:val="24"/>
            <w:szCs w:val="24"/>
          </w:rPr>
          <w:delText xml:space="preserve">86 </w:delText>
        </w:r>
      </w:del>
      <w:ins w:id="72" w:author="Dave Bridges" w:date="2023-11-08T12:25:00Z">
        <w:r w:rsidR="00334E61">
          <w:rPr>
            <w:rFonts w:ascii="Times New Roman" w:eastAsia="Times New Roman" w:hAnsi="Times New Roman" w:cs="Times New Roman"/>
            <w:sz w:val="24"/>
            <w:szCs w:val="24"/>
          </w:rPr>
          <w:t>113</w:t>
        </w:r>
        <w:r w:rsidR="00334E61" w:rsidRPr="0074169B">
          <w:rPr>
            <w:rFonts w:ascii="Times New Roman" w:eastAsia="Times New Roman" w:hAnsi="Times New Roman" w:cs="Times New Roman"/>
            <w:sz w:val="24"/>
            <w:szCs w:val="24"/>
          </w:rPr>
          <w:t xml:space="preserve"> </w:t>
        </w:r>
      </w:ins>
      <w:del w:id="73" w:author="Dave Bridges" w:date="2023-11-08T12:25:00Z">
        <w:r w:rsidRPr="0074169B" w:rsidDel="00334E61">
          <w:rPr>
            <w:rFonts w:ascii="Times New Roman" w:eastAsia="Times New Roman" w:hAnsi="Times New Roman" w:cs="Times New Roman"/>
            <w:sz w:val="24"/>
            <w:szCs w:val="24"/>
          </w:rPr>
          <w:delText>individuals</w:delText>
        </w:r>
      </w:del>
      <w:proofErr w:type="spellStart"/>
      <w:ins w:id="74" w:author="Dave Bridges" w:date="2023-11-08T12:25:00Z">
        <w:r w:rsidR="00334E61">
          <w:rPr>
            <w:rFonts w:ascii="Times New Roman" w:eastAsia="Times New Roman" w:hAnsi="Times New Roman" w:cs="Times New Roman"/>
            <w:sz w:val="24"/>
            <w:szCs w:val="24"/>
          </w:rPr>
          <w:t>particpants</w:t>
        </w:r>
      </w:ins>
      <w:proofErr w:type="spellEnd"/>
      <w:r w:rsidRPr="0074169B">
        <w:rPr>
          <w:rFonts w:ascii="Times New Roman" w:eastAsia="Times New Roman" w:hAnsi="Times New Roman" w:cs="Times New Roman"/>
          <w:sz w:val="24"/>
          <w:szCs w:val="24"/>
        </w:rPr>
        <w:t xml:space="preserve">. </w:t>
      </w:r>
    </w:p>
    <w:p w14:paraId="19F53E15" w14:textId="67C25499" w:rsidR="00F83712" w:rsidRPr="0074169B" w:rsidRDefault="00AF1ED5">
      <w:pPr>
        <w:pStyle w:val="Standard"/>
        <w:rPr>
          <w:sz w:val="24"/>
          <w:szCs w:val="24"/>
        </w:rPr>
      </w:pPr>
      <w:r w:rsidRPr="0074169B">
        <w:rPr>
          <w:rFonts w:ascii="Times New Roman" w:eastAsia="Times New Roman" w:hAnsi="Times New Roman" w:cs="Times New Roman"/>
          <w:sz w:val="24"/>
          <w:szCs w:val="24"/>
        </w:rPr>
        <w:tab/>
        <w:t xml:space="preserve">The final sample of participants used for analysis consisted of pregnant people who were predominantly white, educated, wealthy, within a normal BMI category, married or in a long-term partnership, and did not smoke (Table 1). </w:t>
      </w:r>
      <w:r w:rsidR="00F3027C" w:rsidRPr="0074169B">
        <w:rPr>
          <w:rFonts w:ascii="Times New Roman" w:eastAsia="Times New Roman" w:hAnsi="Times New Roman" w:cs="Times New Roman"/>
          <w:sz w:val="24"/>
          <w:szCs w:val="24"/>
        </w:rPr>
        <w:t>The average</w:t>
      </w:r>
      <w:r w:rsidRPr="0074169B">
        <w:rPr>
          <w:rFonts w:ascii="Times New Roman" w:eastAsia="Times New Roman" w:hAnsi="Times New Roman" w:cs="Times New Roman"/>
          <w:sz w:val="24"/>
          <w:szCs w:val="24"/>
        </w:rPr>
        <w:t xml:space="preserve"> gestational age at enrollment was </w:t>
      </w:r>
      <w:del w:id="75" w:author="Dave Bridges" w:date="2023-11-08T12:29:00Z">
        <w:r w:rsidRPr="0074169B" w:rsidDel="00B8100B">
          <w:rPr>
            <w:rFonts w:ascii="Times New Roman" w:eastAsia="Times New Roman" w:hAnsi="Times New Roman" w:cs="Times New Roman"/>
            <w:sz w:val="24"/>
            <w:szCs w:val="24"/>
          </w:rPr>
          <w:delText>18.9</w:delText>
        </w:r>
      </w:del>
      <w:ins w:id="76" w:author="Dave Bridges" w:date="2023-11-08T12:29:00Z">
        <w:r w:rsidR="00B8100B">
          <w:rPr>
            <w:rFonts w:ascii="Times New Roman" w:eastAsia="Times New Roman" w:hAnsi="Times New Roman" w:cs="Times New Roman"/>
            <w:sz w:val="24"/>
            <w:szCs w:val="24"/>
          </w:rPr>
          <w:t>20</w:t>
        </w:r>
      </w:ins>
      <w:r w:rsidRPr="0074169B">
        <w:rPr>
          <w:rFonts w:ascii="Times New Roman" w:eastAsia="Times New Roman" w:hAnsi="Times New Roman" w:cs="Times New Roman"/>
          <w:sz w:val="24"/>
          <w:szCs w:val="24"/>
        </w:rPr>
        <w:t xml:space="preserve"> +/- </w:t>
      </w:r>
      <w:ins w:id="77" w:author="Dave Bridges" w:date="2023-11-08T12:29:00Z">
        <w:r w:rsidR="00BD5A19">
          <w:rPr>
            <w:rFonts w:ascii="Times New Roman" w:eastAsia="Times New Roman" w:hAnsi="Times New Roman" w:cs="Times New Roman"/>
            <w:sz w:val="24"/>
            <w:szCs w:val="24"/>
          </w:rPr>
          <w:t>6</w:t>
        </w:r>
        <w:r w:rsidR="00B8100B">
          <w:rPr>
            <w:rFonts w:ascii="Times New Roman" w:eastAsia="Times New Roman" w:hAnsi="Times New Roman" w:cs="Times New Roman"/>
            <w:sz w:val="24"/>
            <w:szCs w:val="24"/>
          </w:rPr>
          <w:t>.</w:t>
        </w:r>
      </w:ins>
      <w:del w:id="78" w:author="Dave Bridges" w:date="2023-11-08T12:29:00Z">
        <w:r w:rsidRPr="0074169B" w:rsidDel="00B8100B">
          <w:rPr>
            <w:rFonts w:ascii="Times New Roman" w:eastAsia="Times New Roman" w:hAnsi="Times New Roman" w:cs="Times New Roman"/>
            <w:sz w:val="24"/>
            <w:szCs w:val="24"/>
          </w:rPr>
          <w:delText>6.31</w:delText>
        </w:r>
      </w:del>
      <w:r w:rsidRPr="0074169B">
        <w:rPr>
          <w:rFonts w:ascii="Times New Roman" w:eastAsia="Times New Roman" w:hAnsi="Times New Roman" w:cs="Times New Roman"/>
          <w:sz w:val="24"/>
          <w:szCs w:val="24"/>
        </w:rPr>
        <w:t xml:space="preserve"> weeks. Their expected gestational weight gain was 24</w:t>
      </w:r>
      <w:del w:id="79" w:author="Dave Bridges" w:date="2023-11-08T12:30:00Z">
        <w:r w:rsidRPr="0074169B" w:rsidDel="00BD5A19">
          <w:rPr>
            <w:rFonts w:ascii="Times New Roman" w:eastAsia="Times New Roman" w:hAnsi="Times New Roman" w:cs="Times New Roman"/>
            <w:sz w:val="24"/>
            <w:szCs w:val="24"/>
          </w:rPr>
          <w:delText>.9</w:delText>
        </w:r>
      </w:del>
      <w:r w:rsidRPr="0074169B">
        <w:rPr>
          <w:rFonts w:ascii="Times New Roman" w:eastAsia="Times New Roman" w:hAnsi="Times New Roman" w:cs="Times New Roman"/>
          <w:sz w:val="24"/>
          <w:szCs w:val="24"/>
        </w:rPr>
        <w:t xml:space="preserve"> +/- </w:t>
      </w:r>
      <w:del w:id="80" w:author="Dave Bridges" w:date="2023-11-08T12:30:00Z">
        <w:r w:rsidRPr="0074169B" w:rsidDel="00BD5A19">
          <w:rPr>
            <w:rFonts w:ascii="Times New Roman" w:eastAsia="Times New Roman" w:hAnsi="Times New Roman" w:cs="Times New Roman"/>
            <w:sz w:val="24"/>
            <w:szCs w:val="24"/>
          </w:rPr>
          <w:delText>9.26</w:delText>
        </w:r>
      </w:del>
      <w:ins w:id="81" w:author="Dave Bridges" w:date="2023-11-08T12:30:00Z">
        <w:r w:rsidR="00BD5A19">
          <w:rPr>
            <w:rFonts w:ascii="Times New Roman" w:eastAsia="Times New Roman" w:hAnsi="Times New Roman" w:cs="Times New Roman"/>
            <w:sz w:val="24"/>
            <w:szCs w:val="24"/>
          </w:rPr>
          <w:t>8</w:t>
        </w:r>
      </w:ins>
      <w:r w:rsidRPr="0074169B">
        <w:rPr>
          <w:rFonts w:ascii="Times New Roman" w:eastAsia="Times New Roman" w:hAnsi="Times New Roman" w:cs="Times New Roman"/>
          <w:sz w:val="24"/>
          <w:szCs w:val="24"/>
        </w:rPr>
        <w:t xml:space="preserve"> </w:t>
      </w:r>
      <w:del w:id="82" w:author="Dave Bridges" w:date="2023-11-08T12:30:00Z">
        <w:r w:rsidRPr="0074169B" w:rsidDel="00BD5A19">
          <w:rPr>
            <w:rFonts w:ascii="Times New Roman" w:eastAsia="Times New Roman" w:hAnsi="Times New Roman" w:cs="Times New Roman"/>
            <w:sz w:val="24"/>
            <w:szCs w:val="24"/>
          </w:rPr>
          <w:delText>lbs</w:delText>
        </w:r>
      </w:del>
      <w:proofErr w:type="spellStart"/>
      <w:ins w:id="83" w:author="Dave Bridges" w:date="2023-11-08T12:30:00Z">
        <w:r w:rsidR="00BD5A19">
          <w:rPr>
            <w:rFonts w:ascii="Times New Roman" w:eastAsia="Times New Roman" w:hAnsi="Times New Roman" w:cs="Times New Roman"/>
            <w:sz w:val="24"/>
            <w:szCs w:val="24"/>
          </w:rPr>
          <w:t>lbs</w:t>
        </w:r>
      </w:ins>
      <w:proofErr w:type="spellEnd"/>
      <w:ins w:id="84" w:author="Dave Bridges" w:date="2023-11-08T12:29:00Z">
        <w:r w:rsidR="00BD5A19">
          <w:rPr>
            <w:rFonts w:ascii="Times New Roman" w:eastAsia="Times New Roman" w:hAnsi="Times New Roman" w:cs="Times New Roman"/>
            <w:sz w:val="24"/>
            <w:szCs w:val="24"/>
          </w:rPr>
          <w:t xml:space="preserve">, compared to their actual </w:t>
        </w:r>
      </w:ins>
      <w:ins w:id="85" w:author="Dave Bridges" w:date="2023-11-08T12:30:00Z">
        <w:r w:rsidR="00BD5A19">
          <w:rPr>
            <w:rFonts w:ascii="Times New Roman" w:eastAsia="Times New Roman" w:hAnsi="Times New Roman" w:cs="Times New Roman"/>
            <w:sz w:val="24"/>
            <w:szCs w:val="24"/>
          </w:rPr>
          <w:t>gestational weight gain of</w:t>
        </w:r>
      </w:ins>
      <w:ins w:id="86" w:author="Dave Bridges" w:date="2023-11-08T12:31:00Z">
        <w:r w:rsidR="00BD5A19">
          <w:rPr>
            <w:rFonts w:ascii="Times New Roman" w:eastAsia="Times New Roman" w:hAnsi="Times New Roman" w:cs="Times New Roman"/>
            <w:sz w:val="24"/>
            <w:szCs w:val="24"/>
          </w:rPr>
          <w:t xml:space="preserve"> 31+/-8lbs</w:t>
        </w:r>
      </w:ins>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 average age </w:t>
      </w:r>
      <w:ins w:id="87" w:author="Dave Bridges" w:date="2023-11-08T12:31:00Z">
        <w:r w:rsidR="00BD5A19">
          <w:rPr>
            <w:rFonts w:ascii="Times New Roman" w:eastAsia="Times New Roman" w:hAnsi="Times New Roman" w:cs="Times New Roman"/>
            <w:sz w:val="24"/>
            <w:szCs w:val="24"/>
          </w:rPr>
          <w:t xml:space="preserve">of the participants </w:t>
        </w:r>
      </w:ins>
      <w:r w:rsidRPr="0074169B">
        <w:rPr>
          <w:rFonts w:ascii="Times New Roman" w:eastAsia="Times New Roman" w:hAnsi="Times New Roman" w:cs="Times New Roman"/>
          <w:sz w:val="24"/>
          <w:szCs w:val="24"/>
        </w:rPr>
        <w:t>was 3</w:t>
      </w:r>
      <w:ins w:id="88" w:author="Dave Bridges" w:date="2023-11-08T12:31:00Z">
        <w:r w:rsidR="00BD5A19">
          <w:rPr>
            <w:rFonts w:ascii="Times New Roman" w:eastAsia="Times New Roman" w:hAnsi="Times New Roman" w:cs="Times New Roman"/>
            <w:sz w:val="24"/>
            <w:szCs w:val="24"/>
          </w:rPr>
          <w:t>2</w:t>
        </w:r>
      </w:ins>
      <w:del w:id="89" w:author="Dave Bridges" w:date="2023-11-08T12:31:00Z">
        <w:r w:rsidRPr="0074169B" w:rsidDel="00BD5A19">
          <w:rPr>
            <w:rFonts w:ascii="Times New Roman" w:eastAsia="Times New Roman" w:hAnsi="Times New Roman" w:cs="Times New Roman"/>
            <w:sz w:val="24"/>
            <w:szCs w:val="24"/>
          </w:rPr>
          <w:delText>1.6</w:delText>
        </w:r>
      </w:del>
      <w:r w:rsidRPr="0074169B">
        <w:rPr>
          <w:rFonts w:ascii="Times New Roman" w:eastAsia="Times New Roman" w:hAnsi="Times New Roman" w:cs="Times New Roman"/>
          <w:sz w:val="24"/>
          <w:szCs w:val="24"/>
        </w:rPr>
        <w:t xml:space="preserve"> +/- </w:t>
      </w:r>
      <w:del w:id="90" w:author="Dave Bridges" w:date="2023-11-08T12:31:00Z">
        <w:r w:rsidRPr="0074169B" w:rsidDel="00BD5A19">
          <w:rPr>
            <w:rFonts w:ascii="Times New Roman" w:eastAsia="Times New Roman" w:hAnsi="Times New Roman" w:cs="Times New Roman"/>
            <w:sz w:val="24"/>
            <w:szCs w:val="24"/>
          </w:rPr>
          <w:delText xml:space="preserve">3.84 </w:delText>
        </w:r>
      </w:del>
      <w:ins w:id="91" w:author="Dave Bridges" w:date="2023-11-08T12:31:00Z">
        <w:r w:rsidR="00BD5A19">
          <w:rPr>
            <w:rFonts w:ascii="Times New Roman" w:eastAsia="Times New Roman" w:hAnsi="Times New Roman" w:cs="Times New Roman"/>
            <w:sz w:val="24"/>
            <w:szCs w:val="24"/>
          </w:rPr>
          <w:t xml:space="preserve">4 </w:t>
        </w:r>
      </w:ins>
      <w:r w:rsidRPr="0074169B">
        <w:rPr>
          <w:rFonts w:ascii="Times New Roman" w:eastAsia="Times New Roman" w:hAnsi="Times New Roman" w:cs="Times New Roman"/>
          <w:sz w:val="24"/>
          <w:szCs w:val="24"/>
        </w:rPr>
        <w:t>years old. T</w:t>
      </w:r>
      <w:ins w:id="92" w:author="Dave Bridges" w:date="2023-11-08T12:31:00Z">
        <w:r w:rsidR="00BD5A19">
          <w:rPr>
            <w:rFonts w:ascii="Times New Roman" w:eastAsia="Times New Roman" w:hAnsi="Times New Roman" w:cs="Times New Roman"/>
            <w:sz w:val="24"/>
            <w:szCs w:val="24"/>
          </w:rPr>
          <w:t>hird t</w:t>
        </w:r>
      </w:ins>
      <w:r w:rsidRPr="0074169B">
        <w:rPr>
          <w:rFonts w:ascii="Times New Roman" w:eastAsia="Times New Roman" w:hAnsi="Times New Roman" w:cs="Times New Roman"/>
          <w:sz w:val="24"/>
          <w:szCs w:val="24"/>
        </w:rPr>
        <w:t xml:space="preserve">rimester </w:t>
      </w:r>
      <w:del w:id="93" w:author="Dave Bridges" w:date="2023-11-08T12:31:00Z">
        <w:r w:rsidRPr="0074169B" w:rsidDel="00BD5A19">
          <w:rPr>
            <w:rFonts w:ascii="Times New Roman" w:eastAsia="Times New Roman" w:hAnsi="Times New Roman" w:cs="Times New Roman"/>
            <w:sz w:val="24"/>
            <w:szCs w:val="24"/>
          </w:rPr>
          <w:delText>3</w:delText>
        </w:r>
      </w:del>
      <w:r w:rsidRPr="0074169B">
        <w:rPr>
          <w:rFonts w:ascii="Times New Roman" w:eastAsia="Times New Roman" w:hAnsi="Times New Roman" w:cs="Times New Roman"/>
          <w:sz w:val="24"/>
          <w:szCs w:val="24"/>
        </w:rPr>
        <w:t xml:space="preserve"> EDE-QS scores </w:t>
      </w:r>
      <w:del w:id="94" w:author="Dave Bridges" w:date="2023-11-08T12:31:00Z">
        <w:r w:rsidRPr="0074169B" w:rsidDel="00BD5A19">
          <w:rPr>
            <w:rFonts w:ascii="Times New Roman" w:eastAsia="Times New Roman" w:hAnsi="Times New Roman" w:cs="Times New Roman"/>
            <w:sz w:val="24"/>
            <w:szCs w:val="24"/>
          </w:rPr>
          <w:delText>were on average</w:delText>
        </w:r>
      </w:del>
      <w:ins w:id="95" w:author="Dave Bridges" w:date="2023-11-08T12:31:00Z">
        <w:r w:rsidR="00BD5A19">
          <w:rPr>
            <w:rFonts w:ascii="Times New Roman" w:eastAsia="Times New Roman" w:hAnsi="Times New Roman" w:cs="Times New Roman"/>
            <w:sz w:val="24"/>
            <w:szCs w:val="24"/>
          </w:rPr>
          <w:t>had a mean of</w:t>
        </w:r>
      </w:ins>
      <w:r w:rsidRPr="0074169B">
        <w:rPr>
          <w:rFonts w:ascii="Times New Roman" w:eastAsia="Times New Roman" w:hAnsi="Times New Roman" w:cs="Times New Roman"/>
          <w:sz w:val="24"/>
          <w:szCs w:val="24"/>
        </w:rPr>
        <w:t xml:space="preserve"> 3.</w:t>
      </w:r>
      <w:ins w:id="96" w:author="Dave Bridges" w:date="2023-11-08T12:32:00Z">
        <w:r w:rsidR="00BD5A19">
          <w:rPr>
            <w:rFonts w:ascii="Times New Roman" w:eastAsia="Times New Roman" w:hAnsi="Times New Roman" w:cs="Times New Roman"/>
            <w:sz w:val="24"/>
            <w:szCs w:val="24"/>
          </w:rPr>
          <w:t>3</w:t>
        </w:r>
      </w:ins>
      <w:del w:id="97" w:author="Dave Bridges" w:date="2023-11-08T12:32:00Z">
        <w:r w:rsidRPr="0074169B" w:rsidDel="00BD5A19">
          <w:rPr>
            <w:rFonts w:ascii="Times New Roman" w:eastAsia="Times New Roman" w:hAnsi="Times New Roman" w:cs="Times New Roman"/>
            <w:sz w:val="24"/>
            <w:szCs w:val="24"/>
          </w:rPr>
          <w:delText>8</w:delText>
        </w:r>
      </w:del>
      <w:r w:rsidRPr="0074169B">
        <w:rPr>
          <w:rFonts w:ascii="Times New Roman" w:eastAsia="Times New Roman" w:hAnsi="Times New Roman" w:cs="Times New Roman"/>
          <w:sz w:val="24"/>
          <w:szCs w:val="24"/>
        </w:rPr>
        <w:t xml:space="preserve"> +/- </w:t>
      </w:r>
      <w:del w:id="98" w:author="Dave Bridges" w:date="2023-11-08T12:32:00Z">
        <w:r w:rsidRPr="0074169B" w:rsidDel="00BD5A19">
          <w:rPr>
            <w:rFonts w:ascii="Times New Roman" w:eastAsia="Times New Roman" w:hAnsi="Times New Roman" w:cs="Times New Roman"/>
            <w:sz w:val="24"/>
            <w:szCs w:val="24"/>
          </w:rPr>
          <w:delText>2.81</w:delText>
        </w:r>
      </w:del>
      <w:ins w:id="99" w:author="Dave Bridges" w:date="2023-11-08T12:32:00Z">
        <w:r w:rsidR="00BD5A19">
          <w:rPr>
            <w:rFonts w:ascii="Times New Roman" w:eastAsia="Times New Roman" w:hAnsi="Times New Roman" w:cs="Times New Roman"/>
            <w:sz w:val="24"/>
            <w:szCs w:val="24"/>
          </w:rPr>
          <w:t>4.6</w:t>
        </w:r>
      </w:ins>
      <w:r w:rsidRPr="0074169B">
        <w:rPr>
          <w:rFonts w:ascii="Times New Roman" w:eastAsia="Times New Roman" w:hAnsi="Times New Roman" w:cs="Times New Roman"/>
          <w:sz w:val="24"/>
          <w:szCs w:val="24"/>
        </w:rPr>
        <w:t xml:space="preserve">, </w:t>
      </w:r>
      <w:del w:id="100" w:author="Dave Bridges" w:date="2023-11-08T12:32:00Z">
        <w:r w:rsidRPr="0074169B" w:rsidDel="00BD5A19">
          <w:rPr>
            <w:rFonts w:ascii="Times New Roman" w:eastAsia="Times New Roman" w:hAnsi="Times New Roman" w:cs="Times New Roman"/>
            <w:sz w:val="24"/>
            <w:szCs w:val="24"/>
          </w:rPr>
          <w:delText>and the average GWG for these participants was 30.3 +/- 13.6 lbs</w:delText>
        </w:r>
      </w:del>
      <w:ins w:id="101" w:author="Dave Bridges" w:date="2023-11-08T12:32:00Z">
        <w:r w:rsidR="00BD5A19">
          <w:rPr>
            <w:rFonts w:ascii="Times New Roman" w:eastAsia="Times New Roman" w:hAnsi="Times New Roman" w:cs="Times New Roman"/>
            <w:sz w:val="24"/>
            <w:szCs w:val="24"/>
          </w:rPr>
          <w:t>with four participants reporting a previous eating disorder</w:t>
        </w:r>
      </w:ins>
      <w:r w:rsidRPr="0074169B">
        <w:rPr>
          <w:rFonts w:ascii="Times New Roman" w:eastAsia="Times New Roman" w:hAnsi="Times New Roman" w:cs="Times New Roman"/>
          <w:sz w:val="24"/>
          <w:szCs w:val="24"/>
        </w:rPr>
        <w:t>.</w:t>
      </w:r>
      <w:r w:rsidR="009D24CA">
        <w:rPr>
          <w:rFonts w:ascii="Times New Roman" w:eastAsia="Times New Roman" w:hAnsi="Times New Roman" w:cs="Times New Roman"/>
          <w:sz w:val="24"/>
          <w:szCs w:val="24"/>
        </w:rPr>
        <w:t xml:space="preserve"> </w:t>
      </w:r>
      <w:r w:rsidR="008B3EF1">
        <w:rPr>
          <w:rFonts w:ascii="Times New Roman" w:eastAsia="Times New Roman" w:hAnsi="Times New Roman" w:cs="Times New Roman"/>
          <w:sz w:val="24"/>
          <w:szCs w:val="24"/>
        </w:rPr>
        <w:t>Most</w:t>
      </w:r>
      <w:r w:rsidR="009D24CA">
        <w:rPr>
          <w:rFonts w:ascii="Times New Roman" w:eastAsia="Times New Roman" w:hAnsi="Times New Roman" w:cs="Times New Roman"/>
          <w:sz w:val="24"/>
          <w:szCs w:val="24"/>
        </w:rPr>
        <w:t xml:space="preserve"> participants </w:t>
      </w:r>
      <w:ins w:id="102" w:author="Dave Bridges" w:date="2023-11-08T16:32:00Z">
        <w:r w:rsidR="008A4FE9">
          <w:rPr>
            <w:rFonts w:ascii="Times New Roman" w:eastAsia="Times New Roman" w:hAnsi="Times New Roman" w:cs="Times New Roman"/>
            <w:sz w:val="24"/>
            <w:szCs w:val="24"/>
          </w:rPr>
          <w:t>under</w:t>
        </w:r>
      </w:ins>
      <w:del w:id="103" w:author="Dave Bridges" w:date="2023-11-08T12:51:00Z">
        <w:r w:rsidR="009D24CA" w:rsidDel="00FE70C7">
          <w:rPr>
            <w:rFonts w:ascii="Times New Roman" w:eastAsia="Times New Roman" w:hAnsi="Times New Roman" w:cs="Times New Roman"/>
            <w:sz w:val="24"/>
            <w:szCs w:val="24"/>
          </w:rPr>
          <w:delText>under</w:delText>
        </w:r>
      </w:del>
      <w:r w:rsidR="009D24CA">
        <w:rPr>
          <w:rFonts w:ascii="Times New Roman" w:eastAsia="Times New Roman" w:hAnsi="Times New Roman" w:cs="Times New Roman"/>
          <w:sz w:val="24"/>
          <w:szCs w:val="24"/>
        </w:rPr>
        <w:t>estimated their actual GWG</w:t>
      </w:r>
      <w:ins w:id="104" w:author="Dave Bridges" w:date="2023-11-08T12:51:00Z">
        <w:r w:rsidR="006D3E6C">
          <w:rPr>
            <w:rFonts w:ascii="Times New Roman" w:eastAsia="Times New Roman" w:hAnsi="Times New Roman" w:cs="Times New Roman"/>
            <w:sz w:val="24"/>
            <w:szCs w:val="24"/>
          </w:rPr>
          <w:t xml:space="preserve"> </w:t>
        </w:r>
      </w:ins>
      <w:ins w:id="105" w:author="Dave Bridges" w:date="2023-11-08T12:52:00Z">
        <w:r w:rsidR="00FE70C7">
          <w:rPr>
            <w:rFonts w:ascii="Times New Roman" w:eastAsia="Times New Roman" w:hAnsi="Times New Roman" w:cs="Times New Roman"/>
            <w:sz w:val="24"/>
            <w:szCs w:val="24"/>
          </w:rPr>
          <w:t>(</w:t>
        </w:r>
      </w:ins>
      <w:ins w:id="106" w:author="Dave Bridges" w:date="2023-11-08T16:32:00Z">
        <w:r w:rsidR="008A4FE9">
          <w:rPr>
            <w:rFonts w:ascii="Times New Roman" w:eastAsia="Times New Roman" w:hAnsi="Times New Roman" w:cs="Times New Roman"/>
            <w:sz w:val="24"/>
            <w:szCs w:val="24"/>
          </w:rPr>
          <w:t>by</w:t>
        </w:r>
      </w:ins>
      <w:ins w:id="107" w:author="Dave Bridges" w:date="2023-11-08T12:51:00Z">
        <w:r w:rsidR="006D3E6C">
          <w:rPr>
            <w:rFonts w:ascii="Times New Roman" w:eastAsia="Times New Roman" w:hAnsi="Times New Roman" w:cs="Times New Roman"/>
            <w:sz w:val="24"/>
            <w:szCs w:val="24"/>
          </w:rPr>
          <w:t xml:space="preserve"> least </w:t>
        </w:r>
      </w:ins>
      <w:ins w:id="108" w:author="Dave Bridges" w:date="2023-11-08T16:29:00Z">
        <w:r w:rsidR="0037681C">
          <w:rPr>
            <w:rFonts w:ascii="Times New Roman" w:eastAsia="Times New Roman" w:hAnsi="Times New Roman" w:cs="Times New Roman"/>
            <w:sz w:val="24"/>
            <w:szCs w:val="24"/>
          </w:rPr>
          <w:t>5</w:t>
        </w:r>
      </w:ins>
      <w:ins w:id="109" w:author="Dave Bridges" w:date="2023-11-08T12:51:00Z">
        <w:r w:rsidR="006D3E6C">
          <w:rPr>
            <w:rFonts w:ascii="Times New Roman" w:eastAsia="Times New Roman" w:hAnsi="Times New Roman" w:cs="Times New Roman"/>
            <w:sz w:val="24"/>
            <w:szCs w:val="24"/>
          </w:rPr>
          <w:t xml:space="preserve"> </w:t>
        </w:r>
        <w:proofErr w:type="spellStart"/>
        <w:r w:rsidR="006D3E6C">
          <w:rPr>
            <w:rFonts w:ascii="Times New Roman" w:eastAsia="Times New Roman" w:hAnsi="Times New Roman" w:cs="Times New Roman"/>
            <w:sz w:val="24"/>
            <w:szCs w:val="24"/>
          </w:rPr>
          <w:t>lbs</w:t>
        </w:r>
      </w:ins>
      <w:proofErr w:type="spellEnd"/>
      <w:ins w:id="110" w:author="Dave Bridges" w:date="2023-11-08T12:52:00Z">
        <w:r w:rsidR="00FE70C7">
          <w:rPr>
            <w:rFonts w:ascii="Times New Roman" w:eastAsia="Times New Roman" w:hAnsi="Times New Roman" w:cs="Times New Roman"/>
            <w:sz w:val="24"/>
            <w:szCs w:val="24"/>
          </w:rPr>
          <w:t xml:space="preserve">; </w:t>
        </w:r>
      </w:ins>
      <w:del w:id="111" w:author="Dave Bridges" w:date="2023-11-08T12:52:00Z">
        <w:r w:rsidR="009D24CA" w:rsidDel="00FE70C7">
          <w:rPr>
            <w:rFonts w:ascii="Times New Roman" w:eastAsia="Times New Roman" w:hAnsi="Times New Roman" w:cs="Times New Roman"/>
            <w:sz w:val="24"/>
            <w:szCs w:val="24"/>
          </w:rPr>
          <w:delText xml:space="preserve"> (47.7</w:delText>
        </w:r>
      </w:del>
      <w:ins w:id="112" w:author="Dave Bridges" w:date="2023-11-08T12:52:00Z">
        <w:r w:rsidR="00FE70C7">
          <w:rPr>
            <w:rFonts w:ascii="Times New Roman" w:eastAsia="Times New Roman" w:hAnsi="Times New Roman" w:cs="Times New Roman"/>
            <w:sz w:val="24"/>
            <w:szCs w:val="24"/>
          </w:rPr>
          <w:t>5</w:t>
        </w:r>
      </w:ins>
      <w:ins w:id="113" w:author="Dave Bridges" w:date="2023-11-08T16:32:00Z">
        <w:r w:rsidR="008A4FE9">
          <w:rPr>
            <w:rFonts w:ascii="Times New Roman" w:eastAsia="Times New Roman" w:hAnsi="Times New Roman" w:cs="Times New Roman"/>
            <w:sz w:val="24"/>
            <w:szCs w:val="24"/>
          </w:rPr>
          <w:t>1</w:t>
        </w:r>
      </w:ins>
      <w:r w:rsidR="009D24CA">
        <w:rPr>
          <w:rFonts w:ascii="Times New Roman" w:eastAsia="Times New Roman" w:hAnsi="Times New Roman" w:cs="Times New Roman"/>
          <w:sz w:val="24"/>
          <w:szCs w:val="24"/>
        </w:rPr>
        <w:t xml:space="preserve">%), followed by </w:t>
      </w:r>
      <w:ins w:id="114" w:author="Dave Bridges" w:date="2023-11-08T12:53:00Z">
        <w:r w:rsidR="00FE70C7">
          <w:rPr>
            <w:rFonts w:ascii="Times New Roman" w:eastAsia="Times New Roman" w:hAnsi="Times New Roman" w:cs="Times New Roman"/>
            <w:sz w:val="24"/>
            <w:szCs w:val="24"/>
          </w:rPr>
          <w:t xml:space="preserve">those who </w:t>
        </w:r>
      </w:ins>
      <w:ins w:id="115" w:author="Dave Bridges" w:date="2023-11-08T16:32:00Z">
        <w:r w:rsidR="008A4FE9">
          <w:rPr>
            <w:rFonts w:ascii="Times New Roman" w:eastAsia="Times New Roman" w:hAnsi="Times New Roman" w:cs="Times New Roman"/>
            <w:sz w:val="24"/>
            <w:szCs w:val="24"/>
          </w:rPr>
          <w:t>correctly estimated</w:t>
        </w:r>
      </w:ins>
      <w:ins w:id="116" w:author="Dave Bridges" w:date="2023-11-08T12:53:00Z">
        <w:r w:rsidR="00FE70C7">
          <w:rPr>
            <w:rFonts w:ascii="Times New Roman" w:eastAsia="Times New Roman" w:hAnsi="Times New Roman" w:cs="Times New Roman"/>
            <w:sz w:val="24"/>
            <w:szCs w:val="24"/>
          </w:rPr>
          <w:t xml:space="preserve"> their </w:t>
        </w:r>
      </w:ins>
      <w:del w:id="117" w:author="Dave Bridges" w:date="2023-11-08T12:54:00Z">
        <w:r w:rsidR="009D24CA" w:rsidDel="00FE70C7">
          <w:rPr>
            <w:rFonts w:ascii="Times New Roman" w:eastAsia="Times New Roman" w:hAnsi="Times New Roman" w:cs="Times New Roman"/>
            <w:sz w:val="24"/>
            <w:szCs w:val="24"/>
          </w:rPr>
          <w:delText>ali</w:delText>
        </w:r>
      </w:del>
      <w:del w:id="118" w:author="Dave Bridges" w:date="2023-11-08T12:53:00Z">
        <w:r w:rsidR="009D24CA" w:rsidDel="00FE70C7">
          <w:rPr>
            <w:rFonts w:ascii="Times New Roman" w:eastAsia="Times New Roman" w:hAnsi="Times New Roman" w:cs="Times New Roman"/>
            <w:sz w:val="24"/>
            <w:szCs w:val="24"/>
          </w:rPr>
          <w:delText>gned</w:delText>
        </w:r>
      </w:del>
      <w:r w:rsidR="009D24CA">
        <w:rPr>
          <w:rFonts w:ascii="Times New Roman" w:eastAsia="Times New Roman" w:hAnsi="Times New Roman" w:cs="Times New Roman"/>
          <w:sz w:val="24"/>
          <w:szCs w:val="24"/>
        </w:rPr>
        <w:t xml:space="preserve"> GWG</w:t>
      </w:r>
      <w:ins w:id="119" w:author="Dave Bridges" w:date="2023-11-08T12:54:00Z">
        <w:r w:rsidR="00FE70C7">
          <w:rPr>
            <w:rFonts w:ascii="Times New Roman" w:eastAsia="Times New Roman" w:hAnsi="Times New Roman" w:cs="Times New Roman"/>
            <w:sz w:val="24"/>
            <w:szCs w:val="24"/>
          </w:rPr>
          <w:t xml:space="preserve"> </w:t>
        </w:r>
      </w:ins>
      <w:del w:id="120" w:author="Dave Bridges" w:date="2023-11-08T16:32:00Z">
        <w:r w:rsidR="009D24CA" w:rsidDel="008A4FE9">
          <w:rPr>
            <w:rFonts w:ascii="Times New Roman" w:eastAsia="Times New Roman" w:hAnsi="Times New Roman" w:cs="Times New Roman"/>
            <w:sz w:val="24"/>
            <w:szCs w:val="24"/>
          </w:rPr>
          <w:delText xml:space="preserve"> </w:delText>
        </w:r>
      </w:del>
      <w:r w:rsidR="009D24CA">
        <w:rPr>
          <w:rFonts w:ascii="Times New Roman" w:eastAsia="Times New Roman" w:hAnsi="Times New Roman" w:cs="Times New Roman"/>
          <w:sz w:val="24"/>
          <w:szCs w:val="24"/>
        </w:rPr>
        <w:t>(</w:t>
      </w:r>
      <w:ins w:id="121" w:author="Dave Bridges" w:date="2023-11-08T16:32:00Z">
        <w:r w:rsidR="008A4FE9">
          <w:rPr>
            <w:rFonts w:ascii="Times New Roman" w:eastAsia="Times New Roman" w:hAnsi="Times New Roman" w:cs="Times New Roman"/>
            <w:sz w:val="24"/>
            <w:szCs w:val="24"/>
          </w:rPr>
          <w:t xml:space="preserve">within 5 </w:t>
        </w:r>
        <w:proofErr w:type="spellStart"/>
        <w:r w:rsidR="008A4FE9">
          <w:rPr>
            <w:rFonts w:ascii="Times New Roman" w:eastAsia="Times New Roman" w:hAnsi="Times New Roman" w:cs="Times New Roman"/>
            <w:sz w:val="24"/>
            <w:szCs w:val="24"/>
          </w:rPr>
          <w:t>lbs</w:t>
        </w:r>
        <w:proofErr w:type="spellEnd"/>
        <w:r w:rsidR="008A4FE9">
          <w:rPr>
            <w:rFonts w:ascii="Times New Roman" w:eastAsia="Times New Roman" w:hAnsi="Times New Roman" w:cs="Times New Roman"/>
            <w:sz w:val="24"/>
            <w:szCs w:val="24"/>
          </w:rPr>
          <w:t xml:space="preserve">, </w:t>
        </w:r>
      </w:ins>
      <w:r w:rsidR="009D24CA">
        <w:rPr>
          <w:rFonts w:ascii="Times New Roman" w:eastAsia="Times New Roman" w:hAnsi="Times New Roman" w:cs="Times New Roman"/>
          <w:sz w:val="24"/>
          <w:szCs w:val="24"/>
        </w:rPr>
        <w:t>3</w:t>
      </w:r>
      <w:del w:id="122" w:author="Dave Bridges" w:date="2023-11-08T12:54:00Z">
        <w:r w:rsidR="009D24CA" w:rsidDel="00FE70C7">
          <w:rPr>
            <w:rFonts w:ascii="Times New Roman" w:eastAsia="Times New Roman" w:hAnsi="Times New Roman" w:cs="Times New Roman"/>
            <w:sz w:val="24"/>
            <w:szCs w:val="24"/>
          </w:rPr>
          <w:delText>3.7</w:delText>
        </w:r>
      </w:del>
      <w:ins w:id="123" w:author="Dave Bridges" w:date="2023-11-08T16:32:00Z">
        <w:r w:rsidR="008A4FE9">
          <w:rPr>
            <w:rFonts w:ascii="Times New Roman" w:eastAsia="Times New Roman" w:hAnsi="Times New Roman" w:cs="Times New Roman"/>
            <w:sz w:val="24"/>
            <w:szCs w:val="24"/>
          </w:rPr>
          <w:t>2</w:t>
        </w:r>
      </w:ins>
      <w:r w:rsidR="009D24CA">
        <w:rPr>
          <w:rFonts w:ascii="Times New Roman" w:eastAsia="Times New Roman" w:hAnsi="Times New Roman" w:cs="Times New Roman"/>
          <w:sz w:val="24"/>
          <w:szCs w:val="24"/>
        </w:rPr>
        <w:t xml:space="preserve">%), </w:t>
      </w:r>
      <w:del w:id="124" w:author="Dave Bridges" w:date="2023-11-08T12:33:00Z">
        <w:r w:rsidR="009D24CA" w:rsidDel="00BD5A19">
          <w:rPr>
            <w:rFonts w:ascii="Times New Roman" w:eastAsia="Times New Roman" w:hAnsi="Times New Roman" w:cs="Times New Roman"/>
            <w:sz w:val="24"/>
            <w:szCs w:val="24"/>
          </w:rPr>
          <w:delText xml:space="preserve">and </w:delText>
        </w:r>
      </w:del>
      <w:ins w:id="125" w:author="Dave Bridges" w:date="2023-11-08T12:33:00Z">
        <w:r w:rsidR="00BD5A19">
          <w:rPr>
            <w:rFonts w:ascii="Times New Roman" w:eastAsia="Times New Roman" w:hAnsi="Times New Roman" w:cs="Times New Roman"/>
            <w:sz w:val="24"/>
            <w:szCs w:val="24"/>
          </w:rPr>
          <w:t xml:space="preserve">with a smaller </w:t>
        </w:r>
      </w:ins>
      <w:ins w:id="126" w:author="Dave Bridges" w:date="2023-11-08T12:54:00Z">
        <w:r w:rsidR="00FE70C7">
          <w:rPr>
            <w:rFonts w:ascii="Times New Roman" w:eastAsia="Times New Roman" w:hAnsi="Times New Roman" w:cs="Times New Roman"/>
            <w:sz w:val="24"/>
            <w:szCs w:val="24"/>
          </w:rPr>
          <w:t>proportion</w:t>
        </w:r>
      </w:ins>
      <w:ins w:id="127" w:author="Dave Bridges" w:date="2023-11-08T12:33:00Z">
        <w:r w:rsidR="00BD5A19">
          <w:rPr>
            <w:rFonts w:ascii="Times New Roman" w:eastAsia="Times New Roman" w:hAnsi="Times New Roman" w:cs="Times New Roman"/>
            <w:sz w:val="24"/>
            <w:szCs w:val="24"/>
          </w:rPr>
          <w:t xml:space="preserve"> who </w:t>
        </w:r>
      </w:ins>
      <w:r w:rsidR="009D24CA">
        <w:rPr>
          <w:rFonts w:ascii="Times New Roman" w:eastAsia="Times New Roman" w:hAnsi="Times New Roman" w:cs="Times New Roman"/>
          <w:sz w:val="24"/>
          <w:szCs w:val="24"/>
        </w:rPr>
        <w:t xml:space="preserve">overestimated </w:t>
      </w:r>
      <w:ins w:id="128" w:author="Dave Bridges" w:date="2023-11-08T12:33:00Z">
        <w:r w:rsidR="00BD5A19">
          <w:rPr>
            <w:rFonts w:ascii="Times New Roman" w:eastAsia="Times New Roman" w:hAnsi="Times New Roman" w:cs="Times New Roman"/>
            <w:sz w:val="24"/>
            <w:szCs w:val="24"/>
          </w:rPr>
          <w:t xml:space="preserve">their </w:t>
        </w:r>
      </w:ins>
      <w:r w:rsidR="009D24CA">
        <w:rPr>
          <w:rFonts w:ascii="Times New Roman" w:eastAsia="Times New Roman" w:hAnsi="Times New Roman" w:cs="Times New Roman"/>
          <w:sz w:val="24"/>
          <w:szCs w:val="24"/>
        </w:rPr>
        <w:t>GWG (</w:t>
      </w:r>
      <w:del w:id="129" w:author="Dave Bridges" w:date="2023-11-08T12:54:00Z">
        <w:r w:rsidR="009D24CA" w:rsidDel="00FE70C7">
          <w:rPr>
            <w:rFonts w:ascii="Times New Roman" w:eastAsia="Times New Roman" w:hAnsi="Times New Roman" w:cs="Times New Roman"/>
            <w:sz w:val="24"/>
            <w:szCs w:val="24"/>
          </w:rPr>
          <w:delText>18.6%).</w:delText>
        </w:r>
      </w:del>
      <w:ins w:id="130" w:author="Dave Bridges" w:date="2023-11-08T12:54:00Z">
        <w:r w:rsidR="00FE70C7">
          <w:rPr>
            <w:rFonts w:ascii="Times New Roman" w:eastAsia="Times New Roman" w:hAnsi="Times New Roman" w:cs="Times New Roman"/>
            <w:sz w:val="24"/>
            <w:szCs w:val="24"/>
          </w:rPr>
          <w:t>1</w:t>
        </w:r>
      </w:ins>
      <w:ins w:id="131" w:author="Dave Bridges" w:date="2023-11-08T16:32:00Z">
        <w:r w:rsidR="008A4FE9">
          <w:rPr>
            <w:rFonts w:ascii="Times New Roman" w:eastAsia="Times New Roman" w:hAnsi="Times New Roman" w:cs="Times New Roman"/>
            <w:sz w:val="24"/>
            <w:szCs w:val="24"/>
          </w:rPr>
          <w:t>6</w:t>
        </w:r>
      </w:ins>
      <w:ins w:id="132" w:author="Dave Bridges" w:date="2023-11-08T12:54:00Z">
        <w:r w:rsidR="00FE70C7">
          <w:rPr>
            <w:rFonts w:ascii="Times New Roman" w:eastAsia="Times New Roman" w:hAnsi="Times New Roman" w:cs="Times New Roman"/>
            <w:sz w:val="24"/>
            <w:szCs w:val="24"/>
          </w:rPr>
          <w:t>%).</w:t>
        </w:r>
      </w:ins>
    </w:p>
    <w:p w14:paraId="5549DB3C" w14:textId="05B48F35" w:rsidR="00F83712" w:rsidRDefault="00354EEA">
      <w:pPr>
        <w:pStyle w:val="Standard"/>
        <w:rPr>
          <w:rFonts w:ascii="Times New Roman" w:eastAsia="Times New Roman" w:hAnsi="Times New Roman" w:cs="Times New Roman"/>
        </w:rPr>
      </w:pPr>
      <w:r w:rsidRPr="0074169B">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0266BB2F" wp14:editId="641D5635">
                <wp:simplePos x="0" y="0"/>
                <wp:positionH relativeFrom="column">
                  <wp:posOffset>-457200</wp:posOffset>
                </wp:positionH>
                <wp:positionV relativeFrom="paragraph">
                  <wp:posOffset>262255</wp:posOffset>
                </wp:positionV>
                <wp:extent cx="4594860" cy="7561385"/>
                <wp:effectExtent l="0" t="0" r="2540" b="0"/>
                <wp:wrapThrough wrapText="bothSides">
                  <wp:wrapPolygon edited="0">
                    <wp:start x="0" y="0"/>
                    <wp:lineTo x="0" y="21551"/>
                    <wp:lineTo x="21552" y="21551"/>
                    <wp:lineTo x="21552"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4594860" cy="7561385"/>
                        </a:xfrm>
                        <a:prstGeom prst="rect">
                          <a:avLst/>
                        </a:prstGeom>
                        <a:solidFill>
                          <a:schemeClr val="lt1"/>
                        </a:solidFill>
                        <a:ln w="6350">
                          <a:noFill/>
                        </a:ln>
                      </wps:spPr>
                      <wps:txbx>
                        <w:txbxContent>
                          <w:p w14:paraId="4867C325" w14:textId="77777777" w:rsidR="00AF1ED5" w:rsidRPr="008675C6" w:rsidRDefault="00AF1ED5"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6"/>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AF1ED5" w:rsidRDefault="00AF1ED5"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Pr>
                                <w:rFonts w:ascii="Times New Roman" w:hAnsi="Times New Roman" w:cs="Times New Roman"/>
                              </w:rPr>
                              <w:t>variables.</w:t>
                            </w:r>
                          </w:p>
                          <w:p w14:paraId="1B7BCFEB" w14:textId="675BCB3C" w:rsidR="00AF1ED5" w:rsidRDefault="00AF1ED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AF1ED5" w:rsidRDefault="00AF1ED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AF1ED5" w:rsidRDefault="00AF1ED5" w:rsidP="00C90C25">
                            <w:pPr>
                              <w:rPr>
                                <w:rFonts w:ascii="Times New Roman" w:hAnsi="Times New Roman" w:cs="Times New Roman"/>
                              </w:rPr>
                            </w:pPr>
                            <w:r>
                              <w:rPr>
                                <w:rFonts w:ascii="Times New Roman" w:hAnsi="Times New Roman" w:cs="Times New Roman"/>
                              </w:rPr>
                              <w:t>**Mann-Whitney Test</w:t>
                            </w:r>
                          </w:p>
                          <w:p w14:paraId="26A16F5A" w14:textId="5F6890F5"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6BB2F" id="Text Box 18" o:spid="_x0000_s1034" type="#_x0000_t202" style="position:absolute;margin-left:-36pt;margin-top:20.65pt;width:361.8pt;height:59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" fillcolor="white [3201]" stroked="f" strokeweight=".5pt">
                <v:textbox>
                  <w:txbxContent>
                    <w:p w14:paraId="4867C325" w14:textId="77777777" w:rsidR="00AF1ED5" w:rsidRPr="008675C6" w:rsidRDefault="00AF1ED5"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7"/>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AF1ED5" w:rsidRDefault="00AF1ED5"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Pr>
                          <w:rFonts w:ascii="Times New Roman" w:hAnsi="Times New Roman" w:cs="Times New Roman"/>
                        </w:rPr>
                        <w:t>variables.</w:t>
                      </w:r>
                    </w:p>
                    <w:p w14:paraId="1B7BCFEB" w14:textId="675BCB3C" w:rsidR="00AF1ED5" w:rsidRDefault="00AF1ED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AF1ED5" w:rsidRDefault="00AF1ED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AF1ED5" w:rsidRDefault="00AF1ED5" w:rsidP="00C90C25">
                      <w:pPr>
                        <w:rPr>
                          <w:rFonts w:ascii="Times New Roman" w:hAnsi="Times New Roman" w:cs="Times New Roman"/>
                        </w:rPr>
                      </w:pPr>
                      <w:r>
                        <w:rPr>
                          <w:rFonts w:ascii="Times New Roman" w:hAnsi="Times New Roman" w:cs="Times New Roman"/>
                        </w:rPr>
                        <w:t>**Mann-Whitney Test</w:t>
                      </w:r>
                    </w:p>
                    <w:p w14:paraId="26A16F5A" w14:textId="5F6890F5"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txbxContent>
                </v:textbox>
                <w10:wrap type="through"/>
              </v:shape>
            </w:pict>
          </mc:Fallback>
        </mc:AlternateContent>
      </w:r>
    </w:p>
    <w:p w14:paraId="0D6C6E6F" w14:textId="111496A2"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GWG Expectations Are Associated with Actual GWG</w:t>
      </w:r>
    </w:p>
    <w:p w14:paraId="13D53F71" w14:textId="2FE3911B" w:rsidR="00F83712" w:rsidRDefault="009D24CA">
      <w:pPr>
        <w:pStyle w:val="Standard"/>
        <w:ind w:firstLine="720"/>
        <w:rPr>
          <w:rFonts w:ascii="Times New Roman" w:eastAsia="Times New Roman" w:hAnsi="Times New Roman" w:cs="Times New Roman"/>
        </w:rPr>
      </w:pPr>
      <w:r w:rsidRPr="0074169B">
        <w:rPr>
          <w:rFonts w:ascii="Times New Roman" w:eastAsia="Times New Roman" w:hAnsi="Times New Roman" w:cs="Times New Roman"/>
          <w:sz w:val="24"/>
          <w:szCs w:val="24"/>
        </w:rPr>
        <w:t>Most covariates were not found to be significantly associated with GWG</w:t>
      </w:r>
      <w:ins w:id="133" w:author="Dave Bridges" w:date="2023-11-08T12:55:00Z">
        <w:r w:rsidR="00CE6215">
          <w:rPr>
            <w:rFonts w:ascii="Times New Roman" w:eastAsia="Times New Roman" w:hAnsi="Times New Roman" w:cs="Times New Roman"/>
            <w:sz w:val="24"/>
            <w:szCs w:val="24"/>
          </w:rPr>
          <w:t xml:space="preserve"> (Table</w:t>
        </w:r>
      </w:ins>
      <w:ins w:id="134" w:author="Dave Bridges" w:date="2023-11-08T12:56:00Z">
        <w:r w:rsidR="00CE6215">
          <w:rPr>
            <w:rFonts w:ascii="Times New Roman" w:eastAsia="Times New Roman" w:hAnsi="Times New Roman" w:cs="Times New Roman"/>
            <w:sz w:val="24"/>
            <w:szCs w:val="24"/>
          </w:rPr>
          <w:t xml:space="preserve"> 2)</w:t>
        </w:r>
      </w:ins>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w:t>
      </w:r>
      <w:del w:id="135" w:author="Dave Bridges" w:date="2023-11-08T12:56:00Z">
        <w:r w:rsidR="00D430FA" w:rsidDel="00CE6215">
          <w:rPr>
            <w:rFonts w:ascii="Times New Roman" w:eastAsia="Times New Roman" w:hAnsi="Times New Roman" w:cs="Times New Roman"/>
            <w:sz w:val="24"/>
            <w:szCs w:val="24"/>
          </w:rPr>
          <w:delText>I</w:delText>
        </w:r>
        <w:r w:rsidRPr="0074169B" w:rsidDel="00CE6215">
          <w:rPr>
            <w:rFonts w:ascii="Times New Roman" w:eastAsia="Times New Roman" w:hAnsi="Times New Roman" w:cs="Times New Roman"/>
            <w:sz w:val="24"/>
            <w:szCs w:val="24"/>
          </w:rPr>
          <w:delText xml:space="preserve">ndividuals </w:delText>
        </w:r>
      </w:del>
      <w:ins w:id="136" w:author="Dave Bridges" w:date="2023-11-08T12:56:00Z">
        <w:r w:rsidR="00CE6215">
          <w:rPr>
            <w:rFonts w:ascii="Times New Roman" w:eastAsia="Times New Roman" w:hAnsi="Times New Roman" w:cs="Times New Roman"/>
            <w:sz w:val="24"/>
            <w:szCs w:val="24"/>
          </w:rPr>
          <w:t>Participants</w:t>
        </w:r>
        <w:r w:rsidR="00CE6215" w:rsidRPr="0074169B">
          <w:rPr>
            <w:rFonts w:ascii="Times New Roman" w:eastAsia="Times New Roman" w:hAnsi="Times New Roman" w:cs="Times New Roman"/>
            <w:sz w:val="24"/>
            <w:szCs w:val="24"/>
          </w:rPr>
          <w:t xml:space="preserve"> </w:t>
        </w:r>
      </w:ins>
      <w:r w:rsidRPr="0074169B">
        <w:rPr>
          <w:rFonts w:ascii="Times New Roman" w:eastAsia="Times New Roman" w:hAnsi="Times New Roman" w:cs="Times New Roman"/>
          <w:sz w:val="24"/>
          <w:szCs w:val="24"/>
        </w:rPr>
        <w:t>who were not White or Caucasian (</w:t>
      </w:r>
      <w:del w:id="137" w:author="Dave Bridges" w:date="2023-11-08T15:34:00Z">
        <w:r w:rsidRPr="0074169B" w:rsidDel="0065325E">
          <w:rPr>
            <w:rFonts w:ascii="Times New Roman" w:eastAsia="Times New Roman" w:hAnsi="Times New Roman" w:cs="Times New Roman"/>
            <w:sz w:val="24"/>
            <w:szCs w:val="24"/>
          </w:rPr>
          <w:delText>27.0</w:delText>
        </w:r>
      </w:del>
      <w:ins w:id="138" w:author="Dave Bridges" w:date="2023-11-08T15:34:00Z">
        <w:r w:rsidR="0065325E">
          <w:rPr>
            <w:rFonts w:ascii="Times New Roman" w:eastAsia="Times New Roman" w:hAnsi="Times New Roman" w:cs="Times New Roman"/>
            <w:sz w:val="24"/>
            <w:szCs w:val="24"/>
          </w:rPr>
          <w:t>29</w:t>
        </w:r>
        <w:r w:rsidR="00FE6A55">
          <w:rPr>
            <w:rFonts w:ascii="Times New Roman" w:eastAsia="Times New Roman" w:hAnsi="Times New Roman" w:cs="Times New Roman"/>
            <w:sz w:val="24"/>
            <w:szCs w:val="24"/>
          </w:rPr>
          <w:t>+/15</w:t>
        </w:r>
      </w:ins>
      <w:r w:rsidRPr="0074169B">
        <w:rPr>
          <w:rFonts w:ascii="Times New Roman" w:eastAsia="Times New Roman" w:hAnsi="Times New Roman" w:cs="Times New Roman"/>
          <w:sz w:val="24"/>
          <w:szCs w:val="24"/>
        </w:rPr>
        <w:t xml:space="preserve">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had a </w:t>
      </w:r>
      <w:del w:id="139" w:author="Dave Bridges" w:date="2023-11-08T15:34:00Z">
        <w:r w:rsidRPr="0074169B" w:rsidDel="0065325E">
          <w:rPr>
            <w:rFonts w:ascii="Times New Roman" w:eastAsia="Times New Roman" w:hAnsi="Times New Roman" w:cs="Times New Roman"/>
            <w:sz w:val="24"/>
            <w:szCs w:val="24"/>
          </w:rPr>
          <w:delText xml:space="preserve">lower </w:delText>
        </w:r>
      </w:del>
      <w:ins w:id="140" w:author="Dave Bridges" w:date="2023-11-08T15:34:00Z">
        <w:r w:rsidR="0065325E">
          <w:rPr>
            <w:rFonts w:ascii="Times New Roman" w:eastAsia="Times New Roman" w:hAnsi="Times New Roman" w:cs="Times New Roman"/>
            <w:sz w:val="24"/>
            <w:szCs w:val="24"/>
          </w:rPr>
          <w:t>similar</w:t>
        </w:r>
        <w:r w:rsidR="0065325E" w:rsidRPr="0074169B">
          <w:rPr>
            <w:rFonts w:ascii="Times New Roman" w:eastAsia="Times New Roman" w:hAnsi="Times New Roman" w:cs="Times New Roman"/>
            <w:sz w:val="24"/>
            <w:szCs w:val="24"/>
          </w:rPr>
          <w:t xml:space="preserve"> </w:t>
        </w:r>
      </w:ins>
      <w:del w:id="141" w:author="Dave Bridges" w:date="2023-11-08T15:34:00Z">
        <w:r w:rsidRPr="0074169B" w:rsidDel="00FE6A55">
          <w:rPr>
            <w:rFonts w:ascii="Times New Roman" w:eastAsia="Times New Roman" w:hAnsi="Times New Roman" w:cs="Times New Roman"/>
            <w:sz w:val="24"/>
            <w:szCs w:val="24"/>
          </w:rPr>
          <w:delText xml:space="preserve">mean </w:delText>
        </w:r>
      </w:del>
      <w:r w:rsidRPr="0074169B">
        <w:rPr>
          <w:rFonts w:ascii="Times New Roman" w:eastAsia="Times New Roman" w:hAnsi="Times New Roman" w:cs="Times New Roman"/>
          <w:sz w:val="24"/>
          <w:szCs w:val="24"/>
        </w:rPr>
        <w:t>GWG compared to White and Caucasian participants (</w:t>
      </w:r>
      <w:del w:id="142" w:author="Dave Bridges" w:date="2023-11-08T15:34:00Z">
        <w:r w:rsidRPr="0074169B" w:rsidDel="0065325E">
          <w:rPr>
            <w:rFonts w:ascii="Times New Roman" w:eastAsia="Times New Roman" w:hAnsi="Times New Roman" w:cs="Times New Roman"/>
            <w:sz w:val="24"/>
            <w:szCs w:val="24"/>
          </w:rPr>
          <w:delText>30.9</w:delText>
        </w:r>
      </w:del>
      <w:ins w:id="143" w:author="Dave Bridges" w:date="2023-11-08T15:34:00Z">
        <w:r w:rsidR="0065325E">
          <w:rPr>
            <w:rFonts w:ascii="Times New Roman" w:eastAsia="Times New Roman" w:hAnsi="Times New Roman" w:cs="Times New Roman"/>
            <w:sz w:val="24"/>
            <w:szCs w:val="24"/>
          </w:rPr>
          <w:t>31 +/- 13</w:t>
        </w:r>
      </w:ins>
      <w:r w:rsidRPr="0074169B">
        <w:rPr>
          <w:rFonts w:ascii="Times New Roman" w:eastAsia="Times New Roman" w:hAnsi="Times New Roman" w:cs="Times New Roman"/>
          <w:sz w:val="24"/>
          <w:szCs w:val="24"/>
        </w:rPr>
        <w:t xml:space="preserve">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(p = 0.</w:t>
      </w:r>
      <w:ins w:id="144" w:author="Dave Bridges" w:date="2023-11-08T15:35:00Z">
        <w:r w:rsidR="00FE6A55">
          <w:rPr>
            <w:rFonts w:ascii="Times New Roman" w:eastAsia="Times New Roman" w:hAnsi="Times New Roman" w:cs="Times New Roman"/>
            <w:sz w:val="24"/>
            <w:szCs w:val="24"/>
          </w:rPr>
          <w:t>4</w:t>
        </w:r>
      </w:ins>
      <w:del w:id="145" w:author="Dave Bridges" w:date="2023-11-08T15:35:00Z">
        <w:r w:rsidRPr="0074169B" w:rsidDel="00FE6A55">
          <w:rPr>
            <w:rFonts w:ascii="Times New Roman" w:eastAsia="Times New Roman" w:hAnsi="Times New Roman" w:cs="Times New Roman"/>
            <w:sz w:val="24"/>
            <w:szCs w:val="24"/>
          </w:rPr>
          <w:delText>3</w:delText>
        </w:r>
      </w:del>
      <w:r w:rsidRPr="0074169B">
        <w:rPr>
          <w:rFonts w:ascii="Times New Roman" w:eastAsia="Times New Roman" w:hAnsi="Times New Roman" w:cs="Times New Roman"/>
          <w:sz w:val="24"/>
          <w:szCs w:val="24"/>
        </w:rPr>
        <w:t>). Household income was also not found to be significantly associated with GWG</w:t>
      </w:r>
      <w:del w:id="146" w:author="Dave Bridges" w:date="2023-11-08T15:35:00Z">
        <w:r w:rsidRPr="0074169B" w:rsidDel="00FE6A55">
          <w:rPr>
            <w:rFonts w:ascii="Times New Roman" w:eastAsia="Times New Roman" w:hAnsi="Times New Roman" w:cs="Times New Roman"/>
            <w:sz w:val="24"/>
            <w:szCs w:val="24"/>
          </w:rPr>
          <w:delText xml:space="preserve">, however individuals with the lowest income had higher </w:delText>
        </w:r>
      </w:del>
      <w:del w:id="147" w:author="Dave Bridges" w:date="2023-11-08T15:34:00Z">
        <w:r w:rsidRPr="0074169B" w:rsidDel="00FE6A55">
          <w:rPr>
            <w:rFonts w:ascii="Times New Roman" w:eastAsia="Times New Roman" w:hAnsi="Times New Roman" w:cs="Times New Roman"/>
            <w:sz w:val="24"/>
            <w:szCs w:val="24"/>
          </w:rPr>
          <w:delText xml:space="preserve">mean </w:delText>
        </w:r>
      </w:del>
      <w:del w:id="148" w:author="Dave Bridges" w:date="2023-11-08T15:35:00Z">
        <w:r w:rsidRPr="0074169B" w:rsidDel="00FE6A55">
          <w:rPr>
            <w:rFonts w:ascii="Times New Roman" w:eastAsia="Times New Roman" w:hAnsi="Times New Roman" w:cs="Times New Roman"/>
            <w:sz w:val="24"/>
            <w:szCs w:val="24"/>
          </w:rPr>
          <w:delText>GWG (34.1 lbs</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compared to those with an income between $100,000-149,999 and $150,000 or more (26.3 lbs</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xml:space="preserve"> and 29.8 lbs</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(p</w:delText>
        </w:r>
        <w:r w:rsidR="00D430FA" w:rsidRPr="0074169B" w:rsidDel="00FE6A55">
          <w:rPr>
            <w:rFonts w:ascii="Times New Roman" w:eastAsia="Times New Roman" w:hAnsi="Times New Roman" w:cs="Times New Roman"/>
            <w:sz w:val="24"/>
            <w:szCs w:val="24"/>
          </w:rPr>
          <w:delText xml:space="preserve"> </w:delText>
        </w:r>
        <w:r w:rsidRPr="0074169B" w:rsidDel="00FE6A55">
          <w:rPr>
            <w:rFonts w:ascii="Times New Roman" w:eastAsia="Times New Roman" w:hAnsi="Times New Roman" w:cs="Times New Roman"/>
            <w:sz w:val="24"/>
            <w:szCs w:val="24"/>
          </w:rPr>
          <w:delText>=0.2)</w:delText>
        </w:r>
      </w:del>
      <w:r w:rsidRPr="0074169B">
        <w:rPr>
          <w:rFonts w:ascii="Times New Roman" w:eastAsia="Times New Roman" w:hAnsi="Times New Roman" w:cs="Times New Roman"/>
          <w:sz w:val="24"/>
          <w:szCs w:val="24"/>
        </w:rPr>
        <w:t xml:space="preserve">. Participants' pre-pregnancy BMI </w:t>
      </w:r>
      <w:ins w:id="149" w:author="Dave Bridges" w:date="2023-11-08T15:43:00Z">
        <w:r w:rsidR="00FE6A55">
          <w:rPr>
            <w:rFonts w:ascii="Times New Roman" w:eastAsia="Times New Roman" w:hAnsi="Times New Roman" w:cs="Times New Roman"/>
            <w:sz w:val="24"/>
            <w:szCs w:val="24"/>
          </w:rPr>
          <w:t>treated as a c</w:t>
        </w:r>
      </w:ins>
      <w:ins w:id="150" w:author="Dave Bridges" w:date="2023-11-08T15:44:00Z">
        <w:r w:rsidR="00FE6A55">
          <w:rPr>
            <w:rFonts w:ascii="Times New Roman" w:eastAsia="Times New Roman" w:hAnsi="Times New Roman" w:cs="Times New Roman"/>
            <w:sz w:val="24"/>
            <w:szCs w:val="24"/>
          </w:rPr>
          <w:t xml:space="preserve">ontinuous variable </w:t>
        </w:r>
      </w:ins>
      <w:ins w:id="151" w:author="Dave Bridges" w:date="2023-11-08T15:37:00Z">
        <w:r w:rsidR="00FE6A55">
          <w:rPr>
            <w:rFonts w:ascii="Times New Roman" w:eastAsia="Times New Roman" w:hAnsi="Times New Roman" w:cs="Times New Roman"/>
            <w:sz w:val="24"/>
            <w:szCs w:val="24"/>
          </w:rPr>
          <w:t xml:space="preserve">was inversely </w:t>
        </w:r>
      </w:ins>
      <w:del w:id="152" w:author="Dave Bridges" w:date="2023-11-08T15:37:00Z">
        <w:r w:rsidRPr="0074169B" w:rsidDel="00FE6A55">
          <w:rPr>
            <w:rFonts w:ascii="Times New Roman" w:eastAsia="Times New Roman" w:hAnsi="Times New Roman" w:cs="Times New Roman"/>
            <w:sz w:val="24"/>
            <w:szCs w:val="24"/>
          </w:rPr>
          <w:delText xml:space="preserve">as well as pre-pregnancy weight was found to be negatively </w:delText>
        </w:r>
      </w:del>
      <w:del w:id="153" w:author="Dave Bridges" w:date="2023-11-08T15:35:00Z">
        <w:r w:rsidRPr="0074169B" w:rsidDel="00FE6A55">
          <w:rPr>
            <w:rFonts w:ascii="Times New Roman" w:eastAsia="Times New Roman" w:hAnsi="Times New Roman" w:cs="Times New Roman"/>
            <w:sz w:val="24"/>
            <w:szCs w:val="24"/>
          </w:rPr>
          <w:delText xml:space="preserve">associated </w:delText>
        </w:r>
      </w:del>
      <w:ins w:id="154" w:author="Dave Bridges" w:date="2023-11-08T15:35:00Z">
        <w:r w:rsidR="00FE6A55">
          <w:rPr>
            <w:rFonts w:ascii="Times New Roman" w:eastAsia="Times New Roman" w:hAnsi="Times New Roman" w:cs="Times New Roman"/>
            <w:sz w:val="24"/>
            <w:szCs w:val="24"/>
          </w:rPr>
          <w:t>correlated</w:t>
        </w:r>
        <w:r w:rsidR="00FE6A55" w:rsidRPr="0074169B">
          <w:rPr>
            <w:rFonts w:ascii="Times New Roman" w:eastAsia="Times New Roman" w:hAnsi="Times New Roman" w:cs="Times New Roman"/>
            <w:sz w:val="24"/>
            <w:szCs w:val="24"/>
          </w:rPr>
          <w:t xml:space="preserve"> </w:t>
        </w:r>
      </w:ins>
      <w:r w:rsidRPr="0074169B">
        <w:rPr>
          <w:rFonts w:ascii="Times New Roman" w:eastAsia="Times New Roman" w:hAnsi="Times New Roman" w:cs="Times New Roman"/>
          <w:sz w:val="24"/>
          <w:szCs w:val="24"/>
        </w:rPr>
        <w:t xml:space="preserve">with GWG, </w:t>
      </w:r>
      <w:del w:id="155" w:author="Dave Bridges" w:date="2023-11-08T15:36:00Z">
        <w:r w:rsidRPr="0074169B" w:rsidDel="00FE6A55">
          <w:rPr>
            <w:rFonts w:ascii="Times New Roman" w:eastAsia="Times New Roman" w:hAnsi="Times New Roman" w:cs="Times New Roman"/>
            <w:sz w:val="24"/>
            <w:szCs w:val="24"/>
          </w:rPr>
          <w:delText>where a 1 kg/m</w:delText>
        </w:r>
        <w:r w:rsidRPr="0074169B" w:rsidDel="00FE6A55">
          <w:rPr>
            <w:rFonts w:ascii="Times New Roman" w:eastAsia="Times New Roman" w:hAnsi="Times New Roman" w:cs="Times New Roman"/>
            <w:sz w:val="24"/>
            <w:szCs w:val="24"/>
            <w:vertAlign w:val="superscript"/>
          </w:rPr>
          <w:delText>2</w:delText>
        </w:r>
        <w:r w:rsidRPr="0074169B" w:rsidDel="00FE6A55">
          <w:rPr>
            <w:rFonts w:ascii="Times New Roman" w:eastAsia="Times New Roman" w:hAnsi="Times New Roman" w:cs="Times New Roman"/>
            <w:sz w:val="24"/>
            <w:szCs w:val="24"/>
            <w:vertAlign w:val="subscript"/>
          </w:rPr>
          <w:delText xml:space="preserve"> </w:delText>
        </w:r>
        <w:r w:rsidRPr="0074169B" w:rsidDel="00FE6A55">
          <w:rPr>
            <w:rFonts w:ascii="Times New Roman" w:eastAsia="Times New Roman" w:hAnsi="Times New Roman" w:cs="Times New Roman"/>
            <w:sz w:val="24"/>
            <w:szCs w:val="24"/>
          </w:rPr>
          <w:delText>increase in BMI was associated with a 0.8</w:delText>
        </w:r>
        <w:r w:rsidR="00D430FA" w:rsidDel="00FE6A55">
          <w:rPr>
            <w:rFonts w:ascii="Times New Roman" w:eastAsia="Times New Roman" w:hAnsi="Times New Roman" w:cs="Times New Roman"/>
            <w:sz w:val="24"/>
            <w:szCs w:val="24"/>
          </w:rPr>
          <w:delText>6 +/- 0.21</w:delText>
        </w:r>
        <w:r w:rsidRPr="0074169B" w:rsidDel="00FE6A55">
          <w:rPr>
            <w:rFonts w:ascii="Times New Roman" w:eastAsia="Times New Roman" w:hAnsi="Times New Roman" w:cs="Times New Roman"/>
            <w:sz w:val="24"/>
            <w:szCs w:val="24"/>
          </w:rPr>
          <w:delText xml:space="preserve"> lb</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xml:space="preserve"> decrease in </w:delText>
        </w:r>
        <w:r w:rsidR="00F3027C" w:rsidRPr="0074169B" w:rsidDel="00FE6A55">
          <w:rPr>
            <w:rFonts w:ascii="Times New Roman" w:eastAsia="Times New Roman" w:hAnsi="Times New Roman" w:cs="Times New Roman"/>
            <w:sz w:val="24"/>
            <w:szCs w:val="24"/>
          </w:rPr>
          <w:delText xml:space="preserve">GWG </w:delText>
        </w:r>
      </w:del>
      <w:r w:rsidR="00F3027C" w:rsidRPr="0074169B">
        <w:rPr>
          <w:rFonts w:ascii="Times New Roman" w:eastAsia="Times New Roman" w:hAnsi="Times New Roman" w:cs="Times New Roman"/>
          <w:sz w:val="24"/>
          <w:szCs w:val="24"/>
        </w:rPr>
        <w:t>(</w:t>
      </w:r>
      <w:ins w:id="156" w:author="Dave Bridges" w:date="2023-11-08T15:36:00Z">
        <w:r w:rsidR="00FE6A55">
          <w:rPr>
            <w:rFonts w:ascii="Times New Roman" w:eastAsia="Times New Roman" w:hAnsi="Times New Roman" w:cs="Times New Roman"/>
            <w:sz w:val="24"/>
            <w:szCs w:val="24"/>
          </w:rPr>
          <w:t>Spearman’s rho=-0.19;p=0.049)</w:t>
        </w:r>
      </w:ins>
      <w:ins w:id="157" w:author="Dave Bridges" w:date="2023-11-08T15:43:00Z">
        <w:r w:rsidR="00FE6A55">
          <w:rPr>
            <w:rFonts w:ascii="Times New Roman" w:eastAsia="Times New Roman" w:hAnsi="Times New Roman" w:cs="Times New Roman"/>
            <w:sz w:val="24"/>
            <w:szCs w:val="24"/>
          </w:rPr>
          <w:t xml:space="preserve"> though when stratifying by BMI category this failed to reach significance</w:t>
        </w:r>
      </w:ins>
      <w:ins w:id="158" w:author="Dave Bridges" w:date="2023-11-08T15:48:00Z">
        <w:r w:rsidR="00752474">
          <w:rPr>
            <w:rFonts w:ascii="Times New Roman" w:eastAsia="Times New Roman" w:hAnsi="Times New Roman" w:cs="Times New Roman"/>
            <w:sz w:val="24"/>
            <w:szCs w:val="24"/>
          </w:rPr>
          <w:t xml:space="preserve"> (p=0.</w:t>
        </w:r>
      </w:ins>
      <w:ins w:id="159" w:author="Dave Bridges" w:date="2023-11-08T16:00:00Z">
        <w:r w:rsidR="00752474">
          <w:rPr>
            <w:rFonts w:ascii="Times New Roman" w:eastAsia="Times New Roman" w:hAnsi="Times New Roman" w:cs="Times New Roman"/>
            <w:sz w:val="24"/>
            <w:szCs w:val="24"/>
          </w:rPr>
          <w:t>088</w:t>
        </w:r>
      </w:ins>
      <w:ins w:id="160" w:author="Dave Bridges" w:date="2023-11-08T15:48:00Z">
        <w:r w:rsidR="00752474">
          <w:rPr>
            <w:rFonts w:ascii="Times New Roman" w:eastAsia="Times New Roman" w:hAnsi="Times New Roman" w:cs="Times New Roman"/>
            <w:sz w:val="24"/>
            <w:szCs w:val="24"/>
          </w:rPr>
          <w:t xml:space="preserve"> via a Kruskal-Wallis test)</w:t>
        </w:r>
      </w:ins>
      <w:ins w:id="161" w:author="Dave Bridges" w:date="2023-11-08T15:43:00Z">
        <w:r w:rsidR="00FE6A55">
          <w:rPr>
            <w:rFonts w:ascii="Times New Roman" w:eastAsia="Times New Roman" w:hAnsi="Times New Roman" w:cs="Times New Roman"/>
            <w:sz w:val="24"/>
            <w:szCs w:val="24"/>
          </w:rPr>
          <w:t>.</w:t>
        </w:r>
      </w:ins>
      <w:ins w:id="162" w:author="Dave Bridges" w:date="2023-11-08T15:36:00Z">
        <w:r w:rsidR="00FE6A55">
          <w:rPr>
            <w:rFonts w:ascii="Times New Roman" w:eastAsia="Times New Roman" w:hAnsi="Times New Roman" w:cs="Times New Roman"/>
            <w:sz w:val="24"/>
            <w:szCs w:val="24"/>
          </w:rPr>
          <w:t xml:space="preserve"> </w:t>
        </w:r>
      </w:ins>
      <w:ins w:id="163" w:author="Dave Bridges" w:date="2023-11-08T16:00:00Z">
        <w:r w:rsidR="009C2721">
          <w:rPr>
            <w:rFonts w:ascii="Times New Roman" w:eastAsia="Times New Roman" w:hAnsi="Times New Roman" w:cs="Times New Roman"/>
            <w:sz w:val="24"/>
            <w:szCs w:val="24"/>
          </w:rPr>
          <w:t xml:space="preserve">Income </w:t>
        </w:r>
      </w:ins>
      <w:ins w:id="164" w:author="Dave Bridges" w:date="2023-11-08T16:02:00Z">
        <w:r w:rsidR="009C2721">
          <w:rPr>
            <w:rFonts w:ascii="Times New Roman" w:eastAsia="Times New Roman" w:hAnsi="Times New Roman" w:cs="Times New Roman"/>
            <w:sz w:val="24"/>
            <w:szCs w:val="24"/>
          </w:rPr>
          <w:t>and physical activity were</w:t>
        </w:r>
      </w:ins>
      <w:ins w:id="165" w:author="Dave Bridges" w:date="2023-11-08T16:00:00Z">
        <w:r w:rsidR="009C2721">
          <w:rPr>
            <w:rFonts w:ascii="Times New Roman" w:eastAsia="Times New Roman" w:hAnsi="Times New Roman" w:cs="Times New Roman"/>
            <w:sz w:val="24"/>
            <w:szCs w:val="24"/>
          </w:rPr>
          <w:t xml:space="preserve"> als</w:t>
        </w:r>
      </w:ins>
      <w:ins w:id="166" w:author="Dave Bridges" w:date="2023-11-08T16:01:00Z">
        <w:r w:rsidR="009C2721">
          <w:rPr>
            <w:rFonts w:ascii="Times New Roman" w:eastAsia="Times New Roman" w:hAnsi="Times New Roman" w:cs="Times New Roman"/>
            <w:sz w:val="24"/>
            <w:szCs w:val="24"/>
          </w:rPr>
          <w:t>o moderately associated with GWG with the highest income</w:t>
        </w:r>
      </w:ins>
      <w:ins w:id="167" w:author="Dave Bridges" w:date="2023-11-08T16:02:00Z">
        <w:r w:rsidR="009C2721">
          <w:rPr>
            <w:rFonts w:ascii="Times New Roman" w:eastAsia="Times New Roman" w:hAnsi="Times New Roman" w:cs="Times New Roman"/>
            <w:sz w:val="24"/>
            <w:szCs w:val="24"/>
          </w:rPr>
          <w:t xml:space="preserve"> and most physically active</w:t>
        </w:r>
      </w:ins>
      <w:ins w:id="168" w:author="Dave Bridges" w:date="2023-11-08T16:01:00Z">
        <w:r w:rsidR="009C2721">
          <w:rPr>
            <w:rFonts w:ascii="Times New Roman" w:eastAsia="Times New Roman" w:hAnsi="Times New Roman" w:cs="Times New Roman"/>
            <w:sz w:val="24"/>
            <w:szCs w:val="24"/>
          </w:rPr>
          <w:t xml:space="preserve"> categories gaining </w:t>
        </w:r>
      </w:ins>
      <w:ins w:id="169" w:author="Dave Bridges" w:date="2023-11-08T16:02:00Z">
        <w:r w:rsidR="009C2721">
          <w:rPr>
            <w:rFonts w:ascii="Times New Roman" w:eastAsia="Times New Roman" w:hAnsi="Times New Roman" w:cs="Times New Roman"/>
            <w:sz w:val="24"/>
            <w:szCs w:val="24"/>
          </w:rPr>
          <w:t>less</w:t>
        </w:r>
      </w:ins>
      <w:ins w:id="170" w:author="Dave Bridges" w:date="2023-11-08T16:01:00Z">
        <w:r w:rsidR="009C2721">
          <w:rPr>
            <w:rFonts w:ascii="Times New Roman" w:eastAsia="Times New Roman" w:hAnsi="Times New Roman" w:cs="Times New Roman"/>
            <w:sz w:val="24"/>
            <w:szCs w:val="24"/>
          </w:rPr>
          <w:t xml:space="preserve"> weight during pregnancy than the lowest income</w:t>
        </w:r>
      </w:ins>
      <w:ins w:id="171" w:author="Dave Bridges" w:date="2023-11-08T16:02:00Z">
        <w:r w:rsidR="009C2721">
          <w:rPr>
            <w:rFonts w:ascii="Times New Roman" w:eastAsia="Times New Roman" w:hAnsi="Times New Roman" w:cs="Times New Roman"/>
            <w:sz w:val="24"/>
            <w:szCs w:val="24"/>
          </w:rPr>
          <w:t xml:space="preserve"> and activity</w:t>
        </w:r>
      </w:ins>
      <w:ins w:id="172" w:author="Dave Bridges" w:date="2023-11-08T16:01:00Z">
        <w:r w:rsidR="009C2721">
          <w:rPr>
            <w:rFonts w:ascii="Times New Roman" w:eastAsia="Times New Roman" w:hAnsi="Times New Roman" w:cs="Times New Roman"/>
            <w:sz w:val="24"/>
            <w:szCs w:val="24"/>
          </w:rPr>
          <w:t xml:space="preserve"> categories (p=0.082</w:t>
        </w:r>
      </w:ins>
      <w:ins w:id="173" w:author="Dave Bridges" w:date="2023-11-08T16:02:00Z">
        <w:r w:rsidR="009C2721">
          <w:rPr>
            <w:rFonts w:ascii="Times New Roman" w:eastAsia="Times New Roman" w:hAnsi="Times New Roman" w:cs="Times New Roman"/>
            <w:sz w:val="24"/>
            <w:szCs w:val="24"/>
          </w:rPr>
          <w:t xml:space="preserve"> and p=0.18 respectively</w:t>
        </w:r>
      </w:ins>
      <w:ins w:id="174" w:author="Dave Bridges" w:date="2023-11-08T16:01:00Z">
        <w:r w:rsidR="009C2721">
          <w:rPr>
            <w:rFonts w:ascii="Times New Roman" w:eastAsia="Times New Roman" w:hAnsi="Times New Roman" w:cs="Times New Roman"/>
            <w:sz w:val="24"/>
            <w:szCs w:val="24"/>
          </w:rPr>
          <w:t xml:space="preserve">). </w:t>
        </w:r>
      </w:ins>
      <w:del w:id="175" w:author="Dave Bridges" w:date="2023-11-08T15:36:00Z">
        <w:r w:rsidRPr="0074169B" w:rsidDel="00FE6A55">
          <w:rPr>
            <w:rFonts w:ascii="Times New Roman" w:eastAsia="Times New Roman" w:hAnsi="Times New Roman" w:cs="Times New Roman"/>
            <w:sz w:val="24"/>
            <w:szCs w:val="24"/>
          </w:rPr>
          <w:delText>p=</w:delText>
        </w:r>
        <w:r w:rsidR="00B252DB" w:rsidDel="00FE6A55">
          <w:rPr>
            <w:rFonts w:ascii="Times New Roman" w:eastAsia="Times New Roman" w:hAnsi="Times New Roman" w:cs="Times New Roman"/>
            <w:sz w:val="24"/>
            <w:szCs w:val="24"/>
          </w:rPr>
          <w:delText xml:space="preserve"> </w:delText>
        </w:r>
        <w:r w:rsidRPr="0074169B" w:rsidDel="00FE6A55">
          <w:rPr>
            <w:rFonts w:ascii="Times New Roman" w:eastAsia="Times New Roman" w:hAnsi="Times New Roman" w:cs="Times New Roman"/>
            <w:sz w:val="24"/>
            <w:szCs w:val="24"/>
          </w:rPr>
          <w:delText xml:space="preserve">0.00009), and where a l </w:delText>
        </w:r>
        <w:r w:rsidR="00F3027C" w:rsidRPr="0074169B" w:rsidDel="00FE6A55">
          <w:rPr>
            <w:rFonts w:ascii="Times New Roman" w:eastAsia="Times New Roman" w:hAnsi="Times New Roman" w:cs="Times New Roman"/>
            <w:sz w:val="24"/>
            <w:szCs w:val="24"/>
          </w:rPr>
          <w:delText>lb.</w:delText>
        </w:r>
        <w:r w:rsidRPr="0074169B" w:rsidDel="00FE6A55">
          <w:rPr>
            <w:rFonts w:ascii="Times New Roman" w:eastAsia="Times New Roman" w:hAnsi="Times New Roman" w:cs="Times New Roman"/>
            <w:sz w:val="24"/>
            <w:szCs w:val="24"/>
          </w:rPr>
          <w:delText xml:space="preserve"> increase in maternal pre-pregnancy weight was associated with a 0.12</w:delText>
        </w:r>
        <w:r w:rsidR="00D430FA" w:rsidDel="00FE6A55">
          <w:rPr>
            <w:rFonts w:ascii="Times New Roman" w:eastAsia="Times New Roman" w:hAnsi="Times New Roman" w:cs="Times New Roman"/>
            <w:sz w:val="24"/>
            <w:szCs w:val="24"/>
          </w:rPr>
          <w:delText xml:space="preserve"> +/- 0.037</w:delText>
        </w:r>
        <w:r w:rsidRPr="0074169B" w:rsidDel="00FE6A55">
          <w:rPr>
            <w:rFonts w:ascii="Times New Roman" w:eastAsia="Times New Roman" w:hAnsi="Times New Roman" w:cs="Times New Roman"/>
            <w:sz w:val="24"/>
            <w:szCs w:val="24"/>
          </w:rPr>
          <w:delText xml:space="preserve"> </w:delText>
        </w:r>
        <w:r w:rsidR="00F3027C" w:rsidRPr="0074169B" w:rsidDel="00FE6A55">
          <w:rPr>
            <w:rFonts w:ascii="Times New Roman" w:eastAsia="Times New Roman" w:hAnsi="Times New Roman" w:cs="Times New Roman"/>
            <w:sz w:val="24"/>
            <w:szCs w:val="24"/>
          </w:rPr>
          <w:delText>lb.</w:delText>
        </w:r>
        <w:r w:rsidRPr="0074169B" w:rsidDel="00FE6A55">
          <w:rPr>
            <w:rFonts w:ascii="Times New Roman" w:eastAsia="Times New Roman" w:hAnsi="Times New Roman" w:cs="Times New Roman"/>
            <w:sz w:val="24"/>
            <w:szCs w:val="24"/>
          </w:rPr>
          <w:delText xml:space="preserve"> decrease in GWG (p</w:delText>
        </w:r>
        <w:r w:rsidR="00D430FA" w:rsidRPr="0074169B" w:rsidDel="00FE6A55">
          <w:rPr>
            <w:rFonts w:ascii="Times New Roman" w:eastAsia="Times New Roman" w:hAnsi="Times New Roman" w:cs="Times New Roman"/>
            <w:sz w:val="24"/>
            <w:szCs w:val="24"/>
          </w:rPr>
          <w:delText xml:space="preserve"> </w:delText>
        </w:r>
        <w:r w:rsidRPr="0074169B" w:rsidDel="00FE6A55">
          <w:rPr>
            <w:rFonts w:ascii="Times New Roman" w:eastAsia="Times New Roman" w:hAnsi="Times New Roman" w:cs="Times New Roman"/>
            <w:sz w:val="24"/>
            <w:szCs w:val="24"/>
          </w:rPr>
          <w:delText>=0.001</w:delText>
        </w:r>
        <w:r w:rsidR="00D430FA" w:rsidDel="00FE6A55">
          <w:rPr>
            <w:rFonts w:ascii="Times New Roman" w:eastAsia="Times New Roman" w:hAnsi="Times New Roman" w:cs="Times New Roman"/>
            <w:sz w:val="24"/>
            <w:szCs w:val="24"/>
          </w:rPr>
          <w:delText>7</w:delText>
        </w:r>
        <w:r w:rsidRPr="0074169B" w:rsidDel="00FE6A55">
          <w:rPr>
            <w:rFonts w:ascii="Times New Roman" w:eastAsia="Times New Roman" w:hAnsi="Times New Roman" w:cs="Times New Roman"/>
            <w:sz w:val="24"/>
            <w:szCs w:val="24"/>
          </w:rPr>
          <w:delText>).</w:delText>
        </w:r>
      </w:del>
      <w:del w:id="176" w:author="Dave Bridges" w:date="2023-11-08T15:37:00Z">
        <w:r w:rsidRPr="0074169B" w:rsidDel="00FE6A55">
          <w:rPr>
            <w:rFonts w:ascii="Times New Roman" w:eastAsia="Times New Roman" w:hAnsi="Times New Roman" w:cs="Times New Roman"/>
            <w:sz w:val="24"/>
            <w:szCs w:val="24"/>
          </w:rPr>
          <w:delText xml:space="preserve"> </w:delText>
        </w:r>
      </w:del>
      <w:del w:id="177" w:author="Dave Bridges" w:date="2023-11-08T15:44:00Z">
        <w:r w:rsidRPr="0074169B" w:rsidDel="00FE6A55">
          <w:rPr>
            <w:rFonts w:ascii="Times New Roman" w:eastAsia="Times New Roman" w:hAnsi="Times New Roman" w:cs="Times New Roman"/>
            <w:sz w:val="24"/>
            <w:szCs w:val="24"/>
          </w:rPr>
          <w:delText xml:space="preserve">Additionally, pre-pregnancy BMI as a discrete variable was also found to be significantly associated with GWG, where the average GWG for the one underweight participant was 30 </w:delText>
        </w:r>
        <w:r w:rsidR="00F0023E" w:rsidRPr="0074169B" w:rsidDel="00FE6A55">
          <w:rPr>
            <w:rFonts w:ascii="Times New Roman" w:eastAsia="Times New Roman" w:hAnsi="Times New Roman" w:cs="Times New Roman"/>
            <w:sz w:val="24"/>
            <w:szCs w:val="24"/>
          </w:rPr>
          <w:delText>lbs.</w:delText>
        </w:r>
        <w:r w:rsidRPr="0074169B" w:rsidDel="00FE6A55">
          <w:rPr>
            <w:rFonts w:ascii="Times New Roman" w:eastAsia="Times New Roman" w:hAnsi="Times New Roman" w:cs="Times New Roman"/>
            <w:sz w:val="24"/>
            <w:szCs w:val="24"/>
          </w:rPr>
          <w:delText xml:space="preserve">, normal weight individuals </w:delText>
        </w:r>
        <w:r w:rsidR="00A427AB" w:rsidDel="00FE6A55">
          <w:rPr>
            <w:rFonts w:ascii="Times New Roman" w:eastAsia="Times New Roman" w:hAnsi="Times New Roman" w:cs="Times New Roman"/>
            <w:sz w:val="24"/>
            <w:szCs w:val="24"/>
          </w:rPr>
          <w:delText xml:space="preserve">gained </w:delText>
        </w:r>
        <w:r w:rsidRPr="0074169B" w:rsidDel="00FE6A55">
          <w:rPr>
            <w:rFonts w:ascii="Times New Roman" w:eastAsia="Times New Roman" w:hAnsi="Times New Roman" w:cs="Times New Roman"/>
            <w:sz w:val="24"/>
            <w:szCs w:val="24"/>
          </w:rPr>
          <w:delText xml:space="preserve">on average 33.3 </w:delText>
        </w:r>
        <w:r w:rsidR="00F3027C" w:rsidRPr="0074169B" w:rsidDel="00FE6A55">
          <w:rPr>
            <w:rFonts w:ascii="Times New Roman" w:eastAsia="Times New Roman" w:hAnsi="Times New Roman" w:cs="Times New Roman"/>
            <w:sz w:val="24"/>
            <w:szCs w:val="24"/>
          </w:rPr>
          <w:delText>lb</w:delText>
        </w:r>
        <w:r w:rsidR="00A427AB" w:rsidDel="00FE6A55">
          <w:rPr>
            <w:rFonts w:ascii="Times New Roman" w:eastAsia="Times New Roman" w:hAnsi="Times New Roman" w:cs="Times New Roman"/>
            <w:sz w:val="24"/>
            <w:szCs w:val="24"/>
          </w:rPr>
          <w:delText>s.</w:delText>
        </w:r>
        <w:r w:rsidRPr="0074169B" w:rsidDel="00FE6A55">
          <w:rPr>
            <w:rFonts w:ascii="Times New Roman" w:eastAsia="Times New Roman" w:hAnsi="Times New Roman" w:cs="Times New Roman"/>
            <w:sz w:val="24"/>
            <w:szCs w:val="24"/>
          </w:rPr>
          <w:delText xml:space="preserve">, overweight participants gained on average 33.7 </w:delText>
        </w:r>
        <w:r w:rsidR="00F3027C" w:rsidRPr="0074169B" w:rsidDel="00FE6A55">
          <w:rPr>
            <w:rFonts w:ascii="Times New Roman" w:eastAsia="Times New Roman" w:hAnsi="Times New Roman" w:cs="Times New Roman"/>
            <w:sz w:val="24"/>
            <w:szCs w:val="24"/>
          </w:rPr>
          <w:delText>lbs.</w:delText>
        </w:r>
        <w:r w:rsidRPr="0074169B" w:rsidDel="00FE6A55">
          <w:rPr>
            <w:rFonts w:ascii="Times New Roman" w:eastAsia="Times New Roman" w:hAnsi="Times New Roman" w:cs="Times New Roman"/>
            <w:sz w:val="24"/>
            <w:szCs w:val="24"/>
          </w:rPr>
          <w:delText>, and obese participants gained on average 22.8</w:delText>
        </w:r>
        <w:r w:rsidDel="00FE6A55">
          <w:rPr>
            <w:rFonts w:ascii="Times New Roman" w:eastAsia="Times New Roman" w:hAnsi="Times New Roman" w:cs="Times New Roman"/>
          </w:rPr>
          <w:delText xml:space="preserve"> </w:delText>
        </w:r>
        <w:r w:rsidR="00F3027C" w:rsidRPr="0074169B" w:rsidDel="00FE6A55">
          <w:rPr>
            <w:rFonts w:ascii="Times New Roman" w:eastAsia="Times New Roman" w:hAnsi="Times New Roman" w:cs="Times New Roman"/>
            <w:sz w:val="24"/>
            <w:szCs w:val="24"/>
          </w:rPr>
          <w:delText>lbs.</w:delText>
        </w:r>
        <w:r w:rsidRPr="0074169B" w:rsidDel="00FE6A55">
          <w:rPr>
            <w:rFonts w:ascii="Times New Roman" w:eastAsia="Times New Roman" w:hAnsi="Times New Roman" w:cs="Times New Roman"/>
            <w:sz w:val="24"/>
            <w:szCs w:val="24"/>
          </w:rPr>
          <w:delText xml:space="preserve"> (p-value 0.012).  </w:delText>
        </w:r>
      </w:del>
      <w:r>
        <w:rPr>
          <w:rFonts w:ascii="Times New Roman" w:eastAsia="Times New Roman" w:hAnsi="Times New Roman" w:cs="Times New Roman"/>
        </w:rPr>
        <w:t xml:space="preserve">Expected GWG was positively </w:t>
      </w:r>
      <w:del w:id="178" w:author="Dave Bridges" w:date="2023-11-08T15:45:00Z">
        <w:r w:rsidDel="00752474">
          <w:rPr>
            <w:rFonts w:ascii="Times New Roman" w:eastAsia="Times New Roman" w:hAnsi="Times New Roman" w:cs="Times New Roman"/>
          </w:rPr>
          <w:delText xml:space="preserve">associated </w:delText>
        </w:r>
      </w:del>
      <w:ins w:id="179" w:author="Dave Bridges" w:date="2023-11-08T15:45:00Z">
        <w:r w:rsidR="00752474">
          <w:rPr>
            <w:rFonts w:ascii="Times New Roman" w:eastAsia="Times New Roman" w:hAnsi="Times New Roman" w:cs="Times New Roman"/>
          </w:rPr>
          <w:t xml:space="preserve">correlated with actual GWG </w:t>
        </w:r>
      </w:ins>
      <w:del w:id="180" w:author="Dave Bridges" w:date="2023-11-08T15:45:00Z">
        <w:r w:rsidDel="00752474">
          <w:rPr>
            <w:rFonts w:ascii="Times New Roman" w:eastAsia="Times New Roman" w:hAnsi="Times New Roman" w:cs="Times New Roman"/>
          </w:rPr>
          <w:delText>with</w:delText>
        </w:r>
      </w:del>
      <w:ins w:id="181" w:author="Dave Bridges" w:date="2023-11-08T15:45:00Z">
        <w:r w:rsidR="00752474">
          <w:rPr>
            <w:rFonts w:ascii="Times New Roman" w:eastAsia="Times New Roman" w:hAnsi="Times New Roman" w:cs="Times New Roman"/>
          </w:rPr>
          <w:t>(Spearman’s rho=0.41, p=6.0 x 10</w:t>
        </w:r>
        <w:r w:rsidR="00752474" w:rsidRPr="00752474">
          <w:rPr>
            <w:rFonts w:ascii="Times New Roman" w:eastAsia="Times New Roman" w:hAnsi="Times New Roman" w:cs="Times New Roman"/>
            <w:vertAlign w:val="superscript"/>
            <w:rPrChange w:id="182" w:author="Dave Bridges" w:date="2023-11-08T15:46:00Z">
              <w:rPr>
                <w:rFonts w:ascii="Times New Roman" w:eastAsia="Times New Roman" w:hAnsi="Times New Roman" w:cs="Times New Roman"/>
              </w:rPr>
            </w:rPrChange>
          </w:rPr>
          <w:t>-</w:t>
        </w:r>
      </w:ins>
      <w:ins w:id="183" w:author="Dave Bridges" w:date="2023-11-08T15:46:00Z">
        <w:r w:rsidR="00752474" w:rsidRPr="00752474">
          <w:rPr>
            <w:rFonts w:ascii="Times New Roman" w:eastAsia="Times New Roman" w:hAnsi="Times New Roman" w:cs="Times New Roman"/>
            <w:vertAlign w:val="superscript"/>
            <w:rPrChange w:id="184" w:author="Dave Bridges" w:date="2023-11-08T15:46:00Z">
              <w:rPr>
                <w:rFonts w:ascii="Times New Roman" w:eastAsia="Times New Roman" w:hAnsi="Times New Roman" w:cs="Times New Roman"/>
              </w:rPr>
            </w:rPrChange>
          </w:rPr>
          <w:t>6</w:t>
        </w:r>
      </w:ins>
      <w:ins w:id="185" w:author="Dave Bridges" w:date="2023-11-08T15:45:00Z">
        <w:r w:rsidR="00752474">
          <w:rPr>
            <w:rFonts w:ascii="Times New Roman" w:eastAsia="Times New Roman" w:hAnsi="Times New Roman" w:cs="Times New Roman"/>
          </w:rPr>
          <w:t>)</w:t>
        </w:r>
      </w:ins>
      <w:ins w:id="186" w:author="Dave Bridges" w:date="2023-11-08T16:05:00Z">
        <w:r w:rsidR="003B364F">
          <w:rPr>
            <w:rFonts w:ascii="Times New Roman" w:eastAsia="Times New Roman" w:hAnsi="Times New Roman" w:cs="Times New Roman"/>
          </w:rPr>
          <w:t xml:space="preserve">.  </w:t>
        </w:r>
      </w:ins>
      <w:del w:id="187" w:author="Dave Bridges" w:date="2023-11-08T16:04:00Z">
        <w:r w:rsidDel="009C2721">
          <w:rPr>
            <w:rFonts w:ascii="Times New Roman" w:eastAsia="Times New Roman" w:hAnsi="Times New Roman" w:cs="Times New Roman"/>
          </w:rPr>
          <w:delText xml:space="preserve"> </w:delText>
        </w:r>
      </w:del>
      <w:del w:id="188" w:author="Dave Bridges" w:date="2023-11-08T15:45:00Z">
        <w:r w:rsidDel="00752474">
          <w:rPr>
            <w:rFonts w:ascii="Times New Roman" w:eastAsia="Times New Roman" w:hAnsi="Times New Roman" w:cs="Times New Roman"/>
          </w:rPr>
          <w:delText xml:space="preserve">actual GWG, where a 1 </w:delText>
        </w:r>
        <w:r w:rsidR="00F3027C" w:rsidDel="00752474">
          <w:rPr>
            <w:rFonts w:ascii="Times New Roman" w:eastAsia="Times New Roman" w:hAnsi="Times New Roman" w:cs="Times New Roman"/>
          </w:rPr>
          <w:delText>lb.</w:delText>
        </w:r>
        <w:r w:rsidDel="00752474">
          <w:rPr>
            <w:rFonts w:ascii="Times New Roman" w:eastAsia="Times New Roman" w:hAnsi="Times New Roman" w:cs="Times New Roman"/>
          </w:rPr>
          <w:delText xml:space="preserve"> increase </w:delText>
        </w:r>
        <w:r w:rsidRPr="0074169B" w:rsidDel="00752474">
          <w:rPr>
            <w:rFonts w:ascii="Times New Roman" w:eastAsia="Times New Roman" w:hAnsi="Times New Roman" w:cs="Times New Roman"/>
            <w:sz w:val="24"/>
            <w:szCs w:val="24"/>
          </w:rPr>
          <w:delText xml:space="preserve">in expected GWG </w:delText>
        </w:r>
        <w:r w:rsidR="00354EEA" w:rsidDel="00752474">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7756E2AA" wp14:editId="39A3B7DB">
                  <wp:simplePos x="0" y="0"/>
                  <wp:positionH relativeFrom="column">
                    <wp:posOffset>6985</wp:posOffset>
                  </wp:positionH>
                  <wp:positionV relativeFrom="paragraph">
                    <wp:posOffset>1299845</wp:posOffset>
                  </wp:positionV>
                  <wp:extent cx="5943600" cy="6926580"/>
                  <wp:effectExtent l="0" t="0" r="0" b="0"/>
                  <wp:wrapThrough wrapText="bothSides">
                    <wp:wrapPolygon edited="0">
                      <wp:start x="0" y="0"/>
                      <wp:lineTo x="0" y="21545"/>
                      <wp:lineTo x="21554" y="21545"/>
                      <wp:lineTo x="2155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926580"/>
                          </a:xfrm>
                          <a:prstGeom prst="rect">
                            <a:avLst/>
                          </a:prstGeom>
                          <a:solidFill>
                            <a:schemeClr val="lt1"/>
                          </a:solidFill>
                          <a:ln w="6350">
                            <a:noFill/>
                          </a:ln>
                        </wps:spPr>
                        <wps:txbx>
                          <w:txbxContent>
                            <w:p w14:paraId="0C929489" w14:textId="7B7409E1" w:rsidR="00AF1ED5" w:rsidRDefault="00AF1ED5"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310" cy="6130290"/>
                                            </a:xfrm>
                                            <a:prstGeom prst="rect">
                                              <a:avLst/>
                                            </a:prstGeom>
                                          </pic:spPr>
                                        </pic:pic>
                                      </a:graphicData>
                                    </a:graphic>
                                  </wp:inline>
                                </w:drawing>
                              </w:r>
                            </w:p>
                            <w:p w14:paraId="6E590D2E" w14:textId="16149F1C" w:rsidR="00AF1ED5" w:rsidRDefault="00AF1ED5"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variables.</w:t>
                              </w:r>
                            </w:p>
                            <w:p w14:paraId="5C29B341" w14:textId="6AB3A2CF" w:rsidR="00AF1ED5" w:rsidRDefault="00AF1ED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AF1ED5" w:rsidRDefault="00AF1ED5"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AF1ED5" w:rsidRPr="006E3680" w:rsidRDefault="00AF1ED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6E2AA" id="Text Box 20" o:spid="_x0000_s1035" type="#_x0000_t202" style="position:absolute;left:0;text-align:left;margin-left:.55pt;margin-top:102.35pt;width:468pt;height:54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" fillcolor="white [3201]" stroked="f" strokeweight=".5pt">
                  <v:textbox>
                    <w:txbxContent>
                      <w:p w14:paraId="0C929489" w14:textId="7B7409E1" w:rsidR="00AF1ED5" w:rsidRDefault="00AF1ED5"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10" cy="6130290"/>
                                      </a:xfrm>
                                      <a:prstGeom prst="rect">
                                        <a:avLst/>
                                      </a:prstGeom>
                                    </pic:spPr>
                                  </pic:pic>
                                </a:graphicData>
                              </a:graphic>
                            </wp:inline>
                          </w:drawing>
                        </w:r>
                      </w:p>
                      <w:p w14:paraId="6E590D2E" w14:textId="16149F1C" w:rsidR="00AF1ED5" w:rsidRDefault="00AF1ED5"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variables.</w:t>
                        </w:r>
                      </w:p>
                      <w:p w14:paraId="5C29B341" w14:textId="6AB3A2CF" w:rsidR="00AF1ED5" w:rsidRDefault="00AF1ED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AF1ED5" w:rsidRDefault="00AF1ED5"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AF1ED5" w:rsidRPr="006E3680" w:rsidRDefault="00AF1ED5" w:rsidP="00F3027C">
                        <w:pPr>
                          <w:rPr>
                            <w:rFonts w:ascii="Times New Roman" w:hAnsi="Times New Roman" w:cs="Times New Roman"/>
                          </w:rPr>
                        </w:pPr>
                      </w:p>
                    </w:txbxContent>
                  </v:textbox>
                  <w10:wrap type="through"/>
                </v:shape>
              </w:pict>
            </mc:Fallback>
          </mc:AlternateContent>
        </w:r>
        <w:r w:rsidRPr="0074169B" w:rsidDel="00752474">
          <w:rPr>
            <w:rFonts w:ascii="Times New Roman" w:eastAsia="Times New Roman" w:hAnsi="Times New Roman" w:cs="Times New Roman"/>
            <w:sz w:val="24"/>
            <w:szCs w:val="24"/>
          </w:rPr>
          <w:delText xml:space="preserve">was associated with a 0.5 </w:delText>
        </w:r>
        <w:r w:rsidR="00F3027C" w:rsidRPr="0074169B" w:rsidDel="00752474">
          <w:rPr>
            <w:rFonts w:ascii="Times New Roman" w:eastAsia="Times New Roman" w:hAnsi="Times New Roman" w:cs="Times New Roman"/>
            <w:sz w:val="24"/>
            <w:szCs w:val="24"/>
          </w:rPr>
          <w:delText>lb.</w:delText>
        </w:r>
        <w:r w:rsidRPr="0074169B" w:rsidDel="00752474">
          <w:rPr>
            <w:rFonts w:ascii="Times New Roman" w:eastAsia="Times New Roman" w:hAnsi="Times New Roman" w:cs="Times New Roman"/>
            <w:sz w:val="24"/>
            <w:szCs w:val="24"/>
          </w:rPr>
          <w:delText xml:space="preserve"> increase in GWG (p=</w:delText>
        </w:r>
        <w:r w:rsidR="00B252DB" w:rsidDel="00752474">
          <w:rPr>
            <w:rFonts w:ascii="Times New Roman" w:eastAsia="Times New Roman" w:hAnsi="Times New Roman" w:cs="Times New Roman"/>
            <w:sz w:val="24"/>
            <w:szCs w:val="24"/>
          </w:rPr>
          <w:delText xml:space="preserve"> </w:delText>
        </w:r>
        <w:r w:rsidRPr="0074169B" w:rsidDel="00752474">
          <w:rPr>
            <w:rFonts w:ascii="Times New Roman" w:eastAsia="Times New Roman" w:hAnsi="Times New Roman" w:cs="Times New Roman"/>
            <w:sz w:val="24"/>
            <w:szCs w:val="24"/>
          </w:rPr>
          <w:delText xml:space="preserve">0.0025). </w:delText>
        </w:r>
      </w:del>
      <w:del w:id="189" w:author="Dave Bridges" w:date="2023-11-08T16:04:00Z">
        <w:r w:rsidRPr="0074169B" w:rsidDel="009C2721">
          <w:rPr>
            <w:rFonts w:ascii="Times New Roman" w:eastAsia="Times New Roman" w:hAnsi="Times New Roman" w:cs="Times New Roman"/>
            <w:sz w:val="24"/>
            <w:szCs w:val="24"/>
          </w:rPr>
          <w:delText xml:space="preserve">Finally, when participants expected GWG was compared to their actual GWG, </w:delText>
        </w:r>
      </w:del>
      <w:ins w:id="190" w:author="Dave Bridges" w:date="2023-11-08T16:05:00Z">
        <w:r w:rsidR="003B364F">
          <w:rPr>
            <w:rFonts w:ascii="Times New Roman" w:eastAsia="Times New Roman" w:hAnsi="Times New Roman" w:cs="Times New Roman"/>
            <w:sz w:val="24"/>
            <w:szCs w:val="24"/>
          </w:rPr>
          <w:t>Among</w:t>
        </w:r>
      </w:ins>
      <w:ins w:id="191" w:author="Dave Bridges" w:date="2023-11-08T16:04:00Z">
        <w:r w:rsidR="009C2721">
          <w:rPr>
            <w:rFonts w:ascii="Times New Roman" w:eastAsia="Times New Roman" w:hAnsi="Times New Roman" w:cs="Times New Roman"/>
          </w:rPr>
          <w:t xml:space="preserve"> </w:t>
        </w:r>
      </w:ins>
      <w:r w:rsidRPr="0074169B">
        <w:rPr>
          <w:rFonts w:ascii="Times New Roman" w:eastAsia="Times New Roman" w:hAnsi="Times New Roman" w:cs="Times New Roman"/>
          <w:sz w:val="24"/>
          <w:szCs w:val="24"/>
        </w:rPr>
        <w:t xml:space="preserve">those </w:t>
      </w:r>
      <w:ins w:id="192" w:author="Dave Bridges" w:date="2023-11-08T16:05:00Z">
        <w:r w:rsidR="003B364F">
          <w:rPr>
            <w:rFonts w:ascii="Times New Roman" w:eastAsia="Times New Roman" w:hAnsi="Times New Roman" w:cs="Times New Roman"/>
            <w:sz w:val="24"/>
            <w:szCs w:val="24"/>
          </w:rPr>
          <w:t xml:space="preserve">participants </w:t>
        </w:r>
      </w:ins>
      <w:r w:rsidRPr="0074169B">
        <w:rPr>
          <w:rFonts w:ascii="Times New Roman" w:eastAsia="Times New Roman" w:hAnsi="Times New Roman" w:cs="Times New Roman"/>
          <w:sz w:val="24"/>
          <w:szCs w:val="24"/>
        </w:rPr>
        <w:t>who overestimated their GWG</w:t>
      </w:r>
      <w:ins w:id="193" w:author="Dave Bridges" w:date="2023-11-08T16:04:00Z">
        <w:r w:rsidR="009C2721">
          <w:rPr>
            <w:rFonts w:ascii="Times New Roman" w:eastAsia="Times New Roman" w:hAnsi="Times New Roman" w:cs="Times New Roman"/>
            <w:sz w:val="24"/>
            <w:szCs w:val="24"/>
          </w:rPr>
          <w:t xml:space="preserve">, </w:t>
        </w:r>
      </w:ins>
      <w:ins w:id="194" w:author="Dave Bridges" w:date="2023-11-08T16:05:00Z">
        <w:r w:rsidR="003B364F">
          <w:rPr>
            <w:rFonts w:ascii="Times New Roman" w:eastAsia="Times New Roman" w:hAnsi="Times New Roman" w:cs="Times New Roman"/>
            <w:sz w:val="24"/>
            <w:szCs w:val="24"/>
          </w:rPr>
          <w:t>they</w:t>
        </w:r>
      </w:ins>
      <w:r w:rsidRPr="0074169B">
        <w:rPr>
          <w:rFonts w:ascii="Times New Roman" w:eastAsia="Times New Roman" w:hAnsi="Times New Roman" w:cs="Times New Roman"/>
          <w:sz w:val="24"/>
          <w:szCs w:val="24"/>
        </w:rPr>
        <w:t xml:space="preserve"> had a lower actual GWG (</w:t>
      </w:r>
      <w:ins w:id="195" w:author="Dave Bridges" w:date="2023-11-08T16:03:00Z">
        <w:r w:rsidR="009C2721">
          <w:rPr>
            <w:rFonts w:ascii="Times New Roman" w:eastAsia="Times New Roman" w:hAnsi="Times New Roman" w:cs="Times New Roman"/>
            <w:sz w:val="24"/>
            <w:szCs w:val="24"/>
          </w:rPr>
          <w:t>1</w:t>
        </w:r>
      </w:ins>
      <w:ins w:id="196" w:author="Dave Bridges" w:date="2023-11-08T16:33:00Z">
        <w:r w:rsidR="00535400">
          <w:rPr>
            <w:rFonts w:ascii="Times New Roman" w:eastAsia="Times New Roman" w:hAnsi="Times New Roman" w:cs="Times New Roman"/>
            <w:sz w:val="24"/>
            <w:szCs w:val="24"/>
          </w:rPr>
          <w:t>6</w:t>
        </w:r>
      </w:ins>
      <w:ins w:id="197" w:author="Dave Bridges" w:date="2023-11-08T16:03:00Z">
        <w:r w:rsidR="009C2721">
          <w:rPr>
            <w:rFonts w:ascii="Times New Roman" w:eastAsia="Times New Roman" w:hAnsi="Times New Roman" w:cs="Times New Roman"/>
            <w:sz w:val="24"/>
            <w:szCs w:val="24"/>
          </w:rPr>
          <w:t xml:space="preserve"> +/- 10 </w:t>
        </w:r>
        <w:proofErr w:type="spellStart"/>
        <w:r w:rsidR="009C2721">
          <w:rPr>
            <w:rFonts w:ascii="Times New Roman" w:eastAsia="Times New Roman" w:hAnsi="Times New Roman" w:cs="Times New Roman"/>
            <w:sz w:val="24"/>
            <w:szCs w:val="24"/>
          </w:rPr>
          <w:t>lbs</w:t>
        </w:r>
        <w:proofErr w:type="spellEnd"/>
        <w:r w:rsidR="009C2721">
          <w:rPr>
            <w:rFonts w:ascii="Times New Roman" w:eastAsia="Times New Roman" w:hAnsi="Times New Roman" w:cs="Times New Roman"/>
            <w:sz w:val="24"/>
            <w:szCs w:val="24"/>
          </w:rPr>
          <w:t xml:space="preserve">) </w:t>
        </w:r>
      </w:ins>
      <w:del w:id="198" w:author="Dave Bridges" w:date="2023-11-08T16:03:00Z">
        <w:r w:rsidRPr="0074169B" w:rsidDel="009C2721">
          <w:rPr>
            <w:rFonts w:ascii="Times New Roman" w:eastAsia="Times New Roman" w:hAnsi="Times New Roman" w:cs="Times New Roman"/>
            <w:sz w:val="24"/>
            <w:szCs w:val="24"/>
          </w:rPr>
          <w:delText xml:space="preserve">15.5 </w:delText>
        </w:r>
        <w:r w:rsidR="00F3027C" w:rsidRPr="0074169B" w:rsidDel="009C2721">
          <w:rPr>
            <w:rFonts w:ascii="Times New Roman" w:eastAsia="Times New Roman" w:hAnsi="Times New Roman" w:cs="Times New Roman"/>
            <w:sz w:val="24"/>
            <w:szCs w:val="24"/>
          </w:rPr>
          <w:delText>lbs.</w:delText>
        </w:r>
        <w:r w:rsidRPr="0074169B" w:rsidDel="009C2721">
          <w:rPr>
            <w:rFonts w:ascii="Times New Roman" w:eastAsia="Times New Roman" w:hAnsi="Times New Roman" w:cs="Times New Roman"/>
            <w:sz w:val="24"/>
            <w:szCs w:val="24"/>
          </w:rPr>
          <w:delText xml:space="preserve">) </w:delText>
        </w:r>
      </w:del>
      <w:r w:rsidRPr="0074169B">
        <w:rPr>
          <w:rFonts w:ascii="Times New Roman" w:eastAsia="Times New Roman" w:hAnsi="Times New Roman" w:cs="Times New Roman"/>
          <w:sz w:val="24"/>
          <w:szCs w:val="24"/>
        </w:rPr>
        <w:t xml:space="preserve">compared to those </w:t>
      </w:r>
      <w:r w:rsidRPr="0074169B">
        <w:rPr>
          <w:rFonts w:ascii="Times New Roman" w:eastAsia="Times New Roman" w:hAnsi="Times New Roman" w:cs="Times New Roman"/>
          <w:sz w:val="24"/>
          <w:szCs w:val="24"/>
        </w:rPr>
        <w:lastRenderedPageBreak/>
        <w:t>who underestimated their GWG (</w:t>
      </w:r>
      <w:del w:id="199" w:author="Dave Bridges" w:date="2023-11-08T16:03:00Z">
        <w:r w:rsidRPr="0074169B" w:rsidDel="009C2721">
          <w:rPr>
            <w:rFonts w:ascii="Times New Roman" w:eastAsia="Times New Roman" w:hAnsi="Times New Roman" w:cs="Times New Roman"/>
            <w:sz w:val="24"/>
            <w:szCs w:val="24"/>
          </w:rPr>
          <w:delText>38.8</w:delText>
        </w:r>
      </w:del>
      <w:ins w:id="200" w:author="Dave Bridges" w:date="2023-11-08T16:33:00Z">
        <w:r w:rsidR="00535400">
          <w:rPr>
            <w:rFonts w:ascii="Times New Roman" w:eastAsia="Times New Roman" w:hAnsi="Times New Roman" w:cs="Times New Roman"/>
            <w:sz w:val="24"/>
            <w:szCs w:val="24"/>
          </w:rPr>
          <w:t>39</w:t>
        </w:r>
      </w:ins>
      <w:ins w:id="201" w:author="Dave Bridges" w:date="2023-11-08T16:03:00Z">
        <w:r w:rsidR="009C2721">
          <w:rPr>
            <w:rFonts w:ascii="Times New Roman" w:eastAsia="Times New Roman" w:hAnsi="Times New Roman" w:cs="Times New Roman"/>
            <w:sz w:val="24"/>
            <w:szCs w:val="24"/>
          </w:rPr>
          <w:t xml:space="preserve"> +/- 1</w:t>
        </w:r>
      </w:ins>
      <w:ins w:id="202" w:author="Dave Bridges" w:date="2023-11-08T16:33:00Z">
        <w:r w:rsidR="00535400">
          <w:rPr>
            <w:rFonts w:ascii="Times New Roman" w:eastAsia="Times New Roman" w:hAnsi="Times New Roman" w:cs="Times New Roman"/>
            <w:sz w:val="24"/>
            <w:szCs w:val="24"/>
          </w:rPr>
          <w:t>2</w:t>
        </w:r>
      </w:ins>
      <w:r w:rsidRPr="0074169B">
        <w:rPr>
          <w:rFonts w:ascii="Times New Roman" w:eastAsia="Times New Roman" w:hAnsi="Times New Roman" w:cs="Times New Roman"/>
          <w:sz w:val="24"/>
          <w:szCs w:val="24"/>
        </w:rPr>
        <w:t xml:space="preserve"> </w:t>
      </w:r>
      <w:proofErr w:type="spellStart"/>
      <w:r w:rsidR="00F3027C" w:rsidRPr="0074169B">
        <w:rPr>
          <w:rFonts w:ascii="Times New Roman" w:eastAsia="Times New Roman" w:hAnsi="Times New Roman" w:cs="Times New Roman"/>
          <w:sz w:val="24"/>
          <w:szCs w:val="24"/>
        </w:rPr>
        <w:t>lbs</w:t>
      </w:r>
      <w:proofErr w:type="spellEnd"/>
      <w:del w:id="203" w:author="Dave Bridges" w:date="2023-11-08T16:03:00Z">
        <w:r w:rsidR="00F3027C" w:rsidRPr="0074169B" w:rsidDel="009C2721">
          <w:rPr>
            <w:rFonts w:ascii="Times New Roman" w:eastAsia="Times New Roman" w:hAnsi="Times New Roman" w:cs="Times New Roman"/>
            <w:sz w:val="24"/>
            <w:szCs w:val="24"/>
          </w:rPr>
          <w:delText>.</w:delText>
        </w:r>
      </w:del>
      <w:r w:rsidRPr="0074169B">
        <w:rPr>
          <w:rFonts w:ascii="Times New Roman" w:eastAsia="Times New Roman" w:hAnsi="Times New Roman" w:cs="Times New Roman"/>
          <w:sz w:val="24"/>
          <w:szCs w:val="24"/>
        </w:rPr>
        <w:t xml:space="preserve">), and those whose expectations aligned with their actual GWG gained </w:t>
      </w:r>
      <w:r w:rsidR="008B3EF1">
        <w:rPr>
          <w:rFonts w:ascii="Times New Roman" w:eastAsia="Times New Roman" w:hAnsi="Times New Roman" w:cs="Times New Roman"/>
          <w:sz w:val="24"/>
          <w:szCs w:val="24"/>
        </w:rPr>
        <w:t>(</w:t>
      </w:r>
      <w:del w:id="204" w:author="Dave Bridges" w:date="2023-11-08T16:03:00Z">
        <w:r w:rsidRPr="0074169B" w:rsidDel="009C2721">
          <w:rPr>
            <w:rFonts w:ascii="Times New Roman" w:eastAsia="Times New Roman" w:hAnsi="Times New Roman" w:cs="Times New Roman"/>
            <w:sz w:val="24"/>
            <w:szCs w:val="24"/>
          </w:rPr>
          <w:delText xml:space="preserve"> 26.3 </w:delText>
        </w:r>
        <w:r w:rsidR="00F3027C" w:rsidRPr="0074169B" w:rsidDel="009C2721">
          <w:rPr>
            <w:rFonts w:ascii="Times New Roman" w:eastAsia="Times New Roman" w:hAnsi="Times New Roman" w:cs="Times New Roman"/>
            <w:sz w:val="24"/>
            <w:szCs w:val="24"/>
          </w:rPr>
          <w:delText>lbs.</w:delText>
        </w:r>
        <w:r w:rsidR="008B3EF1" w:rsidDel="009C2721">
          <w:rPr>
            <w:rFonts w:ascii="Times New Roman" w:eastAsia="Times New Roman" w:hAnsi="Times New Roman" w:cs="Times New Roman"/>
            <w:sz w:val="24"/>
            <w:szCs w:val="24"/>
          </w:rPr>
          <w:delText>)</w:delText>
        </w:r>
        <w:r w:rsidRPr="0074169B" w:rsidDel="009C2721">
          <w:rPr>
            <w:rFonts w:ascii="Times New Roman" w:eastAsia="Times New Roman" w:hAnsi="Times New Roman" w:cs="Times New Roman"/>
            <w:sz w:val="24"/>
            <w:szCs w:val="24"/>
          </w:rPr>
          <w:delText xml:space="preserve"> (</w:delText>
        </w:r>
      </w:del>
      <w:ins w:id="205" w:author="Dave Bridges" w:date="2023-11-08T16:03:00Z">
        <w:r w:rsidR="009C2721">
          <w:rPr>
            <w:rFonts w:ascii="Times New Roman" w:eastAsia="Times New Roman" w:hAnsi="Times New Roman" w:cs="Times New Roman"/>
            <w:sz w:val="24"/>
            <w:szCs w:val="24"/>
          </w:rPr>
          <w:t>2</w:t>
        </w:r>
      </w:ins>
      <w:ins w:id="206" w:author="Dave Bridges" w:date="2023-11-08T16:33:00Z">
        <w:r w:rsidR="00535400">
          <w:rPr>
            <w:rFonts w:ascii="Times New Roman" w:eastAsia="Times New Roman" w:hAnsi="Times New Roman" w:cs="Times New Roman"/>
            <w:sz w:val="24"/>
            <w:szCs w:val="24"/>
          </w:rPr>
          <w:t>7</w:t>
        </w:r>
      </w:ins>
      <w:ins w:id="207" w:author="Dave Bridges" w:date="2023-11-08T16:03:00Z">
        <w:r w:rsidR="009C2721">
          <w:rPr>
            <w:rFonts w:ascii="Times New Roman" w:eastAsia="Times New Roman" w:hAnsi="Times New Roman" w:cs="Times New Roman"/>
            <w:sz w:val="24"/>
            <w:szCs w:val="24"/>
          </w:rPr>
          <w:t xml:space="preserve"> +/-8</w:t>
        </w:r>
      </w:ins>
      <w:ins w:id="208" w:author="Dave Bridges" w:date="2023-11-08T16:04:00Z">
        <w:r w:rsidR="009C2721">
          <w:rPr>
            <w:rFonts w:ascii="Times New Roman" w:eastAsia="Times New Roman" w:hAnsi="Times New Roman" w:cs="Times New Roman"/>
            <w:sz w:val="24"/>
            <w:szCs w:val="24"/>
          </w:rPr>
          <w:t xml:space="preserve"> </w:t>
        </w:r>
        <w:proofErr w:type="spellStart"/>
        <w:r w:rsidR="009C2721">
          <w:rPr>
            <w:rFonts w:ascii="Times New Roman" w:eastAsia="Times New Roman" w:hAnsi="Times New Roman" w:cs="Times New Roman"/>
            <w:sz w:val="24"/>
            <w:szCs w:val="24"/>
          </w:rPr>
          <w:t>lbs</w:t>
        </w:r>
      </w:ins>
      <w:proofErr w:type="spellEnd"/>
      <w:ins w:id="209" w:author="Dave Bridges" w:date="2023-11-08T16:03:00Z">
        <w:r w:rsidR="009C2721">
          <w:rPr>
            <w:rFonts w:ascii="Times New Roman" w:eastAsia="Times New Roman" w:hAnsi="Times New Roman" w:cs="Times New Roman"/>
            <w:sz w:val="24"/>
            <w:szCs w:val="24"/>
          </w:rPr>
          <w:t xml:space="preserve">; </w:t>
        </w:r>
      </w:ins>
      <w:r w:rsidRPr="0074169B">
        <w:rPr>
          <w:rFonts w:ascii="Times New Roman" w:eastAsia="Times New Roman" w:hAnsi="Times New Roman" w:cs="Times New Roman"/>
          <w:sz w:val="24"/>
          <w:szCs w:val="24"/>
        </w:rPr>
        <w:t xml:space="preserve">p = </w:t>
      </w:r>
      <w:ins w:id="210" w:author="Dave Bridges" w:date="2023-11-08T16:33:00Z">
        <w:r w:rsidR="0009226D">
          <w:rPr>
            <w:rFonts w:ascii="Times New Roman" w:eastAsia="Times New Roman" w:hAnsi="Times New Roman" w:cs="Times New Roman"/>
            <w:sz w:val="24"/>
            <w:szCs w:val="24"/>
          </w:rPr>
          <w:t>2.8</w:t>
        </w:r>
      </w:ins>
      <w:ins w:id="211" w:author="Dave Bridges" w:date="2023-11-08T16:04:00Z">
        <w:r w:rsidR="009C2721">
          <w:rPr>
            <w:rFonts w:ascii="Times New Roman" w:eastAsia="Times New Roman" w:hAnsi="Times New Roman" w:cs="Times New Roman"/>
            <w:sz w:val="24"/>
            <w:szCs w:val="24"/>
          </w:rPr>
          <w:t>x10</w:t>
        </w:r>
        <w:r w:rsidR="009C2721" w:rsidRPr="009C2721">
          <w:rPr>
            <w:rFonts w:ascii="Times New Roman" w:eastAsia="Times New Roman" w:hAnsi="Times New Roman" w:cs="Times New Roman"/>
            <w:sz w:val="24"/>
            <w:szCs w:val="24"/>
            <w:vertAlign w:val="superscript"/>
            <w:rPrChange w:id="212" w:author="Dave Bridges" w:date="2023-11-08T16:04:00Z">
              <w:rPr>
                <w:rFonts w:ascii="Times New Roman" w:eastAsia="Times New Roman" w:hAnsi="Times New Roman" w:cs="Times New Roman"/>
                <w:sz w:val="24"/>
                <w:szCs w:val="24"/>
              </w:rPr>
            </w:rPrChange>
          </w:rPr>
          <w:t>-1</w:t>
        </w:r>
      </w:ins>
      <w:ins w:id="213" w:author="Dave Bridges" w:date="2023-11-08T16:33:00Z">
        <w:r w:rsidR="0009226D">
          <w:rPr>
            <w:rFonts w:ascii="Times New Roman" w:eastAsia="Times New Roman" w:hAnsi="Times New Roman" w:cs="Times New Roman"/>
            <w:sz w:val="24"/>
            <w:szCs w:val="24"/>
            <w:vertAlign w:val="superscript"/>
          </w:rPr>
          <w:t>2</w:t>
        </w:r>
      </w:ins>
      <w:del w:id="214" w:author="Dave Bridges" w:date="2023-11-08T16:04:00Z">
        <w:r w:rsidRPr="0074169B" w:rsidDel="009C2721">
          <w:rPr>
            <w:rFonts w:ascii="Times New Roman" w:eastAsia="Times New Roman" w:hAnsi="Times New Roman" w:cs="Times New Roman"/>
            <w:sz w:val="24"/>
            <w:szCs w:val="24"/>
          </w:rPr>
          <w:delText>2.</w:delText>
        </w:r>
      </w:del>
      <w:del w:id="215" w:author="Dave Bridges" w:date="2023-11-08T16:03:00Z">
        <w:r w:rsidRPr="0074169B" w:rsidDel="009C2721">
          <w:rPr>
            <w:rFonts w:ascii="Times New Roman" w:eastAsia="Times New Roman" w:hAnsi="Times New Roman" w:cs="Times New Roman"/>
            <w:sz w:val="24"/>
            <w:szCs w:val="24"/>
          </w:rPr>
          <w:delText>9e</w:delText>
        </w:r>
      </w:del>
      <w:del w:id="216" w:author="Dave Bridges" w:date="2023-11-08T16:04:00Z">
        <w:r w:rsidRPr="0074169B" w:rsidDel="009C2721">
          <w:rPr>
            <w:rFonts w:ascii="Times New Roman" w:eastAsia="Times New Roman" w:hAnsi="Times New Roman" w:cs="Times New Roman"/>
            <w:sz w:val="24"/>
            <w:szCs w:val="24"/>
          </w:rPr>
          <w:delText>-11</w:delText>
        </w:r>
      </w:del>
      <w:r w:rsidRPr="0074169B">
        <w:rPr>
          <w:rFonts w:ascii="Times New Roman" w:eastAsia="Times New Roman" w:hAnsi="Times New Roman" w:cs="Times New Roman"/>
          <w:sz w:val="24"/>
          <w:szCs w:val="24"/>
        </w:rPr>
        <w:t>)</w:t>
      </w:r>
      <w:del w:id="217" w:author="Dave Bridges" w:date="2023-11-08T16:06:00Z">
        <w:r w:rsidRPr="0074169B" w:rsidDel="007A148A">
          <w:rPr>
            <w:rFonts w:ascii="Times New Roman" w:eastAsia="Times New Roman" w:hAnsi="Times New Roman" w:cs="Times New Roman"/>
            <w:sz w:val="24"/>
            <w:szCs w:val="24"/>
          </w:rPr>
          <w:delText xml:space="preserve"> (Table 2)</w:delText>
        </w:r>
      </w:del>
      <w:r w:rsidRPr="0074169B">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14:paraId="505EFB43" w14:textId="46026BB9" w:rsidR="002D21FE" w:rsidRPr="00B252DB" w:rsidRDefault="002D21FE" w:rsidP="002D21FE">
      <w:pPr>
        <w:pStyle w:val="Standard"/>
      </w:pPr>
    </w:p>
    <w:p w14:paraId="1B0D7DB2" w14:textId="58D043F7" w:rsidR="002D21FE" w:rsidRDefault="00AF1ED5" w:rsidP="002D21FE">
      <w:pPr>
        <w:pStyle w:val="Standard"/>
        <w:rPr>
          <w:sz w:val="24"/>
          <w:szCs w:val="24"/>
        </w:rPr>
      </w:pPr>
      <w:r w:rsidRPr="0074169B">
        <w:rPr>
          <w:rFonts w:ascii="Times New Roman" w:eastAsia="Times New Roman" w:hAnsi="Times New Roman" w:cs="Times New Roman"/>
          <w:b/>
          <w:sz w:val="24"/>
          <w:szCs w:val="24"/>
          <w:u w:val="single"/>
        </w:rPr>
        <w:t xml:space="preserve">Participants </w:t>
      </w:r>
      <w:proofErr w:type="gramStart"/>
      <w:r w:rsidRPr="0074169B">
        <w:rPr>
          <w:rFonts w:ascii="Times New Roman" w:eastAsia="Times New Roman" w:hAnsi="Times New Roman" w:cs="Times New Roman"/>
          <w:b/>
          <w:sz w:val="24"/>
          <w:szCs w:val="24"/>
          <w:u w:val="single"/>
        </w:rPr>
        <w:t>With</w:t>
      </w:r>
      <w:proofErr w:type="gramEnd"/>
      <w:r w:rsidRPr="0074169B">
        <w:rPr>
          <w:rFonts w:ascii="Times New Roman" w:eastAsia="Times New Roman" w:hAnsi="Times New Roman" w:cs="Times New Roman"/>
          <w:b/>
          <w:sz w:val="24"/>
          <w:szCs w:val="24"/>
          <w:u w:val="single"/>
        </w:rPr>
        <w:t xml:space="preserve"> Higher Pre-Pregnancy Weight </w:t>
      </w:r>
      <w:r w:rsidR="009D24CA">
        <w:rPr>
          <w:rFonts w:ascii="Times New Roman" w:eastAsia="Times New Roman" w:hAnsi="Times New Roman" w:cs="Times New Roman"/>
          <w:b/>
          <w:sz w:val="24"/>
          <w:szCs w:val="24"/>
          <w:u w:val="single"/>
        </w:rPr>
        <w:t>Have</w:t>
      </w:r>
      <w:r w:rsidRPr="0074169B">
        <w:rPr>
          <w:rFonts w:ascii="Times New Roman" w:eastAsia="Times New Roman" w:hAnsi="Times New Roman" w:cs="Times New Roman"/>
          <w:b/>
          <w:sz w:val="24"/>
          <w:szCs w:val="24"/>
          <w:u w:val="single"/>
        </w:rPr>
        <w:t xml:space="preserve"> Increased Disordered Eating </w:t>
      </w:r>
      <w:del w:id="218" w:author="Dave Bridges" w:date="2023-11-10T11:57:00Z">
        <w:r w:rsidRPr="0074169B" w:rsidDel="0086487D">
          <w:rPr>
            <w:rFonts w:ascii="Times New Roman" w:eastAsia="Times New Roman" w:hAnsi="Times New Roman" w:cs="Times New Roman"/>
            <w:b/>
            <w:sz w:val="24"/>
            <w:szCs w:val="24"/>
            <w:u w:val="single"/>
          </w:rPr>
          <w:delText>at Trimester 3</w:delText>
        </w:r>
      </w:del>
      <w:ins w:id="219" w:author="Dave Bridges" w:date="2023-11-10T11:57:00Z">
        <w:r w:rsidR="0086487D">
          <w:rPr>
            <w:rFonts w:ascii="Times New Roman" w:eastAsia="Times New Roman" w:hAnsi="Times New Roman" w:cs="Times New Roman"/>
            <w:b/>
            <w:sz w:val="24"/>
            <w:szCs w:val="24"/>
            <w:u w:val="single"/>
          </w:rPr>
          <w:t>in the Third Trimester</w:t>
        </w:r>
      </w:ins>
      <w:r w:rsidR="002D21FE">
        <w:rPr>
          <w:sz w:val="24"/>
          <w:szCs w:val="24"/>
        </w:rPr>
        <w:t xml:space="preserve"> </w:t>
      </w:r>
    </w:p>
    <w:p w14:paraId="525F25DB" w14:textId="2BA081D5" w:rsidR="00F83712" w:rsidRPr="0074169B" w:rsidRDefault="00354EEA" w:rsidP="002D21FE">
      <w:pPr>
        <w:pStyle w:val="Standard"/>
        <w:ind w:firstLine="720"/>
        <w:rPr>
          <w:sz w:val="24"/>
          <w:szCs w:val="24"/>
        </w:rPr>
      </w:pPr>
      <w:r w:rsidRPr="0074169B">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20F300D" wp14:editId="7A1346A6">
                <wp:simplePos x="0" y="0"/>
                <wp:positionH relativeFrom="column">
                  <wp:posOffset>-344805</wp:posOffset>
                </wp:positionH>
                <wp:positionV relativeFrom="paragraph">
                  <wp:posOffset>730250</wp:posOffset>
                </wp:positionV>
                <wp:extent cx="6944360" cy="6304085"/>
                <wp:effectExtent l="0" t="0" r="2540" b="0"/>
                <wp:wrapThrough wrapText="bothSides">
                  <wp:wrapPolygon edited="0">
                    <wp:start x="0" y="0"/>
                    <wp:lineTo x="0" y="21541"/>
                    <wp:lineTo x="21568" y="21541"/>
                    <wp:lineTo x="21568"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944360" cy="6304085"/>
                        </a:xfrm>
                        <a:prstGeom prst="rect">
                          <a:avLst/>
                        </a:prstGeom>
                        <a:solidFill>
                          <a:schemeClr val="lt1"/>
                        </a:solidFill>
                        <a:ln w="6350">
                          <a:noFill/>
                        </a:ln>
                      </wps:spPr>
                      <wps:txbx>
                        <w:txbxContent>
                          <w:p w14:paraId="13419648" w14:textId="77777777" w:rsidR="00AF1ED5" w:rsidRDefault="00AF1ED5"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20"/>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AF1ED5" w:rsidRDefault="00AF1ED5"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variables. </w:t>
                            </w:r>
                          </w:p>
                          <w:p w14:paraId="2BBDDB54" w14:textId="0352DA0F" w:rsidR="00AF1ED5" w:rsidRDefault="00AF1ED5" w:rsidP="00C90C25">
                            <w:pPr>
                              <w:rPr>
                                <w:rFonts w:ascii="Times New Roman" w:hAnsi="Times New Roman" w:cs="Times New Roman"/>
                              </w:rPr>
                            </w:pPr>
                            <w:r>
                              <w:rPr>
                                <w:rFonts w:ascii="Times New Roman" w:hAnsi="Times New Roman" w:cs="Times New Roman"/>
                              </w:rPr>
                              <w:t>Continuous covariates modeled against misalignment using ANOVA</w:t>
                            </w:r>
                          </w:p>
                          <w:p w14:paraId="2D93E62E" w14:textId="454E71AB" w:rsidR="00AF1ED5" w:rsidRDefault="00AF1ED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AF1ED5" w:rsidRDefault="00AF1ED5" w:rsidP="00C90C25">
                            <w:pPr>
                              <w:rPr>
                                <w:rFonts w:ascii="Times New Roman" w:hAnsi="Times New Roman" w:cs="Times New Roman"/>
                              </w:rPr>
                            </w:pPr>
                            <w:r>
                              <w:rPr>
                                <w:rFonts w:ascii="Times New Roman" w:hAnsi="Times New Roman" w:cs="Times New Roman"/>
                              </w:rPr>
                              <w:t>**Fisher Exact Test</w:t>
                            </w:r>
                          </w:p>
                          <w:p w14:paraId="72083F0F" w14:textId="77777777"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AF1ED5" w:rsidRPr="0023435C" w:rsidRDefault="00AF1ED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F300D" id="Text Box 22" o:spid="_x0000_s1036" type="#_x0000_t202" style="position:absolute;left:0;text-align:left;margin-left:-27.15pt;margin-top:57.5pt;width:546.8pt;height:49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" fillcolor="white [3201]" stroked="f" strokeweight=".5pt">
                <v:textbox>
                  <w:txbxContent>
                    <w:p w14:paraId="13419648" w14:textId="77777777" w:rsidR="00AF1ED5" w:rsidRDefault="00AF1ED5"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21"/>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AF1ED5" w:rsidRDefault="00AF1ED5"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variables. </w:t>
                      </w:r>
                    </w:p>
                    <w:p w14:paraId="2BBDDB54" w14:textId="0352DA0F" w:rsidR="00AF1ED5" w:rsidRDefault="00AF1ED5" w:rsidP="00C90C25">
                      <w:pPr>
                        <w:rPr>
                          <w:rFonts w:ascii="Times New Roman" w:hAnsi="Times New Roman" w:cs="Times New Roman"/>
                        </w:rPr>
                      </w:pPr>
                      <w:r>
                        <w:rPr>
                          <w:rFonts w:ascii="Times New Roman" w:hAnsi="Times New Roman" w:cs="Times New Roman"/>
                        </w:rPr>
                        <w:t>Continuous covariates modeled against misalignment using ANOVA</w:t>
                      </w:r>
                    </w:p>
                    <w:p w14:paraId="2D93E62E" w14:textId="454E71AB" w:rsidR="00AF1ED5" w:rsidRDefault="00AF1ED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AF1ED5" w:rsidRDefault="00AF1ED5" w:rsidP="00C90C25">
                      <w:pPr>
                        <w:rPr>
                          <w:rFonts w:ascii="Times New Roman" w:hAnsi="Times New Roman" w:cs="Times New Roman"/>
                        </w:rPr>
                      </w:pPr>
                      <w:r>
                        <w:rPr>
                          <w:rFonts w:ascii="Times New Roman" w:hAnsi="Times New Roman" w:cs="Times New Roman"/>
                        </w:rPr>
                        <w:t>**Fisher Exact Test</w:t>
                      </w:r>
                    </w:p>
                    <w:p w14:paraId="72083F0F" w14:textId="77777777"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AF1ED5" w:rsidRPr="0023435C" w:rsidRDefault="00AF1ED5" w:rsidP="00F3027C">
                      <w:pPr>
                        <w:rPr>
                          <w:rFonts w:ascii="Times New Roman" w:hAnsi="Times New Roman" w:cs="Times New Roman"/>
                        </w:rPr>
                      </w:pPr>
                    </w:p>
                  </w:txbxContent>
                </v:textbox>
                <w10:wrap type="through"/>
              </v:shape>
            </w:pict>
          </mc:Fallback>
        </mc:AlternateContent>
      </w:r>
      <w:r w:rsidR="002D21FE" w:rsidRPr="0074169B">
        <w:rPr>
          <w:rFonts w:ascii="Times New Roman" w:eastAsia="Times New Roman" w:hAnsi="Times New Roman" w:cs="Times New Roman"/>
          <w:sz w:val="24"/>
          <w:szCs w:val="24"/>
        </w:rPr>
        <w:t xml:space="preserve">A few demographic characteristics were found to be significantly associated with EDE-QS </w:t>
      </w:r>
      <w:del w:id="220" w:author="Dave Bridges" w:date="2023-11-10T11:56:00Z">
        <w:r w:rsidR="002D21FE" w:rsidRPr="0074169B" w:rsidDel="002C67FD">
          <w:rPr>
            <w:rFonts w:ascii="Times New Roman" w:eastAsia="Times New Roman" w:hAnsi="Times New Roman" w:cs="Times New Roman"/>
            <w:sz w:val="24"/>
            <w:szCs w:val="24"/>
          </w:rPr>
          <w:delText xml:space="preserve">at </w:delText>
        </w:r>
      </w:del>
      <w:ins w:id="221" w:author="Dave Bridges" w:date="2023-11-10T11:56:00Z">
        <w:r w:rsidR="002C67FD">
          <w:rPr>
            <w:rFonts w:ascii="Times New Roman" w:eastAsia="Times New Roman" w:hAnsi="Times New Roman" w:cs="Times New Roman"/>
            <w:sz w:val="24"/>
            <w:szCs w:val="24"/>
          </w:rPr>
          <w:t>in the third</w:t>
        </w:r>
        <w:r w:rsidR="002C67FD" w:rsidRPr="0074169B">
          <w:rPr>
            <w:rFonts w:ascii="Times New Roman" w:eastAsia="Times New Roman" w:hAnsi="Times New Roman" w:cs="Times New Roman"/>
            <w:sz w:val="24"/>
            <w:szCs w:val="24"/>
          </w:rPr>
          <w:t xml:space="preserve"> </w:t>
        </w:r>
      </w:ins>
      <w:r w:rsidR="002D21FE" w:rsidRPr="0074169B">
        <w:rPr>
          <w:rFonts w:ascii="Times New Roman" w:eastAsia="Times New Roman" w:hAnsi="Times New Roman" w:cs="Times New Roman"/>
          <w:sz w:val="24"/>
          <w:szCs w:val="24"/>
        </w:rPr>
        <w:t>trimester</w:t>
      </w:r>
      <w:del w:id="222" w:author="Dave Bridges" w:date="2023-11-10T11:56:00Z">
        <w:r w:rsidR="002D21FE" w:rsidRPr="0074169B" w:rsidDel="002C67FD">
          <w:rPr>
            <w:rFonts w:ascii="Times New Roman" w:eastAsia="Times New Roman" w:hAnsi="Times New Roman" w:cs="Times New Roman"/>
            <w:sz w:val="24"/>
            <w:szCs w:val="24"/>
          </w:rPr>
          <w:delText xml:space="preserve"> 3</w:delText>
        </w:r>
      </w:del>
      <w:r w:rsidR="00B252DB">
        <w:rPr>
          <w:rFonts w:ascii="Times New Roman" w:eastAsia="Times New Roman" w:hAnsi="Times New Roman" w:cs="Times New Roman"/>
          <w:sz w:val="24"/>
          <w:szCs w:val="24"/>
        </w:rPr>
        <w:t xml:space="preserve"> (Table 3)</w:t>
      </w:r>
      <w:r w:rsidR="002D21FE" w:rsidRPr="0074169B">
        <w:rPr>
          <w:rFonts w:ascii="Times New Roman" w:eastAsia="Times New Roman" w:hAnsi="Times New Roman" w:cs="Times New Roman"/>
          <w:sz w:val="24"/>
          <w:szCs w:val="24"/>
        </w:rPr>
        <w:t>. Participant pre-pregnancy BMI was found to have a</w:t>
      </w:r>
      <w:ins w:id="223" w:author="Dave Bridges" w:date="2023-11-10T12:01:00Z">
        <w:r w:rsidR="0086487D">
          <w:rPr>
            <w:rFonts w:ascii="Times New Roman" w:eastAsia="Times New Roman" w:hAnsi="Times New Roman" w:cs="Times New Roman"/>
            <w:sz w:val="24"/>
            <w:szCs w:val="24"/>
          </w:rPr>
          <w:t>n inverted</w:t>
        </w:r>
      </w:ins>
      <w:r w:rsidR="002D21FE" w:rsidRPr="0074169B">
        <w:rPr>
          <w:rFonts w:ascii="Times New Roman" w:eastAsia="Times New Roman" w:hAnsi="Times New Roman" w:cs="Times New Roman"/>
          <w:sz w:val="24"/>
          <w:szCs w:val="24"/>
        </w:rPr>
        <w:t xml:space="preserve"> U-shaped relationship with GWG, </w:t>
      </w:r>
      <w:del w:id="224" w:author="Dave Bridges" w:date="2023-11-10T12:03:00Z">
        <w:r w:rsidR="002D21FE" w:rsidRPr="0074169B" w:rsidDel="0086487D">
          <w:rPr>
            <w:rFonts w:ascii="Times New Roman" w:eastAsia="Times New Roman" w:hAnsi="Times New Roman" w:cs="Times New Roman"/>
            <w:sz w:val="24"/>
            <w:szCs w:val="24"/>
          </w:rPr>
          <w:delText xml:space="preserve">where </w:delText>
        </w:r>
      </w:del>
      <w:del w:id="225" w:author="Dave Bridges" w:date="2023-11-10T12:01:00Z">
        <w:r w:rsidR="002D21FE" w:rsidRPr="0074169B" w:rsidDel="0086487D">
          <w:rPr>
            <w:rFonts w:ascii="Times New Roman" w:eastAsia="Times New Roman" w:hAnsi="Times New Roman" w:cs="Times New Roman"/>
            <w:sz w:val="24"/>
            <w:szCs w:val="24"/>
          </w:rPr>
          <w:delText>1</w:delText>
        </w:r>
      </w:del>
      <w:del w:id="226" w:author="Dave Bridges" w:date="2023-11-10T12:03:00Z">
        <w:r w:rsidR="002D21FE" w:rsidRPr="0074169B" w:rsidDel="0086487D">
          <w:rPr>
            <w:rFonts w:ascii="Times New Roman" w:eastAsia="Times New Roman" w:hAnsi="Times New Roman" w:cs="Times New Roman"/>
            <w:sz w:val="24"/>
            <w:szCs w:val="24"/>
          </w:rPr>
          <w:delText xml:space="preserve"> individual who was underweight had a higher disordered eating score </w:delText>
        </w:r>
      </w:del>
      <w:del w:id="227" w:author="Dave Bridges" w:date="2023-11-10T12:01:00Z">
        <w:r w:rsidR="002D21FE" w:rsidRPr="0074169B" w:rsidDel="0086487D">
          <w:rPr>
            <w:rFonts w:ascii="Times New Roman" w:eastAsia="Times New Roman" w:hAnsi="Times New Roman" w:cs="Times New Roman"/>
            <w:sz w:val="24"/>
            <w:szCs w:val="24"/>
          </w:rPr>
          <w:delText xml:space="preserve">at trimester 3 </w:delText>
        </w:r>
      </w:del>
      <w:del w:id="228" w:author="Dave Bridges" w:date="2023-11-10T12:03:00Z">
        <w:r w:rsidR="002D21FE" w:rsidRPr="0074169B" w:rsidDel="0086487D">
          <w:rPr>
            <w:rFonts w:ascii="Times New Roman" w:eastAsia="Times New Roman" w:hAnsi="Times New Roman" w:cs="Times New Roman"/>
            <w:sz w:val="24"/>
            <w:szCs w:val="24"/>
          </w:rPr>
          <w:delText>(6) compared to normal weight individuals (</w:delText>
        </w:r>
      </w:del>
      <w:del w:id="229" w:author="Dave Bridges" w:date="2023-11-10T12:01:00Z">
        <w:r w:rsidR="002D21FE" w:rsidRPr="0074169B" w:rsidDel="0086487D">
          <w:rPr>
            <w:rFonts w:ascii="Times New Roman" w:eastAsia="Times New Roman" w:hAnsi="Times New Roman" w:cs="Times New Roman"/>
            <w:sz w:val="24"/>
            <w:szCs w:val="24"/>
          </w:rPr>
          <w:delText>1.95</w:delText>
        </w:r>
      </w:del>
      <w:del w:id="230" w:author="Dave Bridges" w:date="2023-11-10T12:03:00Z">
        <w:r w:rsidR="002D21FE" w:rsidRPr="0074169B" w:rsidDel="0086487D">
          <w:rPr>
            <w:rFonts w:ascii="Times New Roman" w:eastAsia="Times New Roman" w:hAnsi="Times New Roman" w:cs="Times New Roman"/>
            <w:sz w:val="24"/>
            <w:szCs w:val="24"/>
          </w:rPr>
          <w:delText>) and those who were overweight (</w:delText>
        </w:r>
      </w:del>
      <w:del w:id="231" w:author="Dave Bridges" w:date="2023-11-10T12:02:00Z">
        <w:r w:rsidR="002D21FE" w:rsidRPr="0074169B" w:rsidDel="0086487D">
          <w:rPr>
            <w:rFonts w:ascii="Times New Roman" w:eastAsia="Times New Roman" w:hAnsi="Times New Roman" w:cs="Times New Roman"/>
            <w:sz w:val="24"/>
            <w:szCs w:val="24"/>
          </w:rPr>
          <w:delText>4.68</w:delText>
        </w:r>
      </w:del>
      <w:del w:id="232" w:author="Dave Bridges" w:date="2023-11-10T12:03:00Z">
        <w:r w:rsidR="002D21FE" w:rsidRPr="0074169B" w:rsidDel="0086487D">
          <w:rPr>
            <w:rFonts w:ascii="Times New Roman" w:eastAsia="Times New Roman" w:hAnsi="Times New Roman" w:cs="Times New Roman"/>
            <w:sz w:val="24"/>
            <w:szCs w:val="24"/>
          </w:rPr>
          <w:delText>) or obese (</w:delText>
        </w:r>
      </w:del>
      <w:del w:id="233" w:author="Dave Bridges" w:date="2023-11-10T12:02:00Z">
        <w:r w:rsidR="002D21FE" w:rsidRPr="0074169B" w:rsidDel="0086487D">
          <w:rPr>
            <w:rFonts w:ascii="Times New Roman" w:eastAsia="Times New Roman" w:hAnsi="Times New Roman" w:cs="Times New Roman"/>
            <w:sz w:val="24"/>
            <w:szCs w:val="24"/>
          </w:rPr>
          <w:delText>3.52</w:delText>
        </w:r>
      </w:del>
      <w:del w:id="234" w:author="Dave Bridges" w:date="2023-11-10T12:03:00Z">
        <w:r w:rsidR="002D21FE" w:rsidRPr="0074169B" w:rsidDel="0086487D">
          <w:rPr>
            <w:rFonts w:ascii="Times New Roman" w:eastAsia="Times New Roman" w:hAnsi="Times New Roman" w:cs="Times New Roman"/>
            <w:sz w:val="24"/>
            <w:szCs w:val="24"/>
          </w:rPr>
          <w:delText>) had on average higher disordered eating scores in trimester 3 compared to normal weight individuals</w:delText>
        </w:r>
      </w:del>
      <w:ins w:id="235" w:author="Dave Bridges" w:date="2023-11-10T12:03:00Z">
        <w:r w:rsidR="0086487D">
          <w:rPr>
            <w:rFonts w:ascii="Times New Roman" w:eastAsia="Times New Roman" w:hAnsi="Times New Roman" w:cs="Times New Roman"/>
            <w:sz w:val="24"/>
            <w:szCs w:val="24"/>
          </w:rPr>
          <w:t xml:space="preserve">with individuals with a BMI between 18.5-25 having the </w:t>
        </w:r>
        <w:r w:rsidR="0086487D">
          <w:rPr>
            <w:rFonts w:ascii="Times New Roman" w:eastAsia="Times New Roman" w:hAnsi="Times New Roman" w:cs="Times New Roman"/>
            <w:sz w:val="24"/>
            <w:szCs w:val="24"/>
          </w:rPr>
          <w:lastRenderedPageBreak/>
          <w:t>lowest EDE-QS scores</w:t>
        </w:r>
      </w:ins>
      <w:r w:rsidR="002D21FE" w:rsidRPr="0074169B">
        <w:rPr>
          <w:rFonts w:ascii="Times New Roman" w:eastAsia="Times New Roman" w:hAnsi="Times New Roman" w:cs="Times New Roman"/>
          <w:sz w:val="24"/>
          <w:szCs w:val="24"/>
        </w:rPr>
        <w:t xml:space="preserve"> (p = 0.01</w:t>
      </w:r>
      <w:ins w:id="236" w:author="Dave Bridges" w:date="2023-11-10T12:03:00Z">
        <w:r w:rsidR="0086487D">
          <w:rPr>
            <w:rFonts w:ascii="Times New Roman" w:eastAsia="Times New Roman" w:hAnsi="Times New Roman" w:cs="Times New Roman"/>
            <w:sz w:val="24"/>
            <w:szCs w:val="24"/>
          </w:rPr>
          <w:t>8</w:t>
        </w:r>
      </w:ins>
      <w:del w:id="237" w:author="Dave Bridges" w:date="2023-11-10T12:03:00Z">
        <w:r w:rsidR="002D21FE" w:rsidRPr="0074169B" w:rsidDel="0086487D">
          <w:rPr>
            <w:rFonts w:ascii="Times New Roman" w:eastAsia="Times New Roman" w:hAnsi="Times New Roman" w:cs="Times New Roman"/>
            <w:sz w:val="24"/>
            <w:szCs w:val="24"/>
          </w:rPr>
          <w:delText>7</w:delText>
        </w:r>
      </w:del>
      <w:r w:rsidR="002D21FE" w:rsidRPr="0074169B">
        <w:rPr>
          <w:rFonts w:ascii="Times New Roman" w:eastAsia="Times New Roman" w:hAnsi="Times New Roman" w:cs="Times New Roman"/>
          <w:sz w:val="24"/>
          <w:szCs w:val="24"/>
        </w:rPr>
        <w:t>). When explored continuously</w:t>
      </w:r>
      <w:del w:id="238" w:author="Dave Bridges" w:date="2023-11-10T12:06:00Z">
        <w:r w:rsidR="002D21FE" w:rsidRPr="0074169B" w:rsidDel="0086487D">
          <w:rPr>
            <w:rFonts w:ascii="Times New Roman" w:eastAsia="Times New Roman" w:hAnsi="Times New Roman" w:cs="Times New Roman"/>
            <w:sz w:val="24"/>
            <w:szCs w:val="24"/>
          </w:rPr>
          <w:delText>, a 1 kg/m</w:delText>
        </w:r>
        <w:r w:rsidR="002D21FE" w:rsidRPr="0074169B" w:rsidDel="0086487D">
          <w:rPr>
            <w:rFonts w:ascii="Times New Roman" w:eastAsia="Times New Roman" w:hAnsi="Times New Roman" w:cs="Times New Roman"/>
            <w:sz w:val="24"/>
            <w:szCs w:val="24"/>
            <w:vertAlign w:val="superscript"/>
          </w:rPr>
          <w:delText>2</w:delText>
        </w:r>
        <w:r w:rsidR="002D21FE" w:rsidRPr="0074169B" w:rsidDel="0086487D">
          <w:rPr>
            <w:rFonts w:ascii="Times New Roman" w:eastAsia="Times New Roman" w:hAnsi="Times New Roman" w:cs="Times New Roman"/>
            <w:sz w:val="24"/>
            <w:szCs w:val="24"/>
          </w:rPr>
          <w:delText xml:space="preserve"> increase in pre-pregnancy BMI was associated with </w:delText>
        </w:r>
        <w:r w:rsidR="00F3027C" w:rsidRPr="0074169B" w:rsidDel="0086487D">
          <w:rPr>
            <w:rFonts w:ascii="Times New Roman" w:eastAsia="Times New Roman" w:hAnsi="Times New Roman" w:cs="Times New Roman"/>
            <w:sz w:val="24"/>
            <w:szCs w:val="24"/>
          </w:rPr>
          <w:delText>a 3%</w:delText>
        </w:r>
        <w:r w:rsidR="002D21FE" w:rsidRPr="0074169B" w:rsidDel="0086487D">
          <w:rPr>
            <w:rFonts w:ascii="Times New Roman" w:eastAsia="Times New Roman" w:hAnsi="Times New Roman" w:cs="Times New Roman"/>
            <w:sz w:val="24"/>
            <w:szCs w:val="24"/>
          </w:rPr>
          <w:delText xml:space="preserve"> increase in disordered eating at trimester 3</w:delText>
        </w:r>
      </w:del>
      <w:ins w:id="239" w:author="Dave Bridges" w:date="2023-11-10T12:06:00Z">
        <w:r w:rsidR="0086487D">
          <w:rPr>
            <w:rFonts w:ascii="Times New Roman" w:eastAsia="Times New Roman" w:hAnsi="Times New Roman" w:cs="Times New Roman"/>
            <w:sz w:val="24"/>
            <w:szCs w:val="24"/>
          </w:rPr>
          <w:t xml:space="preserve"> BMI was </w:t>
        </w:r>
      </w:ins>
      <w:ins w:id="240" w:author="Dave Bridges" w:date="2023-11-10T12:07:00Z">
        <w:r w:rsidR="00336C92">
          <w:rPr>
            <w:rFonts w:ascii="Times New Roman" w:eastAsia="Times New Roman" w:hAnsi="Times New Roman" w:cs="Times New Roman"/>
            <w:sz w:val="24"/>
            <w:szCs w:val="24"/>
          </w:rPr>
          <w:t>positively correlated with</w:t>
        </w:r>
      </w:ins>
      <w:ins w:id="241" w:author="Dave Bridges" w:date="2023-11-10T12:06:00Z">
        <w:r w:rsidR="0086487D">
          <w:rPr>
            <w:rFonts w:ascii="Times New Roman" w:eastAsia="Times New Roman" w:hAnsi="Times New Roman" w:cs="Times New Roman"/>
            <w:sz w:val="24"/>
            <w:szCs w:val="24"/>
          </w:rPr>
          <w:t xml:space="preserve"> EDE-QS scores</w:t>
        </w:r>
      </w:ins>
      <w:r w:rsidR="002D21FE" w:rsidRPr="0074169B">
        <w:rPr>
          <w:rFonts w:ascii="Times New Roman" w:eastAsia="Times New Roman" w:hAnsi="Times New Roman" w:cs="Times New Roman"/>
          <w:sz w:val="24"/>
          <w:szCs w:val="24"/>
        </w:rPr>
        <w:t xml:space="preserve"> (</w:t>
      </w:r>
      <w:ins w:id="242" w:author="Dave Bridges" w:date="2023-11-10T12:08:00Z">
        <w:r w:rsidR="00336C92">
          <w:rPr>
            <w:rFonts w:ascii="Times New Roman" w:eastAsia="Times New Roman" w:hAnsi="Times New Roman" w:cs="Times New Roman"/>
            <w:sz w:val="24"/>
            <w:szCs w:val="24"/>
          </w:rPr>
          <w:t>Spearman’s rho</w:t>
        </w:r>
      </w:ins>
      <w:ins w:id="243" w:author="Dave Bridges" w:date="2023-11-10T12:06:00Z">
        <w:r w:rsidR="0086487D">
          <w:rPr>
            <w:rFonts w:ascii="Times New Roman" w:eastAsia="Times New Roman" w:hAnsi="Times New Roman" w:cs="Times New Roman"/>
            <w:sz w:val="24"/>
            <w:szCs w:val="24"/>
          </w:rPr>
          <w:t>=0.1</w:t>
        </w:r>
      </w:ins>
      <w:ins w:id="244" w:author="Dave Bridges" w:date="2023-11-10T12:07:00Z">
        <w:r w:rsidR="00336C92">
          <w:rPr>
            <w:rFonts w:ascii="Times New Roman" w:eastAsia="Times New Roman" w:hAnsi="Times New Roman" w:cs="Times New Roman"/>
            <w:sz w:val="24"/>
            <w:szCs w:val="24"/>
          </w:rPr>
          <w:t>8</w:t>
        </w:r>
      </w:ins>
      <w:ins w:id="245" w:author="Dave Bridges" w:date="2023-11-10T12:06:00Z">
        <w:r w:rsidR="0086487D">
          <w:rPr>
            <w:rFonts w:ascii="Times New Roman" w:eastAsia="Times New Roman" w:hAnsi="Times New Roman" w:cs="Times New Roman"/>
            <w:sz w:val="24"/>
            <w:szCs w:val="24"/>
          </w:rPr>
          <w:t xml:space="preserve">, </w:t>
        </w:r>
      </w:ins>
      <w:r w:rsidR="002D21FE" w:rsidRPr="0074169B">
        <w:rPr>
          <w:rFonts w:ascii="Times New Roman" w:eastAsia="Times New Roman" w:hAnsi="Times New Roman" w:cs="Times New Roman"/>
          <w:sz w:val="24"/>
          <w:szCs w:val="24"/>
        </w:rPr>
        <w:t>p = 0.0</w:t>
      </w:r>
      <w:del w:id="246" w:author="Dave Bridges" w:date="2023-11-10T12:06:00Z">
        <w:r w:rsidR="002D21FE" w:rsidRPr="0074169B" w:rsidDel="0086487D">
          <w:rPr>
            <w:rFonts w:ascii="Times New Roman" w:eastAsia="Times New Roman" w:hAnsi="Times New Roman" w:cs="Times New Roman"/>
            <w:sz w:val="24"/>
            <w:szCs w:val="24"/>
          </w:rPr>
          <w:delText>98</w:delText>
        </w:r>
      </w:del>
      <w:ins w:id="247" w:author="Dave Bridges" w:date="2023-11-10T12:08:00Z">
        <w:r w:rsidR="00336C92">
          <w:rPr>
            <w:rFonts w:ascii="Times New Roman" w:eastAsia="Times New Roman" w:hAnsi="Times New Roman" w:cs="Times New Roman"/>
            <w:sz w:val="24"/>
            <w:szCs w:val="24"/>
          </w:rPr>
          <w:t>54</w:t>
        </w:r>
      </w:ins>
      <w:r w:rsidR="002D21FE" w:rsidRPr="0074169B">
        <w:rPr>
          <w:rFonts w:ascii="Times New Roman" w:eastAsia="Times New Roman" w:hAnsi="Times New Roman" w:cs="Times New Roman"/>
          <w:sz w:val="24"/>
          <w:szCs w:val="24"/>
        </w:rPr>
        <w:t xml:space="preserve">). </w:t>
      </w:r>
      <w:del w:id="248" w:author="Dave Bridges" w:date="2023-11-10T12:08:00Z">
        <w:r w:rsidR="002D21FE" w:rsidRPr="0074169B" w:rsidDel="00336C92">
          <w:rPr>
            <w:rFonts w:ascii="Times New Roman" w:eastAsia="Times New Roman" w:hAnsi="Times New Roman" w:cs="Times New Roman"/>
            <w:sz w:val="24"/>
            <w:szCs w:val="24"/>
          </w:rPr>
          <w:delText xml:space="preserve">PSS </w:delText>
        </w:r>
      </w:del>
      <w:ins w:id="249" w:author="Dave Bridges" w:date="2023-11-10T12:08:00Z">
        <w:r w:rsidR="00336C92">
          <w:rPr>
            <w:rFonts w:ascii="Times New Roman" w:eastAsia="Times New Roman" w:hAnsi="Times New Roman" w:cs="Times New Roman"/>
            <w:sz w:val="24"/>
            <w:szCs w:val="24"/>
          </w:rPr>
          <w:t xml:space="preserve">Perceived Stress (rho=0.26; p=0.0047) </w:t>
        </w:r>
      </w:ins>
      <w:del w:id="250" w:author="Dave Bridges" w:date="2023-11-10T12:09:00Z">
        <w:r w:rsidR="002D21FE" w:rsidRPr="0074169B" w:rsidDel="00336C92">
          <w:rPr>
            <w:rFonts w:ascii="Times New Roman" w:eastAsia="Times New Roman" w:hAnsi="Times New Roman" w:cs="Times New Roman"/>
            <w:sz w:val="24"/>
            <w:szCs w:val="24"/>
          </w:rPr>
          <w:delText xml:space="preserve">and PUQE scores </w:delText>
        </w:r>
      </w:del>
      <w:r w:rsidR="002D21FE" w:rsidRPr="0074169B">
        <w:rPr>
          <w:rFonts w:ascii="Times New Roman" w:eastAsia="Times New Roman" w:hAnsi="Times New Roman" w:cs="Times New Roman"/>
          <w:sz w:val="24"/>
          <w:szCs w:val="24"/>
        </w:rPr>
        <w:t xml:space="preserve">were </w:t>
      </w:r>
      <w:ins w:id="251" w:author="Dave Bridges" w:date="2023-11-10T12:09:00Z">
        <w:r w:rsidR="00336C92">
          <w:rPr>
            <w:rFonts w:ascii="Times New Roman" w:eastAsia="Times New Roman" w:hAnsi="Times New Roman" w:cs="Times New Roman"/>
            <w:sz w:val="24"/>
            <w:szCs w:val="24"/>
          </w:rPr>
          <w:t xml:space="preserve">also </w:t>
        </w:r>
      </w:ins>
      <w:r w:rsidR="002D21FE" w:rsidRPr="0074169B">
        <w:rPr>
          <w:rFonts w:ascii="Times New Roman" w:eastAsia="Times New Roman" w:hAnsi="Times New Roman" w:cs="Times New Roman"/>
          <w:sz w:val="24"/>
          <w:szCs w:val="24"/>
        </w:rPr>
        <w:t xml:space="preserve">found to be significantly associated with </w:t>
      </w:r>
      <w:ins w:id="252" w:author="Dave Bridges" w:date="2023-11-10T12:09:00Z">
        <w:r w:rsidR="00336C92">
          <w:rPr>
            <w:rFonts w:ascii="Times New Roman" w:eastAsia="Times New Roman" w:hAnsi="Times New Roman" w:cs="Times New Roman"/>
            <w:sz w:val="24"/>
            <w:szCs w:val="24"/>
          </w:rPr>
          <w:t xml:space="preserve">third </w:t>
        </w:r>
      </w:ins>
      <w:r w:rsidR="002D21FE" w:rsidRPr="0074169B">
        <w:rPr>
          <w:rFonts w:ascii="Times New Roman" w:eastAsia="Times New Roman" w:hAnsi="Times New Roman" w:cs="Times New Roman"/>
          <w:sz w:val="24"/>
          <w:szCs w:val="24"/>
        </w:rPr>
        <w:t>trimester</w:t>
      </w:r>
      <w:ins w:id="253" w:author="Dave Bridges" w:date="2023-11-10T12:09:00Z">
        <w:r w:rsidR="00336C92">
          <w:rPr>
            <w:rFonts w:ascii="Times New Roman" w:eastAsia="Times New Roman" w:hAnsi="Times New Roman" w:cs="Times New Roman"/>
            <w:sz w:val="24"/>
            <w:szCs w:val="24"/>
          </w:rPr>
          <w:t xml:space="preserve"> (rho=0.26; p=0.0047).</w:t>
        </w:r>
      </w:ins>
      <w:del w:id="254" w:author="Dave Bridges" w:date="2023-11-10T12:09:00Z">
        <w:r w:rsidR="002D21FE" w:rsidRPr="0074169B" w:rsidDel="00336C92">
          <w:rPr>
            <w:rFonts w:ascii="Times New Roman" w:eastAsia="Times New Roman" w:hAnsi="Times New Roman" w:cs="Times New Roman"/>
            <w:sz w:val="24"/>
            <w:szCs w:val="24"/>
          </w:rPr>
          <w:delText xml:space="preserve"> 3 EDE-QS scores, where a 1 score increase in PSS was associated with a</w:delText>
        </w:r>
        <w:r w:rsidR="00DF41B9" w:rsidDel="00336C92">
          <w:rPr>
            <w:rFonts w:ascii="Times New Roman" w:eastAsia="Times New Roman" w:hAnsi="Times New Roman" w:cs="Times New Roman"/>
            <w:sz w:val="24"/>
            <w:szCs w:val="24"/>
          </w:rPr>
          <w:delText xml:space="preserve">n </w:delText>
        </w:r>
        <w:r w:rsidR="002D21FE" w:rsidRPr="0074169B" w:rsidDel="00336C92">
          <w:rPr>
            <w:rFonts w:ascii="Times New Roman" w:eastAsia="Times New Roman" w:hAnsi="Times New Roman" w:cs="Times New Roman"/>
            <w:sz w:val="24"/>
            <w:szCs w:val="24"/>
          </w:rPr>
          <w:delText>11</w:delText>
        </w:r>
        <w:r w:rsidR="00DF41B9" w:rsidDel="00336C92">
          <w:rPr>
            <w:rFonts w:ascii="Times New Roman" w:eastAsia="Times New Roman" w:hAnsi="Times New Roman" w:cs="Times New Roman"/>
            <w:sz w:val="24"/>
            <w:szCs w:val="24"/>
          </w:rPr>
          <w:delText>%</w:delText>
        </w:r>
        <w:r w:rsidR="002D21FE" w:rsidRPr="0074169B" w:rsidDel="00336C92">
          <w:rPr>
            <w:rFonts w:ascii="Times New Roman" w:eastAsia="Times New Roman" w:hAnsi="Times New Roman" w:cs="Times New Roman"/>
            <w:sz w:val="24"/>
            <w:szCs w:val="24"/>
          </w:rPr>
          <w:delText xml:space="preserve"> increase in disordered eating at trimester 3 (p = 0.0165) and a 1 score increase in PUQE at</w:delText>
        </w:r>
        <w:r w:rsidDel="00336C92">
          <w:rPr>
            <w:rFonts w:ascii="Times New Roman" w:eastAsia="Times New Roman" w:hAnsi="Times New Roman" w:cs="Times New Roman"/>
            <w:sz w:val="24"/>
            <w:szCs w:val="24"/>
          </w:rPr>
          <w:delText xml:space="preserve"> </w:delText>
        </w:r>
        <w:r w:rsidR="002D21FE" w:rsidRPr="0074169B" w:rsidDel="00336C92">
          <w:rPr>
            <w:rFonts w:ascii="Times New Roman" w:eastAsia="Times New Roman" w:hAnsi="Times New Roman" w:cs="Times New Roman"/>
            <w:sz w:val="24"/>
            <w:szCs w:val="24"/>
          </w:rPr>
          <w:delText>trimester 3 was associated with a 17</w:delText>
        </w:r>
        <w:r w:rsidR="002D21FE" w:rsidDel="00336C92">
          <w:rPr>
            <w:rFonts w:ascii="Times New Roman" w:eastAsia="Times New Roman" w:hAnsi="Times New Roman" w:cs="Times New Roman"/>
            <w:sz w:val="24"/>
            <w:szCs w:val="24"/>
          </w:rPr>
          <w:delText>%</w:delText>
        </w:r>
        <w:r w:rsidR="002D21FE" w:rsidRPr="0074169B" w:rsidDel="00336C92">
          <w:rPr>
            <w:rFonts w:ascii="Times New Roman" w:eastAsia="Times New Roman" w:hAnsi="Times New Roman" w:cs="Times New Roman"/>
            <w:sz w:val="24"/>
            <w:szCs w:val="24"/>
          </w:rPr>
          <w:delText xml:space="preserve"> increase in disordered eating at trimester 3 (p</w:delText>
        </w:r>
        <w:r w:rsidR="008B3EF1" w:rsidRPr="0074169B" w:rsidDel="00336C92">
          <w:rPr>
            <w:rFonts w:ascii="Times New Roman" w:eastAsia="Times New Roman" w:hAnsi="Times New Roman" w:cs="Times New Roman"/>
            <w:sz w:val="24"/>
            <w:szCs w:val="24"/>
          </w:rPr>
          <w:delText xml:space="preserve"> </w:delText>
        </w:r>
        <w:r w:rsidR="002D21FE" w:rsidRPr="0074169B" w:rsidDel="00336C92">
          <w:rPr>
            <w:rFonts w:ascii="Times New Roman" w:eastAsia="Times New Roman" w:hAnsi="Times New Roman" w:cs="Times New Roman"/>
            <w:sz w:val="24"/>
            <w:szCs w:val="24"/>
          </w:rPr>
          <w:delText>=0.09).</w:delText>
        </w:r>
      </w:del>
    </w:p>
    <w:p w14:paraId="28F59EFA" w14:textId="77777777" w:rsidR="0074169B" w:rsidRDefault="0074169B">
      <w:pPr>
        <w:pStyle w:val="Standard"/>
        <w:rPr>
          <w:rFonts w:ascii="Times New Roman" w:eastAsia="Times New Roman" w:hAnsi="Times New Roman" w:cs="Times New Roman"/>
          <w:b/>
          <w:sz w:val="24"/>
          <w:szCs w:val="24"/>
          <w:u w:val="single"/>
        </w:rPr>
      </w:pPr>
    </w:p>
    <w:p w14:paraId="02411933" w14:textId="37959791"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 xml:space="preserve">Alignment Between Actual and Expected GWG </w:t>
      </w:r>
      <w:r w:rsidR="00D430FA">
        <w:rPr>
          <w:rFonts w:ascii="Times New Roman" w:eastAsia="Times New Roman" w:hAnsi="Times New Roman" w:cs="Times New Roman"/>
          <w:b/>
          <w:sz w:val="24"/>
          <w:szCs w:val="24"/>
          <w:u w:val="single"/>
        </w:rPr>
        <w:t xml:space="preserve">is </w:t>
      </w:r>
      <w:r w:rsidRPr="0074169B">
        <w:rPr>
          <w:rFonts w:ascii="Times New Roman" w:eastAsia="Times New Roman" w:hAnsi="Times New Roman" w:cs="Times New Roman"/>
          <w:b/>
          <w:sz w:val="24"/>
          <w:szCs w:val="24"/>
          <w:u w:val="single"/>
        </w:rPr>
        <w:t xml:space="preserve">Not Associated with </w:t>
      </w:r>
      <w:r w:rsidR="00D430FA">
        <w:rPr>
          <w:rFonts w:ascii="Times New Roman" w:eastAsia="Times New Roman" w:hAnsi="Times New Roman" w:cs="Times New Roman"/>
          <w:b/>
          <w:sz w:val="24"/>
          <w:szCs w:val="24"/>
          <w:u w:val="single"/>
        </w:rPr>
        <w:t xml:space="preserve">Most </w:t>
      </w:r>
      <w:r w:rsidRPr="0074169B">
        <w:rPr>
          <w:rFonts w:ascii="Times New Roman" w:eastAsia="Times New Roman" w:hAnsi="Times New Roman" w:cs="Times New Roman"/>
          <w:b/>
          <w:sz w:val="24"/>
          <w:szCs w:val="24"/>
          <w:u w:val="single"/>
        </w:rPr>
        <w:t>Demographic Characteristics</w:t>
      </w:r>
    </w:p>
    <w:p w14:paraId="16705C72" w14:textId="5A84DE9B" w:rsidR="00F83712" w:rsidRPr="0074169B" w:rsidRDefault="00AF1ED5">
      <w:pPr>
        <w:pStyle w:val="Standard"/>
        <w:rPr>
          <w:sz w:val="24"/>
          <w:szCs w:val="24"/>
        </w:rPr>
      </w:pPr>
      <w:r w:rsidRPr="0074169B">
        <w:rPr>
          <w:rFonts w:ascii="Times New Roman" w:eastAsia="Times New Roman" w:hAnsi="Times New Roman" w:cs="Times New Roman"/>
          <w:sz w:val="24"/>
          <w:szCs w:val="24"/>
        </w:rPr>
        <w:tab/>
      </w:r>
      <w:del w:id="255" w:author="Dave Bridges" w:date="2023-11-08T16:17:00Z">
        <w:r w:rsidR="00F3027C" w:rsidRPr="0074169B" w:rsidDel="00AF1ED5">
          <w:rPr>
            <w:rFonts w:ascii="Times New Roman" w:eastAsia="Times New Roman" w:hAnsi="Times New Roman" w:cs="Times New Roman"/>
            <w:sz w:val="24"/>
            <w:szCs w:val="24"/>
          </w:rPr>
          <w:delText>Overall,</w:delText>
        </w:r>
        <w:r w:rsidRPr="0074169B" w:rsidDel="00AF1ED5">
          <w:rPr>
            <w:rFonts w:ascii="Times New Roman" w:eastAsia="Times New Roman" w:hAnsi="Times New Roman" w:cs="Times New Roman"/>
            <w:sz w:val="24"/>
            <w:szCs w:val="24"/>
          </w:rPr>
          <w:delText xml:space="preserve"> the alignment between expected and actual gestational weight gain was not statistically different from one another in relation to </w:delText>
        </w:r>
        <w:r w:rsidR="00F3027C" w:rsidRPr="0074169B" w:rsidDel="00AF1ED5">
          <w:rPr>
            <w:rFonts w:ascii="Times New Roman" w:eastAsia="Times New Roman" w:hAnsi="Times New Roman" w:cs="Times New Roman"/>
            <w:sz w:val="24"/>
            <w:szCs w:val="24"/>
          </w:rPr>
          <w:delText>most</w:delText>
        </w:r>
        <w:r w:rsidRPr="0074169B" w:rsidDel="00AF1ED5">
          <w:rPr>
            <w:rFonts w:ascii="Times New Roman" w:eastAsia="Times New Roman" w:hAnsi="Times New Roman" w:cs="Times New Roman"/>
            <w:sz w:val="24"/>
            <w:szCs w:val="24"/>
          </w:rPr>
          <w:delText xml:space="preserve"> demographic characteristics collected</w:delText>
        </w:r>
        <w:r w:rsidR="00B252DB" w:rsidDel="00AF1ED5">
          <w:rPr>
            <w:rFonts w:ascii="Times New Roman" w:eastAsia="Times New Roman" w:hAnsi="Times New Roman" w:cs="Times New Roman"/>
            <w:sz w:val="24"/>
            <w:szCs w:val="24"/>
          </w:rPr>
          <w:delText xml:space="preserve"> (Table 4)</w:delText>
        </w:r>
        <w:r w:rsidRPr="0074169B" w:rsidDel="00AF1ED5">
          <w:rPr>
            <w:rFonts w:ascii="Times New Roman" w:eastAsia="Times New Roman" w:hAnsi="Times New Roman" w:cs="Times New Roman"/>
            <w:sz w:val="24"/>
            <w:szCs w:val="24"/>
          </w:rPr>
          <w:delText>.</w:delText>
        </w:r>
      </w:del>
      <w:ins w:id="256" w:author="Dave Bridges" w:date="2023-11-08T16:17:00Z">
        <w:r>
          <w:rPr>
            <w:rFonts w:ascii="Times New Roman" w:eastAsia="Times New Roman" w:hAnsi="Times New Roman" w:cs="Times New Roman"/>
            <w:sz w:val="24"/>
            <w:szCs w:val="24"/>
          </w:rPr>
          <w:t xml:space="preserve">Comparing gestational weight gain expectations to </w:t>
        </w:r>
        <w:r w:rsidR="00C16C4F">
          <w:rPr>
            <w:rFonts w:ascii="Times New Roman" w:eastAsia="Times New Roman" w:hAnsi="Times New Roman" w:cs="Times New Roman"/>
            <w:sz w:val="24"/>
            <w:szCs w:val="24"/>
          </w:rPr>
          <w:t>other variables</w:t>
        </w:r>
      </w:ins>
      <w:del w:id="257" w:author="Dave Bridges" w:date="2023-11-08T16:17:00Z">
        <w:r w:rsidRPr="0074169B" w:rsidDel="00C16C4F">
          <w:rPr>
            <w:rFonts w:ascii="Times New Roman" w:eastAsia="Times New Roman" w:hAnsi="Times New Roman" w:cs="Times New Roman"/>
            <w:sz w:val="24"/>
            <w:szCs w:val="24"/>
          </w:rPr>
          <w:delText xml:space="preserve"> </w:delText>
        </w:r>
      </w:del>
      <w:ins w:id="258" w:author="Dave Bridges" w:date="2023-11-08T16:17:00Z">
        <w:r w:rsidR="00C16C4F">
          <w:rPr>
            <w:rFonts w:ascii="Times New Roman" w:eastAsia="Times New Roman" w:hAnsi="Times New Roman" w:cs="Times New Roman"/>
            <w:sz w:val="24"/>
            <w:szCs w:val="24"/>
          </w:rPr>
          <w:t xml:space="preserve"> we found that </w:t>
        </w:r>
      </w:ins>
      <w:del w:id="259" w:author="Dave Bridges" w:date="2023-11-08T16:18:00Z">
        <w:r w:rsidRPr="0074169B" w:rsidDel="00C16C4F">
          <w:rPr>
            <w:rFonts w:ascii="Times New Roman" w:eastAsia="Times New Roman" w:hAnsi="Times New Roman" w:cs="Times New Roman"/>
            <w:sz w:val="24"/>
            <w:szCs w:val="24"/>
          </w:rPr>
          <w:delText xml:space="preserve">The only variable that showed a statistically significant difference was </w:delText>
        </w:r>
      </w:del>
      <w:r w:rsidRPr="0074169B">
        <w:rPr>
          <w:rFonts w:ascii="Times New Roman" w:eastAsia="Times New Roman" w:hAnsi="Times New Roman" w:cs="Times New Roman"/>
          <w:sz w:val="24"/>
          <w:szCs w:val="24"/>
        </w:rPr>
        <w:t>expected gestational weight gain (p = 0.0</w:t>
      </w:r>
      <w:ins w:id="260" w:author="Dave Bridges" w:date="2023-11-08T16:42:00Z">
        <w:r w:rsidR="008471C1">
          <w:rPr>
            <w:rFonts w:ascii="Times New Roman" w:eastAsia="Times New Roman" w:hAnsi="Times New Roman" w:cs="Times New Roman"/>
            <w:sz w:val="24"/>
            <w:szCs w:val="24"/>
          </w:rPr>
          <w:t>89</w:t>
        </w:r>
      </w:ins>
      <w:del w:id="261" w:author="Dave Bridges" w:date="2023-11-08T16:17:00Z">
        <w:r w:rsidRPr="0074169B" w:rsidDel="00AF1ED5">
          <w:rPr>
            <w:rFonts w:ascii="Times New Roman" w:eastAsia="Times New Roman" w:hAnsi="Times New Roman" w:cs="Times New Roman"/>
            <w:sz w:val="24"/>
            <w:szCs w:val="24"/>
          </w:rPr>
          <w:delText>97</w:delText>
        </w:r>
      </w:del>
      <w:r w:rsidRPr="0074169B">
        <w:rPr>
          <w:rFonts w:ascii="Times New Roman" w:eastAsia="Times New Roman" w:hAnsi="Times New Roman" w:cs="Times New Roman"/>
          <w:sz w:val="24"/>
          <w:szCs w:val="24"/>
        </w:rPr>
        <w:t>)</w:t>
      </w:r>
      <w:ins w:id="262" w:author="Dave Bridges" w:date="2023-11-08T16:18:00Z">
        <w:r w:rsidR="00C16C4F">
          <w:rPr>
            <w:rFonts w:ascii="Times New Roman" w:eastAsia="Times New Roman" w:hAnsi="Times New Roman" w:cs="Times New Roman"/>
            <w:sz w:val="24"/>
            <w:szCs w:val="24"/>
          </w:rPr>
          <w:t xml:space="preserve"> and actual weight gain</w:t>
        </w:r>
      </w:ins>
      <w:ins w:id="263" w:author="Dave Bridges" w:date="2023-11-08T16:19:00Z">
        <w:r w:rsidR="00C16C4F">
          <w:rPr>
            <w:rFonts w:ascii="Times New Roman" w:eastAsia="Times New Roman" w:hAnsi="Times New Roman" w:cs="Times New Roman"/>
            <w:sz w:val="24"/>
            <w:szCs w:val="24"/>
          </w:rPr>
          <w:t xml:space="preserve"> </w:t>
        </w:r>
      </w:ins>
      <w:ins w:id="264" w:author="Dave Bridges" w:date="2023-11-08T16:18:00Z">
        <w:r w:rsidR="00C16C4F">
          <w:rPr>
            <w:rFonts w:ascii="Times New Roman" w:eastAsia="Times New Roman" w:hAnsi="Times New Roman" w:cs="Times New Roman"/>
            <w:sz w:val="24"/>
            <w:szCs w:val="24"/>
          </w:rPr>
          <w:t>(p=</w:t>
        </w:r>
      </w:ins>
      <w:ins w:id="265" w:author="Dave Bridges" w:date="2023-11-08T16:42:00Z">
        <w:r w:rsidR="008471C1">
          <w:rPr>
            <w:rFonts w:ascii="Times New Roman" w:eastAsia="Times New Roman" w:hAnsi="Times New Roman" w:cs="Times New Roman"/>
            <w:sz w:val="24"/>
            <w:szCs w:val="24"/>
          </w:rPr>
          <w:t>2.8</w:t>
        </w:r>
      </w:ins>
      <w:ins w:id="266" w:author="Dave Bridges" w:date="2023-11-08T16:20:00Z">
        <w:r w:rsidR="00C16C4F">
          <w:rPr>
            <w:rFonts w:ascii="Times New Roman" w:eastAsia="Times New Roman" w:hAnsi="Times New Roman" w:cs="Times New Roman"/>
            <w:sz w:val="24"/>
            <w:szCs w:val="24"/>
          </w:rPr>
          <w:t xml:space="preserve"> x 10</w:t>
        </w:r>
      </w:ins>
      <w:ins w:id="267" w:author="Dave Bridges" w:date="2023-11-08T16:21:00Z">
        <w:r w:rsidR="00C16C4F" w:rsidRPr="00C16C4F">
          <w:rPr>
            <w:rFonts w:ascii="Times New Roman" w:eastAsia="Times New Roman" w:hAnsi="Times New Roman" w:cs="Times New Roman"/>
            <w:sz w:val="24"/>
            <w:szCs w:val="24"/>
            <w:vertAlign w:val="superscript"/>
            <w:rPrChange w:id="268" w:author="Dave Bridges" w:date="2023-11-08T16:21:00Z">
              <w:rPr>
                <w:rFonts w:ascii="Times New Roman" w:eastAsia="Times New Roman" w:hAnsi="Times New Roman" w:cs="Times New Roman"/>
                <w:sz w:val="24"/>
                <w:szCs w:val="24"/>
              </w:rPr>
            </w:rPrChange>
          </w:rPr>
          <w:t>-1</w:t>
        </w:r>
      </w:ins>
      <w:ins w:id="269" w:author="Dave Bridges" w:date="2023-11-08T16:42:00Z">
        <w:r w:rsidR="008471C1">
          <w:rPr>
            <w:rFonts w:ascii="Times New Roman" w:eastAsia="Times New Roman" w:hAnsi="Times New Roman" w:cs="Times New Roman"/>
            <w:sz w:val="24"/>
            <w:szCs w:val="24"/>
            <w:vertAlign w:val="superscript"/>
          </w:rPr>
          <w:t>2</w:t>
        </w:r>
      </w:ins>
      <w:ins w:id="270" w:author="Dave Bridges" w:date="2023-11-08T16:19:00Z">
        <w:r w:rsidR="00C16C4F">
          <w:rPr>
            <w:rFonts w:ascii="Times New Roman" w:eastAsia="Times New Roman" w:hAnsi="Times New Roman" w:cs="Times New Roman"/>
            <w:sz w:val="24"/>
            <w:szCs w:val="24"/>
          </w:rPr>
          <w:t>) were both associated with mis-aligned GWG expectations</w:t>
        </w:r>
      </w:ins>
      <w:ins w:id="271" w:author="Dave Bridges" w:date="2023-11-08T16:21:00Z">
        <w:r w:rsidR="00C16C4F">
          <w:rPr>
            <w:rFonts w:ascii="Times New Roman" w:eastAsia="Times New Roman" w:hAnsi="Times New Roman" w:cs="Times New Roman"/>
            <w:sz w:val="24"/>
            <w:szCs w:val="24"/>
          </w:rPr>
          <w:t xml:space="preserve"> (Table 4)</w:t>
        </w:r>
      </w:ins>
      <w:r w:rsidRPr="0074169B">
        <w:rPr>
          <w:rFonts w:ascii="Times New Roman" w:eastAsia="Times New Roman" w:hAnsi="Times New Roman" w:cs="Times New Roman"/>
          <w:sz w:val="24"/>
          <w:szCs w:val="24"/>
        </w:rPr>
        <w:t xml:space="preserve">. This was expected due to </w:t>
      </w:r>
      <w:r w:rsidR="00A427AB">
        <w:rPr>
          <w:rFonts w:ascii="Times New Roman" w:eastAsia="Times New Roman" w:hAnsi="Times New Roman" w:cs="Times New Roman"/>
          <w:sz w:val="24"/>
          <w:szCs w:val="24"/>
        </w:rPr>
        <w:t>GWG</w:t>
      </w:r>
      <w:r w:rsidRPr="0074169B">
        <w:rPr>
          <w:rFonts w:ascii="Times New Roman" w:eastAsia="Times New Roman" w:hAnsi="Times New Roman" w:cs="Times New Roman"/>
          <w:sz w:val="24"/>
          <w:szCs w:val="24"/>
        </w:rPr>
        <w:t xml:space="preserve"> being used to calculate the alignment categories. Individuals who did not identify as White or Caucasian were more likely to have an expected GWG that was within 5 </w:t>
      </w:r>
      <w:r w:rsidR="00F0023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of their actual GWG (</w:t>
      </w:r>
      <w:del w:id="272" w:author="Dave Bridges" w:date="2023-11-08T16:40:00Z">
        <w:r w:rsidRPr="0074169B" w:rsidDel="007558A6">
          <w:rPr>
            <w:rFonts w:ascii="Times New Roman" w:eastAsia="Times New Roman" w:hAnsi="Times New Roman" w:cs="Times New Roman"/>
            <w:sz w:val="24"/>
            <w:szCs w:val="24"/>
          </w:rPr>
          <w:delText>53.5</w:delText>
        </w:r>
      </w:del>
      <w:ins w:id="273" w:author="Dave Bridges" w:date="2023-11-08T16:40:00Z">
        <w:r w:rsidR="007558A6">
          <w:rPr>
            <w:rFonts w:ascii="Times New Roman" w:eastAsia="Times New Roman" w:hAnsi="Times New Roman" w:cs="Times New Roman"/>
            <w:sz w:val="24"/>
            <w:szCs w:val="24"/>
          </w:rPr>
          <w:t>48</w:t>
        </w:r>
      </w:ins>
      <w:r w:rsidRPr="0074169B">
        <w:rPr>
          <w:rFonts w:ascii="Times New Roman" w:eastAsia="Times New Roman" w:hAnsi="Times New Roman" w:cs="Times New Roman"/>
          <w:sz w:val="24"/>
          <w:szCs w:val="24"/>
        </w:rPr>
        <w:t>%) compared to White and Caucasian participants (</w:t>
      </w:r>
      <w:del w:id="274" w:author="Dave Bridges" w:date="2023-11-08T16:39:00Z">
        <w:r w:rsidRPr="0074169B" w:rsidDel="007558A6">
          <w:rPr>
            <w:rFonts w:ascii="Times New Roman" w:eastAsia="Times New Roman" w:hAnsi="Times New Roman" w:cs="Times New Roman"/>
            <w:sz w:val="24"/>
            <w:szCs w:val="24"/>
          </w:rPr>
          <w:delText>29.6</w:delText>
        </w:r>
      </w:del>
      <w:ins w:id="275" w:author="Dave Bridges" w:date="2023-11-08T16:39:00Z">
        <w:r w:rsidR="007558A6">
          <w:rPr>
            <w:rFonts w:ascii="Times New Roman" w:eastAsia="Times New Roman" w:hAnsi="Times New Roman" w:cs="Times New Roman"/>
            <w:sz w:val="24"/>
            <w:szCs w:val="24"/>
          </w:rPr>
          <w:t>27</w:t>
        </w:r>
      </w:ins>
      <w:r w:rsidRPr="0074169B">
        <w:rPr>
          <w:rFonts w:ascii="Times New Roman" w:eastAsia="Times New Roman" w:hAnsi="Times New Roman" w:cs="Times New Roman"/>
          <w:sz w:val="24"/>
          <w:szCs w:val="24"/>
        </w:rPr>
        <w:t>%), although this difference was not statistically significant (</w:t>
      </w:r>
      <w:commentRangeStart w:id="276"/>
      <w:r w:rsidRPr="0074169B">
        <w:rPr>
          <w:rFonts w:ascii="Times New Roman" w:eastAsia="Times New Roman" w:hAnsi="Times New Roman" w:cs="Times New Roman"/>
          <w:sz w:val="24"/>
          <w:szCs w:val="24"/>
        </w:rPr>
        <w:t>p =0.158</w:t>
      </w:r>
      <w:commentRangeEnd w:id="276"/>
      <w:r w:rsidR="007558A6">
        <w:rPr>
          <w:rStyle w:val="CommentReference"/>
          <w:rFonts w:cs="Mangal"/>
        </w:rPr>
        <w:commentReference w:id="276"/>
      </w:r>
      <w:r w:rsidRPr="0074169B">
        <w:rPr>
          <w:rFonts w:ascii="Times New Roman" w:eastAsia="Times New Roman" w:hAnsi="Times New Roman" w:cs="Times New Roman"/>
          <w:sz w:val="24"/>
          <w:szCs w:val="24"/>
        </w:rPr>
        <w:t xml:space="preserve">). </w:t>
      </w:r>
      <w:del w:id="277" w:author="Dave Bridges" w:date="2023-11-08T16:40:00Z">
        <w:r w:rsidRPr="0074169B" w:rsidDel="007558A6">
          <w:rPr>
            <w:rFonts w:ascii="Times New Roman" w:eastAsia="Times New Roman" w:hAnsi="Times New Roman" w:cs="Times New Roman"/>
            <w:sz w:val="24"/>
            <w:szCs w:val="24"/>
          </w:rPr>
          <w:delText xml:space="preserve">Additionally, on average those </w:delText>
        </w:r>
        <w:r w:rsidR="00F3027C" w:rsidRPr="0074169B" w:rsidDel="007558A6">
          <w:rPr>
            <w:rFonts w:ascii="Times New Roman" w:eastAsia="Times New Roman" w:hAnsi="Times New Roman" w:cs="Times New Roman"/>
            <w:sz w:val="24"/>
            <w:szCs w:val="24"/>
          </w:rPr>
          <w:delText>who’s</w:delText>
        </w:r>
        <w:r w:rsidRPr="0074169B" w:rsidDel="007558A6">
          <w:rPr>
            <w:rFonts w:ascii="Times New Roman" w:eastAsia="Times New Roman" w:hAnsi="Times New Roman" w:cs="Times New Roman"/>
            <w:sz w:val="24"/>
            <w:szCs w:val="24"/>
          </w:rPr>
          <w:delText xml:space="preserve"> expected GWG was either over or under their actual GWG had on average a lower PSS score compared to those with expected GWG within 5 </w:delText>
        </w:r>
        <w:r w:rsidR="00F3027C" w:rsidRPr="0074169B" w:rsidDel="007558A6">
          <w:rPr>
            <w:rFonts w:ascii="Times New Roman" w:eastAsia="Times New Roman" w:hAnsi="Times New Roman" w:cs="Times New Roman"/>
            <w:sz w:val="24"/>
            <w:szCs w:val="24"/>
          </w:rPr>
          <w:delText>lbs.</w:delText>
        </w:r>
        <w:r w:rsidRPr="0074169B" w:rsidDel="007558A6">
          <w:rPr>
            <w:rFonts w:ascii="Times New Roman" w:eastAsia="Times New Roman" w:hAnsi="Times New Roman" w:cs="Times New Roman"/>
            <w:sz w:val="24"/>
            <w:szCs w:val="24"/>
          </w:rPr>
          <w:delText xml:space="preserve"> of their actual GWG (p = 0.401).</w:delText>
        </w:r>
      </w:del>
      <w:ins w:id="278" w:author="Dave Bridges" w:date="2023-11-08T16:40:00Z">
        <w:r w:rsidR="007558A6">
          <w:rPr>
            <w:rFonts w:ascii="Times New Roman" w:eastAsia="Times New Roman" w:hAnsi="Times New Roman" w:cs="Times New Roman"/>
            <w:sz w:val="24"/>
            <w:szCs w:val="24"/>
          </w:rPr>
          <w:t>Among over-estimat</w:t>
        </w:r>
      </w:ins>
      <w:ins w:id="279" w:author="Dave Bridges" w:date="2023-11-08T16:41:00Z">
        <w:r w:rsidR="007558A6">
          <w:rPr>
            <w:rFonts w:ascii="Times New Roman" w:eastAsia="Times New Roman" w:hAnsi="Times New Roman" w:cs="Times New Roman"/>
            <w:sz w:val="24"/>
            <w:szCs w:val="24"/>
          </w:rPr>
          <w:t xml:space="preserve">ors of gestational weight gain, these participants tended to have </w:t>
        </w:r>
      </w:ins>
      <w:ins w:id="280" w:author="Dave Bridges" w:date="2023-11-08T16:43:00Z">
        <w:r w:rsidR="008471C1">
          <w:rPr>
            <w:rFonts w:ascii="Times New Roman" w:eastAsia="Times New Roman" w:hAnsi="Times New Roman" w:cs="Times New Roman"/>
            <w:sz w:val="24"/>
            <w:szCs w:val="24"/>
          </w:rPr>
          <w:t>lower</w:t>
        </w:r>
      </w:ins>
      <w:ins w:id="281" w:author="Dave Bridges" w:date="2023-11-08T16:41:00Z">
        <w:r w:rsidR="007558A6">
          <w:rPr>
            <w:rFonts w:ascii="Times New Roman" w:eastAsia="Times New Roman" w:hAnsi="Times New Roman" w:cs="Times New Roman"/>
            <w:sz w:val="24"/>
            <w:szCs w:val="24"/>
          </w:rPr>
          <w:t xml:space="preserve"> EDE-QS scores (p=0.096)</w:t>
        </w:r>
      </w:ins>
      <w:ins w:id="282" w:author="Dave Bridges" w:date="2023-11-08T16:43:00Z">
        <w:r w:rsidR="008471C1">
          <w:rPr>
            <w:rFonts w:ascii="Times New Roman" w:eastAsia="Times New Roman" w:hAnsi="Times New Roman" w:cs="Times New Roman"/>
            <w:sz w:val="24"/>
            <w:szCs w:val="24"/>
          </w:rPr>
          <w:t>.</w:t>
        </w:r>
      </w:ins>
    </w:p>
    <w:p w14:paraId="6F974D9E" w14:textId="77777777" w:rsidR="00F83712" w:rsidRDefault="00F83712">
      <w:pPr>
        <w:pStyle w:val="Standard"/>
        <w:rPr>
          <w:rFonts w:ascii="Times New Roman" w:eastAsia="Times New Roman" w:hAnsi="Times New Roman" w:cs="Times New Roman"/>
        </w:rPr>
      </w:pPr>
    </w:p>
    <w:p w14:paraId="17ACCE78" w14:textId="164050E1" w:rsidR="00F3027C" w:rsidRPr="00F3027C" w:rsidRDefault="00F3027C">
      <w:pPr>
        <w:pStyle w:val="Standard"/>
      </w:pPr>
    </w:p>
    <w:p w14:paraId="6C32A345" w14:textId="26A143D8"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Gestational Weight Gain is Positively Associated with Trimester 3 Disordered Eating</w:t>
      </w:r>
    </w:p>
    <w:p w14:paraId="6DAE70BF" w14:textId="4211BC82" w:rsidR="00F83712" w:rsidRPr="0074169B" w:rsidRDefault="0074169B">
      <w:pPr>
        <w:pStyle w:val="Standard"/>
        <w:rPr>
          <w:sz w:val="24"/>
          <w:szCs w:val="24"/>
        </w:rPr>
      </w:pPr>
      <w:r w:rsidRPr="0074169B">
        <w:rPr>
          <w:rFonts w:ascii="Times New Roman" w:eastAsia="Times New Roman" w:hAnsi="Times New Roman" w:cs="Times New Roman"/>
          <w:sz w:val="24"/>
          <w:szCs w:val="24"/>
        </w:rPr>
        <w:tab/>
      </w:r>
      <w:ins w:id="283" w:author="Dave Bridges" w:date="2023-11-10T14:09:00Z">
        <w:r w:rsidR="000021C0">
          <w:rPr>
            <w:rFonts w:ascii="Times New Roman" w:eastAsia="Times New Roman" w:hAnsi="Times New Roman" w:cs="Times New Roman"/>
            <w:sz w:val="24"/>
            <w:szCs w:val="24"/>
          </w:rPr>
          <w:t>We next teste</w:t>
        </w:r>
      </w:ins>
      <w:ins w:id="284" w:author="Dave Bridges" w:date="2023-11-10T14:10:00Z">
        <w:r w:rsidR="000021C0">
          <w:rPr>
            <w:rFonts w:ascii="Times New Roman" w:eastAsia="Times New Roman" w:hAnsi="Times New Roman" w:cs="Times New Roman"/>
            <w:sz w:val="24"/>
            <w:szCs w:val="24"/>
          </w:rPr>
          <w:t xml:space="preserve">d whether there were relationships between gestational weight gain and disordered eating during pregnancy.  </w:t>
        </w:r>
      </w:ins>
      <w:r w:rsidRPr="0074169B">
        <w:rPr>
          <w:rFonts w:ascii="Times New Roman" w:eastAsia="Times New Roman" w:hAnsi="Times New Roman" w:cs="Times New Roman"/>
          <w:sz w:val="24"/>
          <w:szCs w:val="24"/>
        </w:rPr>
        <w:t>The unadjusted model of GWG and disordered eating at trimester 3 was positively associated with each other (</w:t>
      </w:r>
      <w:r w:rsidR="00D430FA">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0.</w:t>
      </w:r>
      <w:del w:id="285" w:author="Dave Bridges" w:date="2023-11-10T14:14:00Z">
        <w:r w:rsidRPr="0074169B" w:rsidDel="007B5644">
          <w:rPr>
            <w:rFonts w:ascii="Times New Roman" w:eastAsia="Times New Roman" w:hAnsi="Times New Roman" w:cs="Times New Roman"/>
            <w:sz w:val="24"/>
            <w:szCs w:val="24"/>
          </w:rPr>
          <w:delText xml:space="preserve">01631 </w:delText>
        </w:r>
      </w:del>
      <w:ins w:id="286" w:author="Dave Bridges" w:date="2023-11-10T14:14:00Z">
        <w:r w:rsidR="007B5644" w:rsidRPr="0074169B">
          <w:rPr>
            <w:rFonts w:ascii="Times New Roman" w:eastAsia="Times New Roman" w:hAnsi="Times New Roman" w:cs="Times New Roman"/>
            <w:sz w:val="24"/>
            <w:szCs w:val="24"/>
          </w:rPr>
          <w:t>01</w:t>
        </w:r>
        <w:r w:rsidR="007B5644">
          <w:rPr>
            <w:rFonts w:ascii="Times New Roman" w:eastAsia="Times New Roman" w:hAnsi="Times New Roman" w:cs="Times New Roman"/>
            <w:sz w:val="24"/>
            <w:szCs w:val="24"/>
          </w:rPr>
          <w:t>26 +/- 0.0854</w:t>
        </w:r>
      </w:ins>
      <w:ins w:id="287" w:author="Dave Bridges" w:date="2023-11-10T14:15:00Z">
        <w:r w:rsidR="007B5644">
          <w:rPr>
            <w:rFonts w:ascii="Times New Roman" w:eastAsia="Times New Roman" w:hAnsi="Times New Roman" w:cs="Times New Roman"/>
            <w:sz w:val="24"/>
            <w:szCs w:val="24"/>
          </w:rPr>
          <w:t xml:space="preserve">, </w:t>
        </w:r>
      </w:ins>
      <w:del w:id="288" w:author="Dave Bridges" w:date="2023-11-10T14:15:00Z">
        <w:r w:rsidRPr="0074169B" w:rsidDel="007B5644">
          <w:rPr>
            <w:rFonts w:ascii="Times New Roman" w:eastAsia="Times New Roman" w:hAnsi="Times New Roman" w:cs="Times New Roman"/>
            <w:sz w:val="24"/>
            <w:szCs w:val="24"/>
          </w:rPr>
          <w:delText>(</w:delText>
        </w:r>
        <w:r w:rsidR="00D430FA" w:rsidDel="007B5644">
          <w:rPr>
            <w:rFonts w:ascii="Times New Roman" w:eastAsia="Times New Roman" w:hAnsi="Times New Roman" w:cs="Times New Roman"/>
            <w:sz w:val="24"/>
            <w:szCs w:val="24"/>
          </w:rPr>
          <w:delText xml:space="preserve">95% CI= </w:delText>
        </w:r>
        <w:r w:rsidRPr="0074169B" w:rsidDel="007B5644">
          <w:rPr>
            <w:rFonts w:ascii="Times New Roman" w:eastAsia="Times New Roman" w:hAnsi="Times New Roman" w:cs="Times New Roman"/>
            <w:sz w:val="24"/>
            <w:szCs w:val="24"/>
          </w:rPr>
          <w:delText xml:space="preserve">0.997-1.04), </w:delText>
        </w:r>
      </w:del>
      <w:r w:rsidRPr="0074169B">
        <w:rPr>
          <w:rFonts w:ascii="Times New Roman" w:eastAsia="Times New Roman" w:hAnsi="Times New Roman" w:cs="Times New Roman"/>
          <w:sz w:val="24"/>
          <w:szCs w:val="24"/>
        </w:rPr>
        <w:t>p=0.</w:t>
      </w:r>
      <w:ins w:id="289" w:author="Dave Bridges" w:date="2023-11-10T14:15:00Z">
        <w:r w:rsidR="007B5644">
          <w:rPr>
            <w:rFonts w:ascii="Times New Roman" w:eastAsia="Times New Roman" w:hAnsi="Times New Roman" w:cs="Times New Roman"/>
            <w:sz w:val="24"/>
            <w:szCs w:val="24"/>
          </w:rPr>
          <w:t>139</w:t>
        </w:r>
      </w:ins>
      <w:del w:id="290" w:author="Dave Bridges" w:date="2023-11-10T14:15:00Z">
        <w:r w:rsidRPr="0074169B" w:rsidDel="007B5644">
          <w:rPr>
            <w:rFonts w:ascii="Times New Roman" w:eastAsia="Times New Roman" w:hAnsi="Times New Roman" w:cs="Times New Roman"/>
            <w:sz w:val="24"/>
            <w:szCs w:val="24"/>
          </w:rPr>
          <w:delText>086</w:delText>
        </w:r>
      </w:del>
      <w:ins w:id="291" w:author="Dave Bridges" w:date="2023-11-10T14:20:00Z">
        <w:r w:rsidR="00666682">
          <w:rPr>
            <w:rFonts w:ascii="Times New Roman" w:eastAsia="Times New Roman" w:hAnsi="Times New Roman" w:cs="Times New Roman"/>
            <w:sz w:val="24"/>
            <w:szCs w:val="24"/>
          </w:rPr>
          <w:t xml:space="preserve">; </w:t>
        </w:r>
      </w:ins>
      <w:del w:id="292" w:author="Dave Bridges" w:date="2023-11-10T14:20:00Z">
        <w:r w:rsidRPr="0074169B" w:rsidDel="00666682">
          <w:rPr>
            <w:rFonts w:ascii="Times New Roman" w:eastAsia="Times New Roman" w:hAnsi="Times New Roman" w:cs="Times New Roman"/>
            <w:sz w:val="24"/>
            <w:szCs w:val="24"/>
          </w:rPr>
          <w:delText>) (</w:delText>
        </w:r>
      </w:del>
      <w:r w:rsidRPr="0074169B">
        <w:rPr>
          <w:rFonts w:ascii="Times New Roman" w:eastAsia="Times New Roman" w:hAnsi="Times New Roman" w:cs="Times New Roman"/>
          <w:sz w:val="24"/>
          <w:szCs w:val="24"/>
        </w:rPr>
        <w:t xml:space="preserve">Table 5). When adjusted for covariates chosen </w:t>
      </w:r>
      <w:r w:rsidRPr="0074169B">
        <w:rPr>
          <w:rFonts w:ascii="Times New Roman" w:eastAsia="Times New Roman" w:hAnsi="Times New Roman" w:cs="Times New Roman"/>
          <w:i/>
          <w:sz w:val="24"/>
          <w:szCs w:val="24"/>
        </w:rPr>
        <w:t>a priori</w:t>
      </w:r>
      <w:ins w:id="293" w:author="Dave Bridges" w:date="2023-11-10T14:18:00Z">
        <w:r w:rsidR="007B5644">
          <w:rPr>
            <w:rFonts w:ascii="Times New Roman" w:eastAsia="Times New Roman" w:hAnsi="Times New Roman" w:cs="Times New Roman"/>
            <w:i/>
            <w:sz w:val="24"/>
            <w:szCs w:val="24"/>
          </w:rPr>
          <w:t xml:space="preserve"> </w:t>
        </w:r>
        <w:r w:rsidR="007B5644">
          <w:rPr>
            <w:rFonts w:ascii="Times New Roman" w:eastAsia="Times New Roman" w:hAnsi="Times New Roman" w:cs="Times New Roman"/>
            <w:sz w:val="24"/>
            <w:szCs w:val="24"/>
          </w:rPr>
          <w:t>(age and parity)</w:t>
        </w:r>
      </w:ins>
      <w:r w:rsidRPr="0074169B">
        <w:rPr>
          <w:rFonts w:ascii="Times New Roman" w:eastAsia="Times New Roman" w:hAnsi="Times New Roman" w:cs="Times New Roman"/>
          <w:sz w:val="24"/>
          <w:szCs w:val="24"/>
        </w:rPr>
        <w:t xml:space="preserve">, </w:t>
      </w:r>
      <w:commentRangeStart w:id="294"/>
      <w:r w:rsidRPr="0074169B">
        <w:rPr>
          <w:rFonts w:ascii="Times New Roman" w:eastAsia="Times New Roman" w:hAnsi="Times New Roman" w:cs="Times New Roman"/>
          <w:sz w:val="24"/>
          <w:szCs w:val="24"/>
        </w:rPr>
        <w:t xml:space="preserve">the </w:t>
      </w:r>
      <w:r w:rsidR="00D430FA">
        <w:rPr>
          <w:rFonts w:ascii="Times New Roman" w:eastAsia="Times New Roman" w:hAnsi="Times New Roman" w:cs="Times New Roman"/>
          <w:sz w:val="24"/>
          <w:szCs w:val="24"/>
        </w:rPr>
        <w:t>beta-estimate</w:t>
      </w:r>
      <w:r w:rsidRPr="0074169B">
        <w:rPr>
          <w:rFonts w:ascii="Times New Roman" w:eastAsia="Times New Roman" w:hAnsi="Times New Roman" w:cs="Times New Roman"/>
          <w:sz w:val="24"/>
          <w:szCs w:val="24"/>
        </w:rPr>
        <w:t xml:space="preserve"> did not </w:t>
      </w:r>
      <w:r w:rsidR="00D430FA">
        <w:rPr>
          <w:rFonts w:ascii="Times New Roman" w:eastAsia="Times New Roman" w:hAnsi="Times New Roman" w:cs="Times New Roman"/>
          <w:sz w:val="24"/>
          <w:szCs w:val="24"/>
        </w:rPr>
        <w:t>substantiall</w:t>
      </w:r>
      <w:r w:rsidRPr="0074169B">
        <w:rPr>
          <w:rFonts w:ascii="Times New Roman" w:eastAsia="Times New Roman" w:hAnsi="Times New Roman" w:cs="Times New Roman"/>
          <w:sz w:val="24"/>
          <w:szCs w:val="24"/>
        </w:rPr>
        <w:t xml:space="preserve">y change, </w:t>
      </w:r>
      <w:r w:rsidR="00D430FA">
        <w:rPr>
          <w:rFonts w:ascii="Times New Roman" w:eastAsia="Times New Roman" w:hAnsi="Times New Roman" w:cs="Times New Roman"/>
          <w:sz w:val="24"/>
          <w:szCs w:val="24"/>
        </w:rPr>
        <w:t xml:space="preserve">suggesting that </w:t>
      </w:r>
      <w:r w:rsidRPr="0074169B">
        <w:rPr>
          <w:rFonts w:ascii="Times New Roman" w:eastAsia="Times New Roman" w:hAnsi="Times New Roman" w:cs="Times New Roman"/>
          <w:sz w:val="24"/>
          <w:szCs w:val="24"/>
        </w:rPr>
        <w:t xml:space="preserve">parity and age did not </w:t>
      </w:r>
      <w:ins w:id="295" w:author="Dave Bridges" w:date="2023-11-10T14:18:00Z">
        <w:r w:rsidR="007B5644">
          <w:rPr>
            <w:rFonts w:ascii="Times New Roman" w:eastAsia="Times New Roman" w:hAnsi="Times New Roman" w:cs="Times New Roman"/>
            <w:sz w:val="24"/>
            <w:szCs w:val="24"/>
          </w:rPr>
          <w:t xml:space="preserve">strongly </w:t>
        </w:r>
      </w:ins>
      <w:commentRangeEnd w:id="294"/>
      <w:ins w:id="296" w:author="Dave Bridges" w:date="2023-11-10T14:19:00Z">
        <w:r w:rsidR="007B5644">
          <w:rPr>
            <w:rStyle w:val="CommentReference"/>
            <w:rFonts w:cs="Mangal"/>
          </w:rPr>
          <w:commentReference w:id="294"/>
        </w:r>
      </w:ins>
      <w:r w:rsidRPr="0074169B">
        <w:rPr>
          <w:rFonts w:ascii="Times New Roman" w:eastAsia="Times New Roman" w:hAnsi="Times New Roman" w:cs="Times New Roman"/>
          <w:sz w:val="24"/>
          <w:szCs w:val="24"/>
        </w:rPr>
        <w:t>alter the relationship between GWG and disordered eating</w:t>
      </w:r>
      <w:ins w:id="297" w:author="Dave Bridges" w:date="2023-11-10T14:18:00Z">
        <w:r w:rsidR="007B5644">
          <w:rPr>
            <w:rFonts w:ascii="Times New Roman" w:eastAsia="Times New Roman" w:hAnsi="Times New Roman" w:cs="Times New Roman"/>
            <w:sz w:val="24"/>
            <w:szCs w:val="24"/>
          </w:rPr>
          <w:t xml:space="preserve"> </w:t>
        </w:r>
      </w:ins>
      <w:del w:id="298" w:author="Dave Bridges" w:date="2023-11-10T14:18:00Z">
        <w:r w:rsidRPr="0074169B" w:rsidDel="007B5644">
          <w:rPr>
            <w:rFonts w:ascii="Times New Roman" w:eastAsia="Times New Roman" w:hAnsi="Times New Roman" w:cs="Times New Roman"/>
            <w:sz w:val="24"/>
            <w:szCs w:val="24"/>
          </w:rPr>
          <w:delText xml:space="preserve"> at the end of pregnancy </w:delText>
        </w:r>
      </w:del>
      <w:r w:rsidRPr="0074169B">
        <w:rPr>
          <w:rFonts w:ascii="Times New Roman" w:eastAsia="Times New Roman" w:hAnsi="Times New Roman" w:cs="Times New Roman"/>
          <w:sz w:val="24"/>
          <w:szCs w:val="24"/>
        </w:rPr>
        <w:t>(</w:t>
      </w:r>
      <w:proofErr w:type="spellStart"/>
      <w:ins w:id="299" w:author="Dave Bridges" w:date="2023-11-10T14:18:00Z">
        <w:r w:rsidR="007B5644">
          <w:rPr>
            <w:rFonts w:ascii="Times New Roman" w:eastAsia="Times New Roman" w:hAnsi="Times New Roman" w:cs="Times New Roman"/>
            <w:sz w:val="24"/>
            <w:szCs w:val="24"/>
          </w:rPr>
          <w:t>b</w:t>
        </w:r>
      </w:ins>
      <w:ins w:id="300" w:author="Dave Bridges" w:date="2023-11-10T14:20:00Z">
        <w:r w:rsidR="00666682" w:rsidRPr="00666682">
          <w:rPr>
            <w:rFonts w:ascii="Times New Roman" w:eastAsia="Times New Roman" w:hAnsi="Times New Roman" w:cs="Times New Roman"/>
            <w:sz w:val="24"/>
            <w:szCs w:val="24"/>
            <w:vertAlign w:val="subscript"/>
            <w:rPrChange w:id="301" w:author="Dave Bridges" w:date="2023-11-10T14:20:00Z">
              <w:rPr>
                <w:rFonts w:ascii="Times New Roman" w:eastAsia="Times New Roman" w:hAnsi="Times New Roman" w:cs="Times New Roman"/>
                <w:sz w:val="24"/>
                <w:szCs w:val="24"/>
              </w:rPr>
            </w:rPrChange>
          </w:rPr>
          <w:t>GWG</w:t>
        </w:r>
      </w:ins>
      <w:proofErr w:type="spellEnd"/>
      <w:ins w:id="302" w:author="Dave Bridges" w:date="2023-11-10T14:18:00Z">
        <w:r w:rsidR="007B5644">
          <w:rPr>
            <w:rFonts w:ascii="Times New Roman" w:eastAsia="Times New Roman" w:hAnsi="Times New Roman" w:cs="Times New Roman"/>
            <w:sz w:val="24"/>
            <w:szCs w:val="24"/>
          </w:rPr>
          <w:t>=0.0104 +/-</w:t>
        </w:r>
      </w:ins>
      <w:ins w:id="303" w:author="Dave Bridges" w:date="2023-11-10T14:19:00Z">
        <w:r w:rsidR="007B5644">
          <w:rPr>
            <w:rFonts w:ascii="Times New Roman" w:eastAsia="Times New Roman" w:hAnsi="Times New Roman" w:cs="Times New Roman"/>
            <w:sz w:val="24"/>
            <w:szCs w:val="24"/>
          </w:rPr>
          <w:t xml:space="preserve"> 0.0086, </w:t>
        </w:r>
      </w:ins>
      <w:r w:rsidRPr="0074169B">
        <w:rPr>
          <w:rFonts w:ascii="Times New Roman" w:eastAsia="Times New Roman" w:hAnsi="Times New Roman" w:cs="Times New Roman"/>
          <w:sz w:val="24"/>
          <w:szCs w:val="24"/>
        </w:rPr>
        <w:t>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0.</w:t>
      </w:r>
      <w:del w:id="304" w:author="Dave Bridges" w:date="2023-11-10T14:19:00Z">
        <w:r w:rsidRPr="0074169B" w:rsidDel="007B5644">
          <w:rPr>
            <w:rFonts w:ascii="Times New Roman" w:eastAsia="Times New Roman" w:hAnsi="Times New Roman" w:cs="Times New Roman"/>
            <w:sz w:val="24"/>
            <w:szCs w:val="24"/>
          </w:rPr>
          <w:delText>08</w:delText>
        </w:r>
      </w:del>
      <w:ins w:id="305" w:author="Dave Bridges" w:date="2023-11-10T14:19:00Z">
        <w:r w:rsidR="007B5644">
          <w:rPr>
            <w:rFonts w:ascii="Times New Roman" w:eastAsia="Times New Roman" w:hAnsi="Times New Roman" w:cs="Times New Roman"/>
            <w:sz w:val="24"/>
            <w:szCs w:val="24"/>
          </w:rPr>
          <w:t>226</w:t>
        </w:r>
      </w:ins>
      <w:del w:id="306" w:author="Dave Bridges" w:date="2023-11-10T14:20:00Z">
        <w:r w:rsidRPr="0074169B" w:rsidDel="00666682">
          <w:rPr>
            <w:rFonts w:ascii="Times New Roman" w:eastAsia="Times New Roman" w:hAnsi="Times New Roman" w:cs="Times New Roman"/>
            <w:sz w:val="24"/>
            <w:szCs w:val="24"/>
          </w:rPr>
          <w:delText>) (Table 5</w:delText>
        </w:r>
      </w:del>
      <w:r w:rsidRPr="0074169B">
        <w:rPr>
          <w:rFonts w:ascii="Times New Roman" w:eastAsia="Times New Roman" w:hAnsi="Times New Roman" w:cs="Times New Roman"/>
          <w:sz w:val="24"/>
          <w:szCs w:val="24"/>
        </w:rPr>
        <w:t xml:space="preserve">). </w:t>
      </w:r>
      <w:del w:id="307" w:author="Dave Bridges" w:date="2023-11-10T14:19:00Z">
        <w:r w:rsidRPr="0074169B" w:rsidDel="00666682">
          <w:rPr>
            <w:rFonts w:ascii="Times New Roman" w:eastAsia="Times New Roman" w:hAnsi="Times New Roman" w:cs="Times New Roman"/>
            <w:sz w:val="24"/>
            <w:szCs w:val="24"/>
          </w:rPr>
          <w:delText>Additionally</w:delText>
        </w:r>
      </w:del>
      <w:ins w:id="308" w:author="Dave Bridges" w:date="2023-11-10T14:19:00Z">
        <w:r w:rsidR="00666682">
          <w:rPr>
            <w:rFonts w:ascii="Times New Roman" w:eastAsia="Times New Roman" w:hAnsi="Times New Roman" w:cs="Times New Roman"/>
            <w:sz w:val="24"/>
            <w:szCs w:val="24"/>
          </w:rPr>
          <w:t xml:space="preserve">Based on our univariate </w:t>
        </w:r>
        <w:proofErr w:type="spellStart"/>
        <w:r w:rsidR="00666682">
          <w:rPr>
            <w:rFonts w:ascii="Times New Roman" w:eastAsia="Times New Roman" w:hAnsi="Times New Roman" w:cs="Times New Roman"/>
            <w:sz w:val="24"/>
            <w:szCs w:val="24"/>
          </w:rPr>
          <w:t>analsyes</w:t>
        </w:r>
        <w:proofErr w:type="spellEnd"/>
        <w:r w:rsidR="00666682">
          <w:rPr>
            <w:rFonts w:ascii="Times New Roman" w:eastAsia="Times New Roman" w:hAnsi="Times New Roman" w:cs="Times New Roman"/>
            <w:sz w:val="24"/>
            <w:szCs w:val="24"/>
          </w:rPr>
          <w:t>, we next added</w:t>
        </w:r>
      </w:ins>
      <w:del w:id="309" w:author="Dave Bridges" w:date="2023-11-10T14:19:00Z">
        <w:r w:rsidRPr="0074169B" w:rsidDel="00666682">
          <w:rPr>
            <w:rFonts w:ascii="Times New Roman" w:eastAsia="Times New Roman" w:hAnsi="Times New Roman" w:cs="Times New Roman"/>
            <w:sz w:val="24"/>
            <w:szCs w:val="24"/>
          </w:rPr>
          <w:delText>, when</w:delText>
        </w:r>
      </w:del>
      <w:r w:rsidRPr="0074169B">
        <w:rPr>
          <w:rFonts w:ascii="Times New Roman" w:eastAsia="Times New Roman" w:hAnsi="Times New Roman" w:cs="Times New Roman"/>
          <w:sz w:val="24"/>
          <w:szCs w:val="24"/>
        </w:rPr>
        <w:t xml:space="preserve"> income and race were added to the model, </w:t>
      </w:r>
      <w:del w:id="310" w:author="Dave Bridges" w:date="2023-11-10T14:20:00Z">
        <w:r w:rsidRPr="0074169B" w:rsidDel="00666682">
          <w:rPr>
            <w:rFonts w:ascii="Times New Roman" w:eastAsia="Times New Roman" w:hAnsi="Times New Roman" w:cs="Times New Roman"/>
            <w:sz w:val="24"/>
            <w:szCs w:val="24"/>
          </w:rPr>
          <w:delText xml:space="preserve">the estimate for GWG did </w:delText>
        </w:r>
        <w:r w:rsidR="00D430FA" w:rsidDel="00666682">
          <w:rPr>
            <w:rFonts w:ascii="Times New Roman" w:eastAsia="Times New Roman" w:hAnsi="Times New Roman" w:cs="Times New Roman"/>
            <w:sz w:val="24"/>
            <w:szCs w:val="24"/>
          </w:rPr>
          <w:delText>substantially</w:delText>
        </w:r>
        <w:r w:rsidRPr="0074169B" w:rsidDel="00666682">
          <w:rPr>
            <w:rFonts w:ascii="Times New Roman" w:eastAsia="Times New Roman" w:hAnsi="Times New Roman" w:cs="Times New Roman"/>
            <w:sz w:val="24"/>
            <w:szCs w:val="24"/>
          </w:rPr>
          <w:delText xml:space="preserve"> change </w:delText>
        </w:r>
        <w:r w:rsidR="000B6015" w:rsidDel="00666682">
          <w:rPr>
            <w:rFonts w:ascii="Times New Roman" w:eastAsia="Times New Roman" w:hAnsi="Times New Roman" w:cs="Times New Roman"/>
            <w:sz w:val="24"/>
            <w:szCs w:val="24"/>
          </w:rPr>
          <w:delText>and neither did the significance of the relationship</w:delText>
        </w:r>
      </w:del>
      <w:ins w:id="311" w:author="Dave Bridges" w:date="2023-11-10T14:20:00Z">
        <w:r w:rsidR="00666682">
          <w:rPr>
            <w:rFonts w:ascii="Times New Roman" w:eastAsia="Times New Roman" w:hAnsi="Times New Roman" w:cs="Times New Roman"/>
            <w:sz w:val="24"/>
            <w:szCs w:val="24"/>
          </w:rPr>
          <w:t>which had a negligible effect</w:t>
        </w:r>
      </w:ins>
      <w:r w:rsidRPr="0074169B">
        <w:rPr>
          <w:rFonts w:ascii="Times New Roman" w:eastAsia="Times New Roman" w:hAnsi="Times New Roman" w:cs="Times New Roman"/>
          <w:sz w:val="24"/>
          <w:szCs w:val="24"/>
        </w:rPr>
        <w:t xml:space="preserve"> (</w:t>
      </w:r>
      <w:proofErr w:type="spellStart"/>
      <w:ins w:id="312" w:author="Dave Bridges" w:date="2023-11-10T14:21:00Z">
        <w:r w:rsidR="00666682">
          <w:rPr>
            <w:rFonts w:ascii="Times New Roman" w:eastAsia="Times New Roman" w:hAnsi="Times New Roman" w:cs="Times New Roman"/>
            <w:sz w:val="24"/>
            <w:szCs w:val="24"/>
          </w:rPr>
          <w:t>b</w:t>
        </w:r>
        <w:r w:rsidR="00666682" w:rsidRPr="00CD29D8">
          <w:rPr>
            <w:rFonts w:ascii="Times New Roman" w:eastAsia="Times New Roman" w:hAnsi="Times New Roman" w:cs="Times New Roman"/>
            <w:sz w:val="24"/>
            <w:szCs w:val="24"/>
            <w:vertAlign w:val="subscript"/>
          </w:rPr>
          <w:t>GWG</w:t>
        </w:r>
        <w:proofErr w:type="spellEnd"/>
        <w:r w:rsidR="00666682">
          <w:rPr>
            <w:rFonts w:ascii="Times New Roman" w:eastAsia="Times New Roman" w:hAnsi="Times New Roman" w:cs="Times New Roman"/>
            <w:sz w:val="24"/>
            <w:szCs w:val="24"/>
          </w:rPr>
          <w:t>=0.01</w:t>
        </w:r>
        <w:r w:rsidR="00610EEB">
          <w:rPr>
            <w:rFonts w:ascii="Times New Roman" w:eastAsia="Times New Roman" w:hAnsi="Times New Roman" w:cs="Times New Roman"/>
            <w:sz w:val="24"/>
            <w:szCs w:val="24"/>
          </w:rPr>
          <w:t>18</w:t>
        </w:r>
        <w:r w:rsidR="00666682">
          <w:rPr>
            <w:rFonts w:ascii="Times New Roman" w:eastAsia="Times New Roman" w:hAnsi="Times New Roman" w:cs="Times New Roman"/>
            <w:sz w:val="24"/>
            <w:szCs w:val="24"/>
          </w:rPr>
          <w:t xml:space="preserve"> +/- 0.00</w:t>
        </w:r>
        <w:r w:rsidR="00610EEB">
          <w:rPr>
            <w:rFonts w:ascii="Times New Roman" w:eastAsia="Times New Roman" w:hAnsi="Times New Roman" w:cs="Times New Roman"/>
            <w:sz w:val="24"/>
            <w:szCs w:val="24"/>
          </w:rPr>
          <w:t xml:space="preserve">87; </w:t>
        </w:r>
      </w:ins>
      <w:r w:rsidRPr="0074169B">
        <w:rPr>
          <w:rFonts w:ascii="Times New Roman" w:eastAsia="Times New Roman" w:hAnsi="Times New Roman" w:cs="Times New Roman"/>
          <w:sz w:val="24"/>
          <w:szCs w:val="24"/>
        </w:rPr>
        <w:t>p =0.</w:t>
      </w:r>
      <w:del w:id="313" w:author="Dave Bridges" w:date="2023-11-10T14:21:00Z">
        <w:r w:rsidRPr="0074169B" w:rsidDel="00610EEB">
          <w:rPr>
            <w:rFonts w:ascii="Times New Roman" w:eastAsia="Times New Roman" w:hAnsi="Times New Roman" w:cs="Times New Roman"/>
            <w:sz w:val="24"/>
            <w:szCs w:val="24"/>
          </w:rPr>
          <w:delText>1</w:delText>
        </w:r>
      </w:del>
      <w:ins w:id="314" w:author="Dave Bridges" w:date="2023-11-10T14:21:00Z">
        <w:r w:rsidR="00610EEB">
          <w:rPr>
            <w:rFonts w:ascii="Times New Roman" w:eastAsia="Times New Roman" w:hAnsi="Times New Roman" w:cs="Times New Roman"/>
            <w:sz w:val="24"/>
            <w:szCs w:val="24"/>
          </w:rPr>
          <w:t>177</w:t>
        </w:r>
      </w:ins>
      <w:r w:rsidRPr="0074169B">
        <w:rPr>
          <w:rFonts w:ascii="Times New Roman" w:eastAsia="Times New Roman" w:hAnsi="Times New Roman" w:cs="Times New Roman"/>
          <w:sz w:val="24"/>
          <w:szCs w:val="24"/>
        </w:rPr>
        <w:t>)</w:t>
      </w:r>
      <w:ins w:id="315" w:author="Dave Bridges" w:date="2023-11-10T14:22:00Z">
        <w:r w:rsidR="00610EEB">
          <w:rPr>
            <w:rFonts w:ascii="Times New Roman" w:eastAsia="Times New Roman" w:hAnsi="Times New Roman" w:cs="Times New Roman"/>
            <w:sz w:val="24"/>
            <w:szCs w:val="24"/>
          </w:rPr>
          <w:t>.</w:t>
        </w:r>
      </w:ins>
      <w:del w:id="316" w:author="Dave Bridges" w:date="2023-11-10T14:22:00Z">
        <w:r w:rsidRPr="0074169B" w:rsidDel="00610EEB">
          <w:rPr>
            <w:rFonts w:ascii="Times New Roman" w:eastAsia="Times New Roman" w:hAnsi="Times New Roman" w:cs="Times New Roman"/>
            <w:sz w:val="24"/>
            <w:szCs w:val="24"/>
          </w:rPr>
          <w:delText xml:space="preserve"> </w:delText>
        </w:r>
      </w:del>
      <w:del w:id="317" w:author="Dave Bridges" w:date="2023-11-10T14:21:00Z">
        <w:r w:rsidRPr="0074169B" w:rsidDel="00610EEB">
          <w:rPr>
            <w:rFonts w:ascii="Times New Roman" w:eastAsia="Times New Roman" w:hAnsi="Times New Roman" w:cs="Times New Roman"/>
            <w:sz w:val="24"/>
            <w:szCs w:val="24"/>
          </w:rPr>
          <w:delText xml:space="preserve">(Table 5). </w:delText>
        </w:r>
      </w:del>
      <w:ins w:id="318" w:author="Dave Bridges" w:date="2023-11-10T14:21:00Z">
        <w:r w:rsidR="00610EEB">
          <w:rPr>
            <w:rFonts w:ascii="Times New Roman" w:eastAsia="Times New Roman" w:hAnsi="Times New Roman" w:cs="Times New Roman"/>
            <w:sz w:val="24"/>
            <w:szCs w:val="24"/>
          </w:rPr>
          <w:t xml:space="preserve">  </w:t>
        </w:r>
      </w:ins>
      <w:ins w:id="319" w:author="Dave Bridges" w:date="2023-11-10T14:22:00Z">
        <w:r w:rsidR="00610EEB">
          <w:rPr>
            <w:rFonts w:ascii="Times New Roman" w:eastAsia="Times New Roman" w:hAnsi="Times New Roman" w:cs="Times New Roman"/>
            <w:sz w:val="24"/>
            <w:szCs w:val="24"/>
          </w:rPr>
          <w:t>Given the association</w:t>
        </w:r>
      </w:ins>
      <w:ins w:id="320" w:author="Dave Bridges" w:date="2023-11-10T14:23:00Z">
        <w:r w:rsidR="00610EEB">
          <w:rPr>
            <w:rFonts w:ascii="Times New Roman" w:eastAsia="Times New Roman" w:hAnsi="Times New Roman" w:cs="Times New Roman"/>
            <w:sz w:val="24"/>
            <w:szCs w:val="24"/>
          </w:rPr>
          <w:t>s</w:t>
        </w:r>
      </w:ins>
      <w:ins w:id="321" w:author="Dave Bridges" w:date="2023-11-10T14:22:00Z">
        <w:r w:rsidR="00610EEB">
          <w:rPr>
            <w:rFonts w:ascii="Times New Roman" w:eastAsia="Times New Roman" w:hAnsi="Times New Roman" w:cs="Times New Roman"/>
            <w:sz w:val="24"/>
            <w:szCs w:val="24"/>
          </w:rPr>
          <w:t xml:space="preserve"> between BMI and both </w:t>
        </w:r>
      </w:ins>
      <w:ins w:id="322" w:author="Dave Bridges" w:date="2023-11-10T14:23:00Z">
        <w:r w:rsidR="00610EEB">
          <w:rPr>
            <w:rFonts w:ascii="Times New Roman" w:eastAsia="Times New Roman" w:hAnsi="Times New Roman" w:cs="Times New Roman"/>
            <w:sz w:val="24"/>
            <w:szCs w:val="24"/>
          </w:rPr>
          <w:t xml:space="preserve">gestational weight gain (Table 2) and </w:t>
        </w:r>
      </w:ins>
      <w:ins w:id="323" w:author="Dave Bridges" w:date="2023-11-10T14:22:00Z">
        <w:r w:rsidR="00610EEB">
          <w:rPr>
            <w:rFonts w:ascii="Times New Roman" w:eastAsia="Times New Roman" w:hAnsi="Times New Roman" w:cs="Times New Roman"/>
            <w:sz w:val="24"/>
            <w:szCs w:val="24"/>
          </w:rPr>
          <w:t>EDE-QS score (Table 3)</w:t>
        </w:r>
      </w:ins>
      <w:ins w:id="324" w:author="Dave Bridges" w:date="2023-11-10T14:23:00Z">
        <w:r w:rsidR="00610EEB">
          <w:rPr>
            <w:rFonts w:ascii="Times New Roman" w:eastAsia="Times New Roman" w:hAnsi="Times New Roman" w:cs="Times New Roman"/>
            <w:sz w:val="24"/>
            <w:szCs w:val="24"/>
          </w:rPr>
          <w:t>, we added BMI to our model to account for potential confounding</w:t>
        </w:r>
      </w:ins>
      <w:ins w:id="325" w:author="Dave Bridges" w:date="2023-11-10T14:24:00Z">
        <w:r w:rsidR="00610EEB">
          <w:rPr>
            <w:rFonts w:ascii="Times New Roman" w:eastAsia="Times New Roman" w:hAnsi="Times New Roman" w:cs="Times New Roman"/>
            <w:sz w:val="24"/>
            <w:szCs w:val="24"/>
          </w:rPr>
          <w:t xml:space="preserve">.  </w:t>
        </w:r>
      </w:ins>
      <w:del w:id="326" w:author="Dave Bridges" w:date="2023-11-10T14:24:00Z">
        <w:r w:rsidRPr="0074169B" w:rsidDel="00610EEB">
          <w:rPr>
            <w:rFonts w:ascii="Times New Roman" w:eastAsia="Times New Roman" w:hAnsi="Times New Roman" w:cs="Times New Roman"/>
            <w:sz w:val="24"/>
            <w:szCs w:val="24"/>
          </w:rPr>
          <w:delText xml:space="preserve">In the final model, BMI as a continuous variable was added. </w:delText>
        </w:r>
      </w:del>
      <w:del w:id="327" w:author="Dave Bridges" w:date="2023-11-10T14:25:00Z">
        <w:r w:rsidRPr="0074169B" w:rsidDel="00610EEB">
          <w:rPr>
            <w:rFonts w:ascii="Times New Roman" w:eastAsia="Times New Roman" w:hAnsi="Times New Roman" w:cs="Times New Roman"/>
            <w:sz w:val="24"/>
            <w:szCs w:val="24"/>
          </w:rPr>
          <w:delText>By</w:delText>
        </w:r>
      </w:del>
      <w:ins w:id="328" w:author="Dave Bridges" w:date="2023-11-10T14:25:00Z">
        <w:r w:rsidR="00610EEB">
          <w:rPr>
            <w:rFonts w:ascii="Times New Roman" w:eastAsia="Times New Roman" w:hAnsi="Times New Roman" w:cs="Times New Roman"/>
            <w:sz w:val="24"/>
            <w:szCs w:val="24"/>
          </w:rPr>
          <w:t>After</w:t>
        </w:r>
      </w:ins>
      <w:r w:rsidRPr="0074169B">
        <w:rPr>
          <w:rFonts w:ascii="Times New Roman" w:eastAsia="Times New Roman" w:hAnsi="Times New Roman" w:cs="Times New Roman"/>
          <w:sz w:val="24"/>
          <w:szCs w:val="24"/>
        </w:rPr>
        <w:t xml:space="preserve"> adding BMI as a </w:t>
      </w:r>
      <w:r w:rsidR="00F3027C" w:rsidRPr="0074169B">
        <w:rPr>
          <w:rFonts w:ascii="Times New Roman" w:eastAsia="Times New Roman" w:hAnsi="Times New Roman" w:cs="Times New Roman"/>
          <w:sz w:val="24"/>
          <w:szCs w:val="24"/>
        </w:rPr>
        <w:t>covariate</w:t>
      </w:r>
      <w:r w:rsidR="000B6015">
        <w:rPr>
          <w:rFonts w:ascii="Times New Roman" w:eastAsia="Times New Roman" w:hAnsi="Times New Roman" w:cs="Times New Roman"/>
          <w:sz w:val="24"/>
          <w:szCs w:val="24"/>
        </w:rPr>
        <w:t xml:space="preserve">, the </w:t>
      </w:r>
      <w:ins w:id="329" w:author="Dave Bridges" w:date="2023-11-10T14:25:00Z">
        <w:r w:rsidR="00610EEB">
          <w:rPr>
            <w:rFonts w:ascii="Times New Roman" w:eastAsia="Times New Roman" w:hAnsi="Times New Roman" w:cs="Times New Roman"/>
            <w:sz w:val="24"/>
            <w:szCs w:val="24"/>
          </w:rPr>
          <w:t xml:space="preserve">estimate for the </w:t>
        </w:r>
      </w:ins>
      <w:r w:rsidR="000B6015">
        <w:rPr>
          <w:rFonts w:ascii="Times New Roman" w:eastAsia="Times New Roman" w:hAnsi="Times New Roman" w:cs="Times New Roman"/>
          <w:sz w:val="24"/>
          <w:szCs w:val="24"/>
        </w:rPr>
        <w:t>beta coefficient of the relationship between GWG and EDE-QS increased from 0.</w:t>
      </w:r>
      <w:del w:id="330" w:author="Dave Bridges" w:date="2023-11-10T14:24:00Z">
        <w:r w:rsidR="000B6015" w:rsidDel="00610EEB">
          <w:rPr>
            <w:rFonts w:ascii="Times New Roman" w:eastAsia="Times New Roman" w:hAnsi="Times New Roman" w:cs="Times New Roman"/>
            <w:sz w:val="24"/>
            <w:szCs w:val="24"/>
          </w:rPr>
          <w:delText xml:space="preserve">016 </w:delText>
        </w:r>
      </w:del>
      <w:ins w:id="331" w:author="Dave Bridges" w:date="2023-11-10T14:24:00Z">
        <w:r w:rsidR="00610EEB">
          <w:rPr>
            <w:rFonts w:ascii="Times New Roman" w:eastAsia="Times New Roman" w:hAnsi="Times New Roman" w:cs="Times New Roman"/>
            <w:sz w:val="24"/>
            <w:szCs w:val="24"/>
          </w:rPr>
          <w:t xml:space="preserve">0118 </w:t>
        </w:r>
      </w:ins>
      <w:r w:rsidR="000B6015">
        <w:rPr>
          <w:rFonts w:ascii="Times New Roman" w:eastAsia="Times New Roman" w:hAnsi="Times New Roman" w:cs="Times New Roman"/>
          <w:sz w:val="24"/>
          <w:szCs w:val="24"/>
        </w:rPr>
        <w:t xml:space="preserve">to </w:t>
      </w:r>
      <w:r w:rsidRPr="0074169B">
        <w:rPr>
          <w:rFonts w:ascii="Times New Roman" w:eastAsia="Times New Roman" w:hAnsi="Times New Roman" w:cs="Times New Roman"/>
          <w:sz w:val="24"/>
          <w:szCs w:val="24"/>
        </w:rPr>
        <w:t>0.</w:t>
      </w:r>
      <w:del w:id="332" w:author="Dave Bridges" w:date="2023-11-10T14:24:00Z">
        <w:r w:rsidRPr="0074169B" w:rsidDel="00610EEB">
          <w:rPr>
            <w:rFonts w:ascii="Times New Roman" w:eastAsia="Times New Roman" w:hAnsi="Times New Roman" w:cs="Times New Roman"/>
            <w:sz w:val="24"/>
            <w:szCs w:val="24"/>
          </w:rPr>
          <w:delText xml:space="preserve">0281 </w:delText>
        </w:r>
      </w:del>
      <w:ins w:id="333" w:author="Dave Bridges" w:date="2023-11-10T14:24:00Z">
        <w:r w:rsidR="00610EEB">
          <w:rPr>
            <w:rFonts w:ascii="Times New Roman" w:eastAsia="Times New Roman" w:hAnsi="Times New Roman" w:cs="Times New Roman"/>
            <w:sz w:val="24"/>
            <w:szCs w:val="24"/>
          </w:rPr>
          <w:t>286</w:t>
        </w:r>
      </w:ins>
      <w:del w:id="334" w:author="Dave Bridges" w:date="2023-11-10T14:24:00Z">
        <w:r w:rsidR="00670F88" w:rsidRPr="0074169B" w:rsidDel="00610EEB">
          <w:rPr>
            <w:rFonts w:ascii="Times New Roman" w:eastAsia="Times New Roman" w:hAnsi="Times New Roman" w:cs="Times New Roman"/>
            <w:sz w:val="24"/>
            <w:szCs w:val="24"/>
          </w:rPr>
          <w:delText>(</w:delText>
        </w:r>
        <w:r w:rsidR="00670F88" w:rsidDel="00610EEB">
          <w:rPr>
            <w:rFonts w:ascii="Times New Roman" w:eastAsia="Times New Roman" w:hAnsi="Times New Roman" w:cs="Times New Roman"/>
            <w:sz w:val="24"/>
            <w:szCs w:val="24"/>
          </w:rPr>
          <w:delText>95</w:delText>
        </w:r>
        <w:r w:rsidR="000B6015" w:rsidDel="00610EEB">
          <w:rPr>
            <w:rFonts w:ascii="Times New Roman" w:eastAsia="Times New Roman" w:hAnsi="Times New Roman" w:cs="Times New Roman"/>
            <w:sz w:val="24"/>
            <w:szCs w:val="24"/>
          </w:rPr>
          <w:delText xml:space="preserve">% CI </w:delText>
        </w:r>
        <w:r w:rsidRPr="0074169B" w:rsidDel="00610EEB">
          <w:rPr>
            <w:rFonts w:ascii="Times New Roman" w:eastAsia="Times New Roman" w:hAnsi="Times New Roman" w:cs="Times New Roman"/>
            <w:sz w:val="24"/>
            <w:szCs w:val="24"/>
          </w:rPr>
          <w:delText>1.01-1.05</w:delText>
        </w:r>
        <w:r w:rsidR="00F3027C" w:rsidRPr="0074169B" w:rsidDel="00610EEB">
          <w:rPr>
            <w:rFonts w:ascii="Times New Roman" w:eastAsia="Times New Roman" w:hAnsi="Times New Roman" w:cs="Times New Roman"/>
            <w:sz w:val="24"/>
            <w:szCs w:val="24"/>
          </w:rPr>
          <w:delText>) and</w:delText>
        </w:r>
        <w:r w:rsidRPr="0074169B" w:rsidDel="00610EEB">
          <w:rPr>
            <w:rFonts w:ascii="Times New Roman" w:eastAsia="Times New Roman" w:hAnsi="Times New Roman" w:cs="Times New Roman"/>
            <w:sz w:val="24"/>
            <w:szCs w:val="24"/>
          </w:rPr>
          <w:delText xml:space="preserve"> the p-value </w:delText>
        </w:r>
        <w:r w:rsidR="000B6015" w:rsidDel="00610EEB">
          <w:rPr>
            <w:rFonts w:ascii="Times New Roman" w:eastAsia="Times New Roman" w:hAnsi="Times New Roman" w:cs="Times New Roman"/>
            <w:sz w:val="24"/>
            <w:szCs w:val="24"/>
          </w:rPr>
          <w:delText xml:space="preserve">also decreased relative to prior models (now </w:delText>
        </w:r>
        <w:r w:rsidRPr="0074169B" w:rsidDel="00610EEB">
          <w:rPr>
            <w:rFonts w:ascii="Times New Roman" w:eastAsia="Times New Roman" w:hAnsi="Times New Roman" w:cs="Times New Roman"/>
            <w:sz w:val="24"/>
            <w:szCs w:val="24"/>
          </w:rPr>
          <w:delText>p=0.006) (Table 5)</w:delText>
        </w:r>
      </w:del>
      <w:ins w:id="335" w:author="Dave Bridges" w:date="2023-11-10T14:24:00Z">
        <w:r w:rsidR="00610EEB">
          <w:rPr>
            <w:rFonts w:ascii="Times New Roman" w:eastAsia="Times New Roman" w:hAnsi="Times New Roman" w:cs="Times New Roman"/>
            <w:sz w:val="24"/>
            <w:szCs w:val="24"/>
          </w:rPr>
          <w:t xml:space="preserve"> (p</w:t>
        </w:r>
      </w:ins>
      <w:ins w:id="336" w:author="Dave Bridges" w:date="2023-11-10T14:25:00Z">
        <w:r w:rsidR="00610EEB">
          <w:rPr>
            <w:rFonts w:ascii="Times New Roman" w:eastAsia="Times New Roman" w:hAnsi="Times New Roman" w:cs="Times New Roman"/>
            <w:sz w:val="24"/>
            <w:szCs w:val="24"/>
          </w:rPr>
          <w:t>=0.0032)</w:t>
        </w:r>
      </w:ins>
      <w:r w:rsidRPr="0074169B">
        <w:rPr>
          <w:rFonts w:ascii="Times New Roman" w:eastAsia="Times New Roman" w:hAnsi="Times New Roman" w:cs="Times New Roman"/>
          <w:sz w:val="24"/>
          <w:szCs w:val="24"/>
        </w:rPr>
        <w:t xml:space="preserve">. In other words,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difference in GWG was associated with a </w:t>
      </w:r>
      <w:del w:id="337" w:author="Dave Bridges" w:date="2023-11-10T14:26:00Z">
        <w:r w:rsidRPr="0074169B" w:rsidDel="00610EEB">
          <w:rPr>
            <w:rFonts w:ascii="Times New Roman" w:eastAsia="Times New Roman" w:hAnsi="Times New Roman" w:cs="Times New Roman"/>
            <w:sz w:val="24"/>
            <w:szCs w:val="24"/>
          </w:rPr>
          <w:delText>32</w:delText>
        </w:r>
      </w:del>
      <w:ins w:id="338" w:author="Dave Bridges" w:date="2023-11-10T14:26:00Z">
        <w:r w:rsidR="00610EEB">
          <w:rPr>
            <w:rFonts w:ascii="Times New Roman" w:eastAsia="Times New Roman" w:hAnsi="Times New Roman" w:cs="Times New Roman"/>
            <w:sz w:val="24"/>
            <w:szCs w:val="24"/>
          </w:rPr>
          <w:t>29</w:t>
        </w:r>
      </w:ins>
      <w:r w:rsidRPr="0074169B">
        <w:rPr>
          <w:rFonts w:ascii="Times New Roman" w:eastAsia="Times New Roman" w:hAnsi="Times New Roman" w:cs="Times New Roman"/>
          <w:sz w:val="24"/>
          <w:szCs w:val="24"/>
        </w:rPr>
        <w:t xml:space="preserve">% increase in disordered eating at trimester 3. Forest plots comparing the various unadjusted and </w:t>
      </w:r>
      <w:r w:rsidR="00F3027C" w:rsidRPr="0074169B">
        <w:rPr>
          <w:rFonts w:ascii="Times New Roman" w:eastAsia="Times New Roman" w:hAnsi="Times New Roman" w:cs="Times New Roman"/>
          <w:sz w:val="24"/>
          <w:szCs w:val="24"/>
        </w:rPr>
        <w:t>adjusted models</w:t>
      </w:r>
      <w:r w:rsidRPr="0074169B">
        <w:rPr>
          <w:rFonts w:ascii="Times New Roman" w:eastAsia="Times New Roman" w:hAnsi="Times New Roman" w:cs="Times New Roman"/>
          <w:sz w:val="24"/>
          <w:szCs w:val="24"/>
        </w:rPr>
        <w:t xml:space="preserve"> are illustrated in Figure 3.</w:t>
      </w:r>
      <w:r w:rsidR="00670F88">
        <w:rPr>
          <w:rFonts w:ascii="Times New Roman" w:eastAsia="Times New Roman" w:hAnsi="Times New Roman" w:cs="Times New Roman"/>
          <w:sz w:val="24"/>
          <w:szCs w:val="24"/>
        </w:rPr>
        <w:t xml:space="preserve"> A graphical depiction of model 4 can be seen in Figure 4. </w:t>
      </w:r>
    </w:p>
    <w:p w14:paraId="582831C4" w14:textId="74350779" w:rsidR="00F83712" w:rsidRDefault="00F83712">
      <w:pPr>
        <w:pStyle w:val="Standard"/>
        <w:rPr>
          <w:rFonts w:ascii="Times New Roman" w:eastAsia="Times New Roman" w:hAnsi="Times New Roman" w:cs="Times New Roman"/>
        </w:rPr>
      </w:pPr>
    </w:p>
    <w:p w14:paraId="018A4B9B" w14:textId="583F342D" w:rsidR="00F3027C" w:rsidRDefault="00F3027C">
      <w:pPr>
        <w:pStyle w:val="Standard"/>
        <w:rPr>
          <w:rFonts w:ascii="Times New Roman" w:eastAsia="Times New Roman" w:hAnsi="Times New Roman" w:cs="Times New Roman"/>
        </w:rPr>
      </w:pPr>
    </w:p>
    <w:p w14:paraId="1014EFCD" w14:textId="43871657" w:rsidR="00F3027C" w:rsidRDefault="00F3027C">
      <w:pPr>
        <w:pStyle w:val="Standard"/>
        <w:rPr>
          <w:rFonts w:ascii="Times New Roman" w:eastAsia="Times New Roman" w:hAnsi="Times New Roman" w:cs="Times New Roman"/>
        </w:rPr>
      </w:pPr>
    </w:p>
    <w:p w14:paraId="50F6DACF" w14:textId="1755B743" w:rsidR="00F3027C" w:rsidRDefault="00F3027C">
      <w:pPr>
        <w:pStyle w:val="Standard"/>
        <w:rPr>
          <w:rFonts w:ascii="Times New Roman" w:eastAsia="Times New Roman" w:hAnsi="Times New Roman" w:cs="Times New Roman"/>
        </w:rPr>
      </w:pPr>
    </w:p>
    <w:p w14:paraId="190A1914" w14:textId="269855C6" w:rsidR="00F83712" w:rsidRDefault="00F83712">
      <w:pPr>
        <w:pStyle w:val="Standard"/>
      </w:pPr>
    </w:p>
    <w:p w14:paraId="79AFC5BF" w14:textId="49E6875E" w:rsidR="0074169B" w:rsidRDefault="00BA348E">
      <w:pPr>
        <w:pStyle w:val="Standard"/>
      </w:pPr>
      <w:r>
        <w:rPr>
          <w:rFonts w:ascii="Times New Roman" w:eastAsia="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6BFF6E7F" wp14:editId="5BB63299">
                <wp:simplePos x="0" y="0"/>
                <wp:positionH relativeFrom="column">
                  <wp:posOffset>-100330</wp:posOffset>
                </wp:positionH>
                <wp:positionV relativeFrom="paragraph">
                  <wp:posOffset>274955</wp:posOffset>
                </wp:positionV>
                <wp:extent cx="6144260" cy="2192020"/>
                <wp:effectExtent l="0" t="0" r="2540" b="5080"/>
                <wp:wrapThrough wrapText="bothSides">
                  <wp:wrapPolygon edited="0">
                    <wp:start x="0" y="0"/>
                    <wp:lineTo x="0" y="21525"/>
                    <wp:lineTo x="21564" y="21525"/>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144260" cy="2192020"/>
                        </a:xfrm>
                        <a:prstGeom prst="rect">
                          <a:avLst/>
                        </a:prstGeom>
                        <a:solidFill>
                          <a:schemeClr val="lt1"/>
                        </a:solidFill>
                        <a:ln w="6350">
                          <a:noFill/>
                        </a:ln>
                      </wps:spPr>
                      <wps:txbx>
                        <w:txbxContent>
                          <w:p w14:paraId="3B0DDEF2" w14:textId="77777777" w:rsidR="00AF1ED5" w:rsidRDefault="00AF1ED5"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22"/>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AF1ED5" w:rsidRDefault="00AF1ED5"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Pr>
                                <w:rFonts w:ascii="Times New Roman" w:hAnsi="Times New Roman" w:cs="Times New Roman"/>
                              </w:rPr>
                              <w:t xml:space="preserve"> using negative binomial generalized linear modeling.</w:t>
                            </w:r>
                          </w:p>
                          <w:p w14:paraId="37B9A6B0" w14:textId="16EEDA35" w:rsidR="00AF1ED5" w:rsidRPr="0023435C" w:rsidRDefault="00AF1ED5" w:rsidP="00F3027C">
                            <w:pPr>
                              <w:rPr>
                                <w:rFonts w:ascii="Times New Roman" w:hAnsi="Times New Roman" w:cs="Times New Roman"/>
                              </w:rPr>
                            </w:pPr>
                            <w:r>
                              <w:rPr>
                                <w:rFonts w:ascii="Times New Roman" w:hAnsi="Times New Roman" w:cs="Times New Roman"/>
                              </w:rPr>
                              <w:t>P-value &lt;0.05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F6E7F" id="Text Box 24" o:spid="_x0000_s1037" type="#_x0000_t202" style="position:absolute;margin-left:-7.9pt;margin-top:21.65pt;width:483.8pt;height:17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" fillcolor="white [3201]" stroked="f" strokeweight=".5pt">
                <v:textbox>
                  <w:txbxContent>
                    <w:p w14:paraId="3B0DDEF2" w14:textId="77777777" w:rsidR="00AF1ED5" w:rsidRDefault="00AF1ED5"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23"/>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AF1ED5" w:rsidRDefault="00AF1ED5"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Pr>
                          <w:rFonts w:ascii="Times New Roman" w:hAnsi="Times New Roman" w:cs="Times New Roman"/>
                        </w:rPr>
                        <w:t xml:space="preserve"> using negative binomial generalized linear modeling.</w:t>
                      </w:r>
                    </w:p>
                    <w:p w14:paraId="37B9A6B0" w14:textId="16EEDA35" w:rsidR="00AF1ED5" w:rsidRPr="0023435C" w:rsidRDefault="00AF1ED5" w:rsidP="00F3027C">
                      <w:pPr>
                        <w:rPr>
                          <w:rFonts w:ascii="Times New Roman" w:hAnsi="Times New Roman" w:cs="Times New Roman"/>
                        </w:rPr>
                      </w:pPr>
                      <w:r>
                        <w:rPr>
                          <w:rFonts w:ascii="Times New Roman" w:hAnsi="Times New Roman" w:cs="Times New Roman"/>
                        </w:rPr>
                        <w:t>P-value &lt;0.05 are bolded.</w:t>
                      </w:r>
                    </w:p>
                  </w:txbxContent>
                </v:textbox>
                <w10:wrap type="through"/>
              </v:shape>
            </w:pict>
          </mc:Fallback>
        </mc:AlternateContent>
      </w:r>
    </w:p>
    <w:p w14:paraId="713503D7" w14:textId="3070D1C9" w:rsidR="0074169B" w:rsidRDefault="00BA348E">
      <w:pPr>
        <w:pStyle w:val="Standard"/>
      </w:pP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0DB00E67" wp14:editId="7F83896E">
                <wp:simplePos x="0" y="0"/>
                <wp:positionH relativeFrom="column">
                  <wp:posOffset>-109855</wp:posOffset>
                </wp:positionH>
                <wp:positionV relativeFrom="paragraph">
                  <wp:posOffset>2237613</wp:posOffset>
                </wp:positionV>
                <wp:extent cx="6144260" cy="4340225"/>
                <wp:effectExtent l="0" t="0" r="2540" b="3175"/>
                <wp:wrapThrough wrapText="bothSides">
                  <wp:wrapPolygon edited="0">
                    <wp:start x="0" y="0"/>
                    <wp:lineTo x="0" y="21553"/>
                    <wp:lineTo x="21564" y="21553"/>
                    <wp:lineTo x="2156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6144260" cy="4340225"/>
                        </a:xfrm>
                        <a:prstGeom prst="rect">
                          <a:avLst/>
                        </a:prstGeom>
                        <a:solidFill>
                          <a:schemeClr val="lt1"/>
                        </a:solidFill>
                        <a:ln w="6350">
                          <a:noFill/>
                        </a:ln>
                      </wps:spPr>
                      <wps:txbx>
                        <w:txbxContent>
                          <w:p w14:paraId="2AC6BFAC" w14:textId="77777777" w:rsidR="00AF1ED5" w:rsidRDefault="00AF1ED5"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24"/>
                                          <a:srcRect l="5316"/>
                                          <a:stretch>
                                            <a:fillRect/>
                                          </a:stretch>
                                        </pic:blipFill>
                                        <pic:spPr>
                                          <a:xfrm>
                                            <a:off x="0" y="0"/>
                                            <a:ext cx="5710801" cy="3598419"/>
                                          </a:xfrm>
                                          <a:prstGeom prst="rect">
                                            <a:avLst/>
                                          </a:prstGeom>
                                          <a:ln/>
                                        </pic:spPr>
                                      </pic:pic>
                                    </a:graphicData>
                                  </a:graphic>
                                </wp:inline>
                              </w:drawing>
                            </w:r>
                          </w:p>
                          <w:p w14:paraId="25B4007A" w14:textId="77777777" w:rsidR="00AF1ED5" w:rsidRPr="00DD749D" w:rsidRDefault="00AF1ED5"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00E67" id="Text Box 27" o:spid="_x0000_s1038" type="#_x0000_t202" style="position:absolute;margin-left:-8.65pt;margin-top:176.2pt;width:483.8pt;height:34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" fillcolor="white [3201]" stroked="f" strokeweight=".5pt">
                <v:textbox>
                  <w:txbxContent>
                    <w:p w14:paraId="2AC6BFAC" w14:textId="77777777" w:rsidR="00AF1ED5" w:rsidRDefault="00AF1ED5"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25"/>
                                    <a:srcRect l="5316"/>
                                    <a:stretch>
                                      <a:fillRect/>
                                    </a:stretch>
                                  </pic:blipFill>
                                  <pic:spPr>
                                    <a:xfrm>
                                      <a:off x="0" y="0"/>
                                      <a:ext cx="5710801" cy="3598419"/>
                                    </a:xfrm>
                                    <a:prstGeom prst="rect">
                                      <a:avLst/>
                                    </a:prstGeom>
                                    <a:ln/>
                                  </pic:spPr>
                                </pic:pic>
                              </a:graphicData>
                            </a:graphic>
                          </wp:inline>
                        </w:drawing>
                      </w:r>
                    </w:p>
                    <w:p w14:paraId="25B4007A" w14:textId="77777777" w:rsidR="00AF1ED5" w:rsidRPr="00DD749D" w:rsidRDefault="00AF1ED5"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v:textbox>
                <w10:wrap type="through"/>
              </v:shape>
            </w:pict>
          </mc:Fallback>
        </mc:AlternateContent>
      </w:r>
    </w:p>
    <w:p w14:paraId="26830632" w14:textId="77777777" w:rsidR="00BA348E" w:rsidRDefault="00BA348E">
      <w:pPr>
        <w:pStyle w:val="Standard"/>
        <w:rPr>
          <w:rFonts w:ascii="Times New Roman" w:eastAsia="Times New Roman" w:hAnsi="Times New Roman" w:cs="Times New Roman"/>
          <w:b/>
          <w:sz w:val="24"/>
          <w:szCs w:val="24"/>
          <w:u w:val="single"/>
        </w:rPr>
      </w:pPr>
    </w:p>
    <w:p w14:paraId="68DA2584" w14:textId="77777777" w:rsidR="00BA348E" w:rsidRDefault="00BA348E">
      <w:pPr>
        <w:pStyle w:val="Standard"/>
        <w:rPr>
          <w:rFonts w:ascii="Times New Roman" w:eastAsia="Times New Roman" w:hAnsi="Times New Roman" w:cs="Times New Roman"/>
          <w:b/>
          <w:sz w:val="24"/>
          <w:szCs w:val="24"/>
          <w:u w:val="single"/>
        </w:rPr>
      </w:pPr>
    </w:p>
    <w:p w14:paraId="4CB9E26E" w14:textId="77777777" w:rsidR="00BA348E" w:rsidRDefault="00BA348E">
      <w:pPr>
        <w:pStyle w:val="Standard"/>
        <w:rPr>
          <w:rFonts w:ascii="Times New Roman" w:eastAsia="Times New Roman" w:hAnsi="Times New Roman" w:cs="Times New Roman"/>
          <w:b/>
          <w:sz w:val="24"/>
          <w:szCs w:val="24"/>
          <w:u w:val="single"/>
        </w:rPr>
      </w:pPr>
    </w:p>
    <w:p w14:paraId="68C4CB8E" w14:textId="77777777" w:rsidR="00BA348E" w:rsidRDefault="00BA348E">
      <w:pPr>
        <w:pStyle w:val="Standard"/>
        <w:rPr>
          <w:rFonts w:ascii="Times New Roman" w:eastAsia="Times New Roman" w:hAnsi="Times New Roman" w:cs="Times New Roman"/>
          <w:b/>
          <w:sz w:val="24"/>
          <w:szCs w:val="24"/>
          <w:u w:val="single"/>
        </w:rPr>
      </w:pPr>
    </w:p>
    <w:p w14:paraId="0AF92E2F" w14:textId="77777777" w:rsidR="00BA348E" w:rsidRDefault="00BA348E">
      <w:pPr>
        <w:pStyle w:val="Standard"/>
        <w:rPr>
          <w:rFonts w:ascii="Times New Roman" w:eastAsia="Times New Roman" w:hAnsi="Times New Roman" w:cs="Times New Roman"/>
          <w:b/>
          <w:sz w:val="24"/>
          <w:szCs w:val="24"/>
          <w:u w:val="single"/>
        </w:rPr>
      </w:pPr>
    </w:p>
    <w:p w14:paraId="39B4DB6B" w14:textId="77777777" w:rsidR="00BA348E" w:rsidRDefault="00BA348E">
      <w:pPr>
        <w:pStyle w:val="Standard"/>
        <w:rPr>
          <w:rFonts w:ascii="Times New Roman" w:eastAsia="Times New Roman" w:hAnsi="Times New Roman" w:cs="Times New Roman"/>
          <w:b/>
          <w:sz w:val="24"/>
          <w:szCs w:val="24"/>
          <w:u w:val="single"/>
        </w:rPr>
      </w:pPr>
    </w:p>
    <w:p w14:paraId="760C99DE" w14:textId="414CC00D" w:rsidR="00BA348E" w:rsidRDefault="00C90C25">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590A448D" wp14:editId="260C89ED">
                <wp:simplePos x="0" y="0"/>
                <wp:positionH relativeFrom="column">
                  <wp:posOffset>-133350</wp:posOffset>
                </wp:positionH>
                <wp:positionV relativeFrom="paragraph">
                  <wp:posOffset>200025</wp:posOffset>
                </wp:positionV>
                <wp:extent cx="6106795" cy="3990975"/>
                <wp:effectExtent l="0" t="0" r="1905" b="0"/>
                <wp:wrapThrough wrapText="bothSides">
                  <wp:wrapPolygon edited="0">
                    <wp:start x="0" y="0"/>
                    <wp:lineTo x="0" y="21514"/>
                    <wp:lineTo x="21562" y="21514"/>
                    <wp:lineTo x="21562"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106795" cy="3990975"/>
                        </a:xfrm>
                        <a:prstGeom prst="rect">
                          <a:avLst/>
                        </a:prstGeom>
                        <a:solidFill>
                          <a:schemeClr val="lt1"/>
                        </a:solidFill>
                        <a:ln w="6350">
                          <a:noFill/>
                        </a:ln>
                      </wps:spPr>
                      <wps:txbx>
                        <w:txbxContent>
                          <w:p w14:paraId="29350B28" w14:textId="77777777" w:rsidR="00AF1ED5" w:rsidRPr="00CC2559" w:rsidRDefault="00AF1ED5"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AF1ED5" w:rsidRDefault="00AF1ED5"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Pr>
                                <w:rFonts w:ascii="Times New Roman" w:hAnsi="Times New Roman" w:cs="Times New Roman"/>
                              </w:rPr>
                              <w:t xml:space="preserve">Negative binomial generalized linear adjusted model of the </w:t>
                            </w:r>
                            <w:r w:rsidRPr="00CC2559">
                              <w:rPr>
                                <w:rFonts w:ascii="Times New Roman" w:hAnsi="Times New Roman" w:cs="Times New Roman"/>
                              </w:rPr>
                              <w:t>association between GWG and EDE-QS scores at trimester 3.</w:t>
                            </w:r>
                          </w:p>
                          <w:p w14:paraId="19CDD578" w14:textId="2A667F8F" w:rsidR="00AF1ED5" w:rsidRDefault="00AF1ED5" w:rsidP="00F3027C">
                            <w:pPr>
                              <w:rPr>
                                <w:rFonts w:ascii="Times New Roman" w:hAnsi="Times New Roman" w:cs="Times New Roman"/>
                              </w:rPr>
                            </w:pPr>
                            <w:r>
                              <w:rPr>
                                <w:rFonts w:ascii="Times New Roman" w:hAnsi="Times New Roman" w:cs="Times New Roman"/>
                              </w:rPr>
                              <w:t xml:space="preserve">*Model 4 graphed </w:t>
                            </w:r>
                          </w:p>
                          <w:p w14:paraId="51B337A3" w14:textId="3EBD168D" w:rsidR="00AF1ED5" w:rsidRPr="00CC2559" w:rsidRDefault="00AF1ED5" w:rsidP="00F3027C">
                            <w:pPr>
                              <w:rPr>
                                <w:rFonts w:ascii="Times New Roman" w:hAnsi="Times New Roman" w:cs="Times New Roman"/>
                              </w:rPr>
                            </w:pPr>
                            <w:r>
                              <w:rPr>
                                <w:rFonts w:ascii="Times New Roman" w:hAnsi="Times New Roman" w:cs="Times New Roman"/>
                              </w:rPr>
                              <w:t>*Blue doted lines represent the 95% 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448D" id="Text Box 7" o:spid="_x0000_s1039" type="#_x0000_t202" style="position:absolute;margin-left:-10.5pt;margin-top:15.75pt;width:480.85pt;height:3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" fillcolor="white [3201]" stroked="f" strokeweight=".5pt">
                <v:textbox>
                  <w:txbxContent>
                    <w:p w14:paraId="29350B28" w14:textId="77777777" w:rsidR="00AF1ED5" w:rsidRPr="00CC2559" w:rsidRDefault="00AF1ED5"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AF1ED5" w:rsidRDefault="00AF1ED5"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Pr>
                          <w:rFonts w:ascii="Times New Roman" w:hAnsi="Times New Roman" w:cs="Times New Roman"/>
                        </w:rPr>
                        <w:t xml:space="preserve">Negative binomial generalized linear adjusted model of the </w:t>
                      </w:r>
                      <w:r w:rsidRPr="00CC2559">
                        <w:rPr>
                          <w:rFonts w:ascii="Times New Roman" w:hAnsi="Times New Roman" w:cs="Times New Roman"/>
                        </w:rPr>
                        <w:t>association between GWG and EDE-QS scores at trimester 3.</w:t>
                      </w:r>
                    </w:p>
                    <w:p w14:paraId="19CDD578" w14:textId="2A667F8F" w:rsidR="00AF1ED5" w:rsidRDefault="00AF1ED5" w:rsidP="00F3027C">
                      <w:pPr>
                        <w:rPr>
                          <w:rFonts w:ascii="Times New Roman" w:hAnsi="Times New Roman" w:cs="Times New Roman"/>
                        </w:rPr>
                      </w:pPr>
                      <w:r>
                        <w:rPr>
                          <w:rFonts w:ascii="Times New Roman" w:hAnsi="Times New Roman" w:cs="Times New Roman"/>
                        </w:rPr>
                        <w:t xml:space="preserve">*Model 4 graphed </w:t>
                      </w:r>
                    </w:p>
                    <w:p w14:paraId="51B337A3" w14:textId="3EBD168D" w:rsidR="00AF1ED5" w:rsidRPr="00CC2559" w:rsidRDefault="00AF1ED5" w:rsidP="00F3027C">
                      <w:pPr>
                        <w:rPr>
                          <w:rFonts w:ascii="Times New Roman" w:hAnsi="Times New Roman" w:cs="Times New Roman"/>
                        </w:rPr>
                      </w:pPr>
                      <w:r>
                        <w:rPr>
                          <w:rFonts w:ascii="Times New Roman" w:hAnsi="Times New Roman" w:cs="Times New Roman"/>
                        </w:rPr>
                        <w:t>*Blue doted lines represent the 95% CI</w:t>
                      </w:r>
                    </w:p>
                  </w:txbxContent>
                </v:textbox>
                <w10:wrap type="through"/>
              </v:shape>
            </w:pict>
          </mc:Fallback>
        </mc:AlternateContent>
      </w:r>
    </w:p>
    <w:p w14:paraId="3370C4D2" w14:textId="6F26DF2D"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A Greater Association Between GWG and Disordered Eating Among Individuals with Aligned GWG</w:t>
      </w:r>
    </w:p>
    <w:p w14:paraId="1D64BA80" w14:textId="77777777" w:rsidR="006B4A81" w:rsidRDefault="0074169B">
      <w:pPr>
        <w:pStyle w:val="Standard"/>
        <w:rPr>
          <w:ins w:id="339" w:author="Dave Bridges" w:date="2023-11-10T14:54:00Z"/>
          <w:rFonts w:ascii="Times New Roman" w:eastAsia="Times New Roman" w:hAnsi="Times New Roman" w:cs="Times New Roman"/>
          <w:sz w:val="24"/>
          <w:szCs w:val="24"/>
        </w:rPr>
      </w:pPr>
      <w:r w:rsidRPr="0074169B">
        <w:rPr>
          <w:rFonts w:ascii="Times New Roman" w:eastAsia="Times New Roman" w:hAnsi="Times New Roman" w:cs="Times New Roman"/>
          <w:b/>
          <w:sz w:val="24"/>
          <w:szCs w:val="24"/>
        </w:rPr>
        <w:tab/>
      </w:r>
      <w:r w:rsidR="000B6015">
        <w:rPr>
          <w:rFonts w:ascii="Times New Roman" w:eastAsia="Times New Roman" w:hAnsi="Times New Roman" w:cs="Times New Roman"/>
          <w:bCs/>
          <w:sz w:val="24"/>
          <w:szCs w:val="24"/>
        </w:rPr>
        <w:t xml:space="preserve">As alignment of participant’s GWG with their expected GWG was significantly associated with their actual GWG, but not their EDE-QS scores, misalignment was added as a precision covariate to the final adjusted model (Table 5). </w:t>
      </w:r>
      <w:r w:rsidRPr="0074169B">
        <w:rPr>
          <w:rFonts w:ascii="Times New Roman" w:eastAsia="Times New Roman" w:hAnsi="Times New Roman" w:cs="Times New Roman"/>
          <w:sz w:val="24"/>
          <w:szCs w:val="24"/>
        </w:rPr>
        <w:t xml:space="preserve">When </w:t>
      </w:r>
      <w:r w:rsidR="000B6015">
        <w:rPr>
          <w:rFonts w:ascii="Times New Roman" w:eastAsia="Times New Roman" w:hAnsi="Times New Roman" w:cs="Times New Roman"/>
          <w:sz w:val="24"/>
          <w:szCs w:val="24"/>
        </w:rPr>
        <w:t xml:space="preserve">this is </w:t>
      </w:r>
      <w:r w:rsidRPr="0074169B">
        <w:rPr>
          <w:rFonts w:ascii="Times New Roman" w:eastAsia="Times New Roman" w:hAnsi="Times New Roman" w:cs="Times New Roman"/>
          <w:sz w:val="24"/>
          <w:szCs w:val="24"/>
        </w:rPr>
        <w:t>added to model</w:t>
      </w:r>
      <w:r w:rsidR="00670F88">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4</w:t>
      </w:r>
      <w:r w:rsidRPr="0074169B">
        <w:rPr>
          <w:rFonts w:ascii="Times New Roman" w:eastAsia="Times New Roman" w:hAnsi="Times New Roman" w:cs="Times New Roman"/>
          <w:sz w:val="24"/>
          <w:szCs w:val="24"/>
        </w:rPr>
        <w:t xml:space="preserve">, the effect size increased, however the confidence interval widened </w:t>
      </w:r>
      <w:del w:id="340" w:author="Dave Bridges" w:date="2023-11-10T14:51:00Z">
        <w:r w:rsidRPr="0074169B" w:rsidDel="004C75A6">
          <w:rPr>
            <w:rFonts w:ascii="Times New Roman" w:eastAsia="Times New Roman" w:hAnsi="Times New Roman" w:cs="Times New Roman"/>
            <w:sz w:val="24"/>
            <w:szCs w:val="24"/>
          </w:rPr>
          <w:delText>slightly</w:delText>
        </w:r>
      </w:del>
      <w:ins w:id="341" w:author="Dave Bridges" w:date="2023-11-10T14:51:00Z">
        <w:r w:rsidR="004C75A6">
          <w:rPr>
            <w:rFonts w:ascii="Times New Roman" w:eastAsia="Times New Roman" w:hAnsi="Times New Roman" w:cs="Times New Roman"/>
            <w:sz w:val="24"/>
            <w:szCs w:val="24"/>
          </w:rPr>
          <w:t xml:space="preserve">somewhat to </w:t>
        </w:r>
        <w:proofErr w:type="spellStart"/>
        <w:r w:rsidR="006B4A81">
          <w:rPr>
            <w:rFonts w:ascii="Times New Roman" w:eastAsia="Times New Roman" w:hAnsi="Times New Roman" w:cs="Times New Roman"/>
            <w:sz w:val="24"/>
            <w:szCs w:val="24"/>
          </w:rPr>
          <w:t>bGWG</w:t>
        </w:r>
        <w:proofErr w:type="spellEnd"/>
        <w:r w:rsidR="006B4A81">
          <w:rPr>
            <w:rFonts w:ascii="Times New Roman" w:eastAsia="Times New Roman" w:hAnsi="Times New Roman" w:cs="Times New Roman"/>
            <w:sz w:val="24"/>
            <w:szCs w:val="24"/>
          </w:rPr>
          <w:t>=0.019 +/- 0.012 (p=0.12)</w:t>
        </w:r>
      </w:ins>
      <w:r w:rsidRPr="0074169B">
        <w:rPr>
          <w:rFonts w:ascii="Times New Roman" w:eastAsia="Times New Roman" w:hAnsi="Times New Roman" w:cs="Times New Roman"/>
          <w:sz w:val="24"/>
          <w:szCs w:val="24"/>
        </w:rPr>
        <w:t xml:space="preserve">. When misalignment was added as an interaction term to test for effect modification, the interaction term was not significant (p = </w:t>
      </w:r>
      <w:r w:rsidR="00F0023E" w:rsidRPr="0074169B">
        <w:rPr>
          <w:rFonts w:ascii="Times New Roman" w:eastAsia="Times New Roman" w:hAnsi="Times New Roman" w:cs="Times New Roman"/>
          <w:sz w:val="24"/>
          <w:szCs w:val="24"/>
        </w:rPr>
        <w:t>0.</w:t>
      </w:r>
      <w:del w:id="342" w:author="Dave Bridges" w:date="2023-11-10T14:53:00Z">
        <w:r w:rsidR="00F0023E" w:rsidRPr="0074169B" w:rsidDel="006B4A81">
          <w:rPr>
            <w:rFonts w:ascii="Times New Roman" w:eastAsia="Times New Roman" w:hAnsi="Times New Roman" w:cs="Times New Roman"/>
            <w:sz w:val="24"/>
            <w:szCs w:val="24"/>
          </w:rPr>
          <w:delText>46</w:delText>
        </w:r>
      </w:del>
      <w:ins w:id="343" w:author="Dave Bridges" w:date="2023-11-10T14:53:00Z">
        <w:r w:rsidR="006B4A81">
          <w:rPr>
            <w:rFonts w:ascii="Times New Roman" w:eastAsia="Times New Roman" w:hAnsi="Times New Roman" w:cs="Times New Roman"/>
            <w:sz w:val="24"/>
            <w:szCs w:val="24"/>
          </w:rPr>
          <w:t>574</w:t>
        </w:r>
      </w:ins>
      <w:r w:rsidRPr="0074169B">
        <w:rPr>
          <w:rFonts w:ascii="Times New Roman" w:eastAsia="Times New Roman" w:hAnsi="Times New Roman" w:cs="Times New Roman"/>
          <w:sz w:val="24"/>
          <w:szCs w:val="24"/>
        </w:rPr>
        <w:t>). Additionally, when comparing the effect modification and model 5 from our previous outcome, the model with the effect modification was not a better predictor of EDE-QS at trimester 3 (p = 0.</w:t>
      </w:r>
      <w:del w:id="344" w:author="Dave Bridges" w:date="2023-11-10T14:53:00Z">
        <w:r w:rsidRPr="0074169B" w:rsidDel="006B4A81">
          <w:rPr>
            <w:rFonts w:ascii="Times New Roman" w:eastAsia="Times New Roman" w:hAnsi="Times New Roman" w:cs="Times New Roman"/>
            <w:sz w:val="24"/>
            <w:szCs w:val="24"/>
          </w:rPr>
          <w:delText>4</w:delText>
        </w:r>
        <w:r w:rsidR="00A32669" w:rsidDel="006B4A81">
          <w:rPr>
            <w:rFonts w:ascii="Times New Roman" w:eastAsia="Times New Roman" w:hAnsi="Times New Roman" w:cs="Times New Roman"/>
            <w:sz w:val="24"/>
            <w:szCs w:val="24"/>
          </w:rPr>
          <w:delText xml:space="preserve">7 </w:delText>
        </w:r>
      </w:del>
      <w:ins w:id="345" w:author="Dave Bridges" w:date="2023-11-10T14:53:00Z">
        <w:r w:rsidR="006B4A81">
          <w:rPr>
            <w:rFonts w:ascii="Times New Roman" w:eastAsia="Times New Roman" w:hAnsi="Times New Roman" w:cs="Times New Roman"/>
            <w:sz w:val="24"/>
            <w:szCs w:val="24"/>
          </w:rPr>
          <w:t xml:space="preserve">576 </w:t>
        </w:r>
      </w:ins>
      <w:r w:rsidR="00A32669">
        <w:rPr>
          <w:rFonts w:ascii="Times New Roman" w:eastAsia="Times New Roman" w:hAnsi="Times New Roman" w:cs="Times New Roman"/>
          <w:sz w:val="24"/>
          <w:szCs w:val="24"/>
        </w:rPr>
        <w:t>from ANOVA test)</w:t>
      </w:r>
      <w:r w:rsidRPr="0074169B">
        <w:rPr>
          <w:rFonts w:ascii="Times New Roman" w:eastAsia="Times New Roman" w:hAnsi="Times New Roman" w:cs="Times New Roman"/>
          <w:sz w:val="24"/>
          <w:szCs w:val="24"/>
        </w:rPr>
        <w:t xml:space="preserve">. </w:t>
      </w:r>
    </w:p>
    <w:p w14:paraId="6C04A7EB" w14:textId="77777777" w:rsidR="006B4A81" w:rsidRDefault="006B4A81">
      <w:pPr>
        <w:pStyle w:val="Standard"/>
        <w:rPr>
          <w:ins w:id="346" w:author="Dave Bridges" w:date="2023-11-10T14:54:00Z"/>
          <w:rFonts w:ascii="Times New Roman" w:eastAsia="Times New Roman" w:hAnsi="Times New Roman" w:cs="Times New Roman"/>
          <w:sz w:val="24"/>
          <w:szCs w:val="24"/>
        </w:rPr>
      </w:pPr>
    </w:p>
    <w:p w14:paraId="083B7ABE" w14:textId="54ED14E8" w:rsidR="00F83712" w:rsidRPr="0074169B" w:rsidRDefault="0074169B">
      <w:pPr>
        <w:pStyle w:val="Standard"/>
        <w:rPr>
          <w:rFonts w:ascii="Times New Roman" w:eastAsia="Times New Roman" w:hAnsi="Times New Roman" w:cs="Times New Roman"/>
          <w:sz w:val="24"/>
          <w:szCs w:val="24"/>
        </w:rPr>
      </w:pPr>
      <w:r w:rsidRPr="0074169B">
        <w:rPr>
          <w:rFonts w:ascii="Times New Roman" w:eastAsia="Times New Roman" w:hAnsi="Times New Roman" w:cs="Times New Roman"/>
          <w:sz w:val="24"/>
          <w:szCs w:val="24"/>
        </w:rPr>
        <w:t xml:space="preserve">Because we hypothesized there would be a difference in risk for EDE-QS among those who underestimated their GWG, we </w:t>
      </w:r>
      <w:del w:id="347" w:author="Dave Bridges" w:date="2023-11-10T16:01:00Z">
        <w:r w:rsidRPr="0074169B" w:rsidDel="00137861">
          <w:rPr>
            <w:rFonts w:ascii="Times New Roman" w:eastAsia="Times New Roman" w:hAnsi="Times New Roman" w:cs="Times New Roman"/>
            <w:sz w:val="24"/>
            <w:szCs w:val="24"/>
          </w:rPr>
          <w:delText>conducted a stratified analysis</w:delText>
        </w:r>
      </w:del>
      <w:ins w:id="348" w:author="Dave Bridges" w:date="2023-11-10T16:01:00Z">
        <w:r w:rsidR="00137861">
          <w:rPr>
            <w:rFonts w:ascii="Times New Roman" w:eastAsia="Times New Roman" w:hAnsi="Times New Roman" w:cs="Times New Roman"/>
            <w:sz w:val="24"/>
            <w:szCs w:val="24"/>
          </w:rPr>
          <w:t>performed a sensitivity analysis</w:t>
        </w:r>
      </w:ins>
      <w:r w:rsidRPr="0074169B">
        <w:rPr>
          <w:rFonts w:ascii="Times New Roman" w:eastAsia="Times New Roman" w:hAnsi="Times New Roman" w:cs="Times New Roman"/>
          <w:sz w:val="24"/>
          <w:szCs w:val="24"/>
        </w:rPr>
        <w:t xml:space="preserve"> based on the alignment category. When we stratified our model by the alignment categories; aligned, overestimated, and underestimated, the relationship between GWG and disordered eating at trimester 3 was </w:t>
      </w:r>
      <w:del w:id="349" w:author="Dave Bridges" w:date="2023-11-10T14:55:00Z">
        <w:r w:rsidRPr="0074169B" w:rsidDel="006B4A81">
          <w:rPr>
            <w:rFonts w:ascii="Times New Roman" w:eastAsia="Times New Roman" w:hAnsi="Times New Roman" w:cs="Times New Roman"/>
            <w:sz w:val="24"/>
            <w:szCs w:val="24"/>
          </w:rPr>
          <w:delText>significant only</w:delText>
        </w:r>
      </w:del>
      <w:ins w:id="350" w:author="Dave Bridges" w:date="2023-11-10T14:55:00Z">
        <w:r w:rsidR="006B4A81">
          <w:rPr>
            <w:rFonts w:ascii="Times New Roman" w:eastAsia="Times New Roman" w:hAnsi="Times New Roman" w:cs="Times New Roman"/>
            <w:sz w:val="24"/>
            <w:szCs w:val="24"/>
          </w:rPr>
          <w:t>strongest</w:t>
        </w:r>
      </w:ins>
      <w:r w:rsidRPr="0074169B">
        <w:rPr>
          <w:rFonts w:ascii="Times New Roman" w:eastAsia="Times New Roman" w:hAnsi="Times New Roman" w:cs="Times New Roman"/>
          <w:sz w:val="24"/>
          <w:szCs w:val="24"/>
        </w:rPr>
        <w:t xml:space="preserve"> among participants within the aligned GWG category</w:t>
      </w:r>
      <w:ins w:id="351" w:author="Dave Bridges" w:date="2023-11-10T14:58:00Z">
        <w:r w:rsidR="006B4A81">
          <w:rPr>
            <w:rFonts w:ascii="Times New Roman" w:eastAsia="Times New Roman" w:hAnsi="Times New Roman" w:cs="Times New Roman"/>
            <w:sz w:val="24"/>
            <w:szCs w:val="24"/>
          </w:rPr>
          <w:t xml:space="preserve"> in fully adjusted multivariate models</w:t>
        </w:r>
      </w:ins>
      <w:r w:rsidRPr="0074169B">
        <w:rPr>
          <w:rFonts w:ascii="Times New Roman" w:eastAsia="Times New Roman" w:hAnsi="Times New Roman" w:cs="Times New Roman"/>
          <w:sz w:val="24"/>
          <w:szCs w:val="24"/>
        </w:rPr>
        <w:t xml:space="preserve">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=0.</w:t>
      </w:r>
      <w:del w:id="352" w:author="Dave Bridges" w:date="2023-11-10T14:57:00Z">
        <w:r w:rsidRPr="0074169B" w:rsidDel="006B4A81">
          <w:rPr>
            <w:rFonts w:ascii="Times New Roman" w:eastAsia="Times New Roman" w:hAnsi="Times New Roman" w:cs="Times New Roman"/>
            <w:sz w:val="24"/>
            <w:szCs w:val="24"/>
          </w:rPr>
          <w:delText xml:space="preserve">1042 </w:delText>
        </w:r>
        <w:r w:rsidR="00670F88" w:rsidDel="006B4A81">
          <w:rPr>
            <w:rFonts w:ascii="Times New Roman" w:eastAsia="Times New Roman" w:hAnsi="Times New Roman" w:cs="Times New Roman"/>
            <w:sz w:val="24"/>
            <w:szCs w:val="24"/>
          </w:rPr>
          <w:delText>s.e.</w:delText>
        </w:r>
        <w:r w:rsidRPr="0074169B" w:rsidDel="006B4A81">
          <w:rPr>
            <w:rFonts w:ascii="Times New Roman" w:eastAsia="Times New Roman" w:hAnsi="Times New Roman" w:cs="Times New Roman"/>
            <w:sz w:val="24"/>
            <w:szCs w:val="24"/>
          </w:rPr>
          <w:delText>=0.0338, p</w:delText>
        </w:r>
        <w:r w:rsidR="00670F88" w:rsidRPr="0074169B" w:rsidDel="006B4A81">
          <w:rPr>
            <w:rFonts w:ascii="Times New Roman" w:eastAsia="Times New Roman" w:hAnsi="Times New Roman" w:cs="Times New Roman"/>
            <w:sz w:val="24"/>
            <w:szCs w:val="24"/>
          </w:rPr>
          <w:delText xml:space="preserve"> </w:delText>
        </w:r>
        <w:r w:rsidRPr="0074169B" w:rsidDel="006B4A81">
          <w:rPr>
            <w:rFonts w:ascii="Times New Roman" w:eastAsia="Times New Roman" w:hAnsi="Times New Roman" w:cs="Times New Roman"/>
            <w:sz w:val="24"/>
            <w:szCs w:val="24"/>
          </w:rPr>
          <w:delText>=0.0021</w:delText>
        </w:r>
      </w:del>
      <w:ins w:id="353" w:author="Dave Bridges" w:date="2023-11-10T14:57:00Z">
        <w:r w:rsidR="006B4A81">
          <w:rPr>
            <w:rFonts w:ascii="Times New Roman" w:eastAsia="Times New Roman" w:hAnsi="Times New Roman" w:cs="Times New Roman"/>
            <w:sz w:val="24"/>
            <w:szCs w:val="24"/>
          </w:rPr>
          <w:t>059 +/- 0.032;</w:t>
        </w:r>
      </w:ins>
      <w:ins w:id="354" w:author="Dave Bridges" w:date="2023-11-10T16:24:00Z">
        <w:r w:rsidR="00137861">
          <w:rPr>
            <w:rFonts w:ascii="Times New Roman" w:eastAsia="Times New Roman" w:hAnsi="Times New Roman" w:cs="Times New Roman"/>
            <w:sz w:val="24"/>
            <w:szCs w:val="24"/>
          </w:rPr>
          <w:t xml:space="preserve"> </w:t>
        </w:r>
      </w:ins>
      <w:ins w:id="355" w:author="Dave Bridges" w:date="2023-11-10T14:57:00Z">
        <w:r w:rsidR="006B4A81">
          <w:rPr>
            <w:rFonts w:ascii="Times New Roman" w:eastAsia="Times New Roman" w:hAnsi="Times New Roman" w:cs="Times New Roman"/>
            <w:sz w:val="24"/>
            <w:szCs w:val="24"/>
          </w:rPr>
          <w:t>p=0.062</w:t>
        </w:r>
      </w:ins>
      <w:r w:rsidRPr="0074169B">
        <w:rPr>
          <w:rFonts w:ascii="Times New Roman" w:eastAsia="Times New Roman" w:hAnsi="Times New Roman" w:cs="Times New Roman"/>
          <w:sz w:val="24"/>
          <w:szCs w:val="24"/>
        </w:rPr>
        <w:t xml:space="preserve">), compared to the </w:t>
      </w:r>
      <w:del w:id="356" w:author="Dave Bridges" w:date="2023-11-10T14:59:00Z">
        <w:r w:rsidRPr="0074169B" w:rsidDel="006B4A81">
          <w:rPr>
            <w:rFonts w:ascii="Times New Roman" w:eastAsia="Times New Roman" w:hAnsi="Times New Roman" w:cs="Times New Roman"/>
            <w:sz w:val="24"/>
            <w:szCs w:val="24"/>
          </w:rPr>
          <w:delText>underestimated stratified association</w:delText>
        </w:r>
      </w:del>
      <w:ins w:id="357" w:author="Dave Bridges" w:date="2023-11-10T14:59:00Z">
        <w:r w:rsidR="006B4A81">
          <w:rPr>
            <w:rFonts w:ascii="Times New Roman" w:eastAsia="Times New Roman" w:hAnsi="Times New Roman" w:cs="Times New Roman"/>
            <w:sz w:val="24"/>
            <w:szCs w:val="24"/>
          </w:rPr>
          <w:t>participants that over</w:t>
        </w:r>
      </w:ins>
      <w:r w:rsidRPr="0074169B">
        <w:rPr>
          <w:rFonts w:ascii="Times New Roman" w:eastAsia="Times New Roman" w:hAnsi="Times New Roman" w:cs="Times New Roman"/>
          <w:sz w:val="24"/>
          <w:szCs w:val="24"/>
        </w:rPr>
        <w:t xml:space="preserve">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 </w:t>
      </w:r>
      <w:ins w:id="358" w:author="Dave Bridges" w:date="2023-11-10T15:00:00Z">
        <w:r w:rsidR="006B4A81">
          <w:rPr>
            <w:rFonts w:ascii="Times New Roman" w:eastAsia="Times New Roman" w:hAnsi="Times New Roman" w:cs="Times New Roman"/>
            <w:sz w:val="24"/>
            <w:szCs w:val="24"/>
          </w:rPr>
          <w:t>-0.033</w:t>
        </w:r>
      </w:ins>
      <w:del w:id="359" w:author="Dave Bridges" w:date="2023-11-10T15:00:00Z">
        <w:r w:rsidRPr="0074169B" w:rsidDel="006B4A81">
          <w:rPr>
            <w:rFonts w:ascii="Times New Roman" w:eastAsia="Times New Roman" w:hAnsi="Times New Roman" w:cs="Times New Roman"/>
            <w:sz w:val="24"/>
            <w:szCs w:val="24"/>
          </w:rPr>
          <w:delText>0.</w:delText>
        </w:r>
      </w:del>
      <w:del w:id="360" w:author="Dave Bridges" w:date="2023-11-10T14:58:00Z">
        <w:r w:rsidRPr="0074169B" w:rsidDel="006B4A81">
          <w:rPr>
            <w:rFonts w:ascii="Times New Roman" w:eastAsia="Times New Roman" w:hAnsi="Times New Roman" w:cs="Times New Roman"/>
            <w:sz w:val="24"/>
            <w:szCs w:val="24"/>
          </w:rPr>
          <w:delText>0262</w:delText>
        </w:r>
        <w:r w:rsidR="00670F88" w:rsidDel="006B4A81">
          <w:rPr>
            <w:rFonts w:ascii="Times New Roman" w:eastAsia="Times New Roman" w:hAnsi="Times New Roman" w:cs="Times New Roman"/>
            <w:sz w:val="24"/>
            <w:szCs w:val="24"/>
          </w:rPr>
          <w:delText xml:space="preserve"> s.e.</w:delText>
        </w:r>
        <w:r w:rsidRPr="0074169B" w:rsidDel="006B4A81">
          <w:rPr>
            <w:rFonts w:ascii="Times New Roman" w:eastAsia="Times New Roman" w:hAnsi="Times New Roman" w:cs="Times New Roman"/>
            <w:sz w:val="24"/>
            <w:szCs w:val="24"/>
          </w:rPr>
          <w:delText>=0.017, p= 0.13</w:delText>
        </w:r>
      </w:del>
      <w:ins w:id="361" w:author="Dave Bridges" w:date="2023-11-10T14:58:00Z">
        <w:r w:rsidR="006B4A81">
          <w:rPr>
            <w:rFonts w:ascii="Times New Roman" w:eastAsia="Times New Roman" w:hAnsi="Times New Roman" w:cs="Times New Roman"/>
            <w:sz w:val="24"/>
            <w:szCs w:val="24"/>
          </w:rPr>
          <w:t xml:space="preserve"> +/- 0.</w:t>
        </w:r>
      </w:ins>
      <w:ins w:id="362" w:author="Dave Bridges" w:date="2023-11-10T15:00:00Z">
        <w:r w:rsidR="006B4A81">
          <w:rPr>
            <w:rFonts w:ascii="Times New Roman" w:eastAsia="Times New Roman" w:hAnsi="Times New Roman" w:cs="Times New Roman"/>
            <w:sz w:val="24"/>
            <w:szCs w:val="24"/>
          </w:rPr>
          <w:t>03</w:t>
        </w:r>
      </w:ins>
      <w:ins w:id="363" w:author="Dave Bridges" w:date="2023-11-10T14:58:00Z">
        <w:r w:rsidR="006B4A81">
          <w:rPr>
            <w:rFonts w:ascii="Times New Roman" w:eastAsia="Times New Roman" w:hAnsi="Times New Roman" w:cs="Times New Roman"/>
            <w:sz w:val="24"/>
            <w:szCs w:val="24"/>
          </w:rPr>
          <w:t>; p=</w:t>
        </w:r>
      </w:ins>
      <w:ins w:id="364" w:author="Dave Bridges" w:date="2023-11-10T14:59:00Z">
        <w:r w:rsidR="006B4A81">
          <w:rPr>
            <w:rFonts w:ascii="Times New Roman" w:eastAsia="Times New Roman" w:hAnsi="Times New Roman" w:cs="Times New Roman"/>
            <w:sz w:val="24"/>
            <w:szCs w:val="24"/>
          </w:rPr>
          <w:t>0.392</w:t>
        </w:r>
      </w:ins>
      <w:r w:rsidRPr="0074169B">
        <w:rPr>
          <w:rFonts w:ascii="Times New Roman" w:eastAsia="Times New Roman" w:hAnsi="Times New Roman" w:cs="Times New Roman"/>
          <w:sz w:val="24"/>
          <w:szCs w:val="24"/>
        </w:rPr>
        <w:t xml:space="preserve">), </w:t>
      </w:r>
      <w:del w:id="365" w:author="Dave Bridges" w:date="2023-11-10T14:59:00Z">
        <w:r w:rsidRPr="0074169B" w:rsidDel="006B4A81">
          <w:rPr>
            <w:rFonts w:ascii="Times New Roman" w:eastAsia="Times New Roman" w:hAnsi="Times New Roman" w:cs="Times New Roman"/>
            <w:sz w:val="24"/>
            <w:szCs w:val="24"/>
          </w:rPr>
          <w:delText>and the overestimated stratified association</w:delText>
        </w:r>
      </w:del>
      <w:ins w:id="366" w:author="Dave Bridges" w:date="2023-11-10T14:59:00Z">
        <w:r w:rsidR="006B4A81">
          <w:rPr>
            <w:rFonts w:ascii="Times New Roman" w:eastAsia="Times New Roman" w:hAnsi="Times New Roman" w:cs="Times New Roman"/>
            <w:sz w:val="24"/>
            <w:szCs w:val="24"/>
          </w:rPr>
          <w:t>or underestimated their gestational weight gain</w:t>
        </w:r>
      </w:ins>
      <w:r w:rsidRPr="0074169B">
        <w:rPr>
          <w:rFonts w:ascii="Times New Roman" w:eastAsia="Times New Roman" w:hAnsi="Times New Roman" w:cs="Times New Roman"/>
          <w:sz w:val="24"/>
          <w:szCs w:val="24"/>
        </w:rPr>
        <w:t xml:space="preserve"> (</w:t>
      </w:r>
      <w:ins w:id="367" w:author="Dave Bridges" w:date="2023-11-10T15:00:00Z">
        <w:r w:rsidR="006B4A81">
          <w:rPr>
            <w:rFonts w:ascii="Times New Roman" w:eastAsia="Times New Roman" w:hAnsi="Times New Roman" w:cs="Times New Roman"/>
            <w:sz w:val="24"/>
            <w:szCs w:val="24"/>
          </w:rPr>
          <w:t>b</w:t>
        </w:r>
        <w:r w:rsidR="006B4A81" w:rsidRPr="0074169B">
          <w:rPr>
            <w:rFonts w:ascii="Times New Roman" w:eastAsia="Times New Roman" w:hAnsi="Times New Roman" w:cs="Times New Roman"/>
            <w:sz w:val="24"/>
            <w:szCs w:val="24"/>
          </w:rPr>
          <w:t>= 0.</w:t>
        </w:r>
        <w:r w:rsidR="006B4A81">
          <w:rPr>
            <w:rFonts w:ascii="Times New Roman" w:eastAsia="Times New Roman" w:hAnsi="Times New Roman" w:cs="Times New Roman"/>
            <w:sz w:val="24"/>
            <w:szCs w:val="24"/>
          </w:rPr>
          <w:t>014 +/- 0.017; p=0.392</w:t>
        </w:r>
      </w:ins>
      <w:del w:id="368" w:author="Dave Bridges" w:date="2023-11-10T15:00:00Z">
        <w:r w:rsidR="00670F88" w:rsidDel="006B4A81">
          <w:rPr>
            <w:rFonts w:ascii="Times New Roman" w:eastAsia="Times New Roman" w:hAnsi="Times New Roman" w:cs="Times New Roman"/>
            <w:sz w:val="24"/>
            <w:szCs w:val="24"/>
          </w:rPr>
          <w:delText>b</w:delText>
        </w:r>
        <w:r w:rsidRPr="0074169B" w:rsidDel="006B4A81">
          <w:rPr>
            <w:rFonts w:ascii="Times New Roman" w:eastAsia="Times New Roman" w:hAnsi="Times New Roman" w:cs="Times New Roman"/>
            <w:sz w:val="24"/>
            <w:szCs w:val="24"/>
          </w:rPr>
          <w:delText xml:space="preserve">=0.0733 </w:delText>
        </w:r>
        <w:r w:rsidR="00670F88" w:rsidDel="006B4A81">
          <w:rPr>
            <w:rFonts w:ascii="Times New Roman" w:eastAsia="Times New Roman" w:hAnsi="Times New Roman" w:cs="Times New Roman"/>
            <w:sz w:val="24"/>
            <w:szCs w:val="24"/>
          </w:rPr>
          <w:delText>s.e.</w:delText>
        </w:r>
        <w:r w:rsidRPr="0074169B" w:rsidDel="006B4A81">
          <w:rPr>
            <w:rFonts w:ascii="Times New Roman" w:eastAsia="Times New Roman" w:hAnsi="Times New Roman" w:cs="Times New Roman"/>
            <w:sz w:val="24"/>
            <w:szCs w:val="24"/>
          </w:rPr>
          <w:delText>=0.0679, p= 0.28</w:delText>
        </w:r>
      </w:del>
      <w:ins w:id="369" w:author="Dave Bridges" w:date="2023-11-10T15:01:00Z">
        <w:r w:rsidR="006B4A81">
          <w:rPr>
            <w:rFonts w:ascii="Times New Roman" w:eastAsia="Times New Roman" w:hAnsi="Times New Roman" w:cs="Times New Roman"/>
            <w:sz w:val="24"/>
            <w:szCs w:val="24"/>
          </w:rPr>
          <w:t xml:space="preserve">; </w:t>
        </w:r>
      </w:ins>
      <w:del w:id="370" w:author="Dave Bridges" w:date="2023-11-10T15:01:00Z">
        <w:r w:rsidRPr="0074169B" w:rsidDel="006B4A81">
          <w:rPr>
            <w:rFonts w:ascii="Times New Roman" w:eastAsia="Times New Roman" w:hAnsi="Times New Roman" w:cs="Times New Roman"/>
            <w:sz w:val="24"/>
            <w:szCs w:val="24"/>
          </w:rPr>
          <w:delText>)</w:delText>
        </w:r>
        <w:r w:rsidR="00FE05F3" w:rsidDel="006B4A81">
          <w:rPr>
            <w:rFonts w:ascii="Times New Roman" w:eastAsia="Times New Roman" w:hAnsi="Times New Roman" w:cs="Times New Roman"/>
            <w:sz w:val="24"/>
            <w:szCs w:val="24"/>
          </w:rPr>
          <w:delText xml:space="preserve"> (</w:delText>
        </w:r>
      </w:del>
      <w:r w:rsidR="00FE05F3">
        <w:rPr>
          <w:rFonts w:ascii="Times New Roman" w:eastAsia="Times New Roman" w:hAnsi="Times New Roman" w:cs="Times New Roman"/>
          <w:sz w:val="24"/>
          <w:szCs w:val="24"/>
        </w:rPr>
        <w:t>Table 6)</w:t>
      </w:r>
      <w:r w:rsidRPr="0074169B">
        <w:rPr>
          <w:rFonts w:ascii="Times New Roman" w:eastAsia="Times New Roman" w:hAnsi="Times New Roman" w:cs="Times New Roman"/>
          <w:sz w:val="24"/>
          <w:szCs w:val="24"/>
        </w:rPr>
        <w:t xml:space="preserve">. </w:t>
      </w:r>
      <w:r w:rsidR="00A44956">
        <w:rPr>
          <w:rFonts w:ascii="Times New Roman" w:eastAsia="Times New Roman" w:hAnsi="Times New Roman" w:cs="Times New Roman"/>
          <w:sz w:val="24"/>
          <w:szCs w:val="24"/>
        </w:rPr>
        <w:t xml:space="preserve">Contrary to our hypothesis participants who </w:t>
      </w:r>
      <w:del w:id="371" w:author="Dave Bridges" w:date="2023-11-10T15:01:00Z">
        <w:r w:rsidR="00A44956" w:rsidDel="006B4A81">
          <w:rPr>
            <w:rFonts w:ascii="Times New Roman" w:eastAsia="Times New Roman" w:hAnsi="Times New Roman" w:cs="Times New Roman"/>
            <w:sz w:val="24"/>
            <w:szCs w:val="24"/>
          </w:rPr>
          <w:delText xml:space="preserve">underestimated </w:delText>
        </w:r>
      </w:del>
      <w:ins w:id="372" w:author="Dave Bridges" w:date="2023-11-10T15:01:00Z">
        <w:r w:rsidR="006B4A81">
          <w:rPr>
            <w:rFonts w:ascii="Times New Roman" w:eastAsia="Times New Roman" w:hAnsi="Times New Roman" w:cs="Times New Roman"/>
            <w:sz w:val="24"/>
            <w:szCs w:val="24"/>
          </w:rPr>
          <w:t xml:space="preserve">overestimated </w:t>
        </w:r>
      </w:ins>
      <w:r w:rsidR="00A44956">
        <w:rPr>
          <w:rFonts w:ascii="Times New Roman" w:eastAsia="Times New Roman" w:hAnsi="Times New Roman" w:cs="Times New Roman"/>
          <w:sz w:val="24"/>
          <w:szCs w:val="24"/>
        </w:rPr>
        <w:t>their GWG had the</w:t>
      </w:r>
      <w:r w:rsidR="00693A5F">
        <w:rPr>
          <w:rFonts w:ascii="Times New Roman" w:eastAsia="Times New Roman" w:hAnsi="Times New Roman" w:cs="Times New Roman"/>
          <w:sz w:val="24"/>
          <w:szCs w:val="24"/>
        </w:rPr>
        <w:t xml:space="preserve"> smallest </w:t>
      </w:r>
      <w:del w:id="373" w:author="Dave Bridges" w:date="2023-11-10T15:01:00Z">
        <w:r w:rsidR="00693A5F" w:rsidDel="006B4A81">
          <w:rPr>
            <w:rFonts w:ascii="Times New Roman" w:eastAsia="Times New Roman" w:hAnsi="Times New Roman" w:cs="Times New Roman"/>
            <w:sz w:val="24"/>
            <w:szCs w:val="24"/>
          </w:rPr>
          <w:delText>GWG estimate</w:delText>
        </w:r>
        <w:r w:rsidR="00A44956" w:rsidDel="006B4A81">
          <w:rPr>
            <w:rFonts w:ascii="Times New Roman" w:eastAsia="Times New Roman" w:hAnsi="Times New Roman" w:cs="Times New Roman"/>
            <w:sz w:val="24"/>
            <w:szCs w:val="24"/>
          </w:rPr>
          <w:delText xml:space="preserve"> (b=0.0262)</w:delText>
        </w:r>
      </w:del>
      <w:ins w:id="374" w:author="Dave Bridges" w:date="2023-11-10T15:01:00Z">
        <w:r w:rsidR="006B4A81">
          <w:rPr>
            <w:rFonts w:ascii="Times New Roman" w:eastAsia="Times New Roman" w:hAnsi="Times New Roman" w:cs="Times New Roman"/>
            <w:sz w:val="24"/>
            <w:szCs w:val="24"/>
          </w:rPr>
          <w:t xml:space="preserve">effect on </w:t>
        </w:r>
        <w:r w:rsidR="006B4A81">
          <w:rPr>
            <w:rFonts w:ascii="Times New Roman" w:eastAsia="Times New Roman" w:hAnsi="Times New Roman" w:cs="Times New Roman"/>
            <w:sz w:val="24"/>
            <w:szCs w:val="24"/>
          </w:rPr>
          <w:lastRenderedPageBreak/>
          <w:t>their EDE-QS scores</w:t>
        </w:r>
      </w:ins>
      <w:r w:rsidR="00A44956">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A forest plot demonstrating the stratified analyses by alignment category is </w:t>
      </w:r>
      <w:r w:rsidR="00604F08">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20D1A8BD" wp14:editId="362466C5">
                <wp:simplePos x="0" y="0"/>
                <wp:positionH relativeFrom="column">
                  <wp:posOffset>-300990</wp:posOffset>
                </wp:positionH>
                <wp:positionV relativeFrom="paragraph">
                  <wp:posOffset>200025</wp:posOffset>
                </wp:positionV>
                <wp:extent cx="6585585" cy="1527810"/>
                <wp:effectExtent l="0" t="0" r="5715" b="0"/>
                <wp:wrapThrough wrapText="bothSides">
                  <wp:wrapPolygon edited="0">
                    <wp:start x="0" y="0"/>
                    <wp:lineTo x="0" y="21367"/>
                    <wp:lineTo x="21577" y="21367"/>
                    <wp:lineTo x="2157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6585585" cy="1527810"/>
                        </a:xfrm>
                        <a:prstGeom prst="rect">
                          <a:avLst/>
                        </a:prstGeom>
                        <a:solidFill>
                          <a:schemeClr val="lt1"/>
                        </a:solidFill>
                        <a:ln w="6350">
                          <a:noFill/>
                        </a:ln>
                      </wps:spPr>
                      <wps:txbx>
                        <w:txbxContent>
                          <w:p w14:paraId="5900A482" w14:textId="3E32703E" w:rsidR="00AF1ED5" w:rsidRDefault="00AF1ED5"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6355" cy="801370"/>
                                          </a:xfrm>
                                          <a:prstGeom prst="rect">
                                            <a:avLst/>
                                          </a:prstGeom>
                                        </pic:spPr>
                                      </pic:pic>
                                    </a:graphicData>
                                  </a:graphic>
                                </wp:inline>
                              </w:drawing>
                            </w:r>
                          </w:p>
                          <w:p w14:paraId="08B3FF53" w14:textId="27479D8E" w:rsidR="00AF1ED5" w:rsidRDefault="00AF1ED5"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Pr>
                                <w:rFonts w:ascii="Times New Roman" w:hAnsi="Times New Roman" w:cs="Times New Roman"/>
                              </w:rPr>
                              <w:t>using negative binomial generalized linear modeling.</w:t>
                            </w:r>
                          </w:p>
                          <w:p w14:paraId="7CD2F94D" w14:textId="6DFECF0F" w:rsidR="00AF1ED5" w:rsidRDefault="00AF1ED5"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AF1ED5" w:rsidRPr="00BB36BB" w:rsidRDefault="00AF1ED5" w:rsidP="00BB36BB">
                            <w:pPr>
                              <w:rPr>
                                <w:rFonts w:ascii="Times New Roman" w:hAnsi="Times New Roman" w:cs="Times New Roman"/>
                              </w:rPr>
                            </w:pPr>
                            <w:r>
                              <w:rPr>
                                <w:rFonts w:ascii="Times New Roman" w:hAnsi="Times New Roman" w:cs="Times New Roman"/>
                              </w:rPr>
                              <w:t xml:space="preserve">P-value &lt;0.05 is bolded.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1A8BD" id="Text Box 29" o:spid="_x0000_s1040" type="#_x0000_t202" style="position:absolute;margin-left:-23.7pt;margin-top:15.75pt;width:518.55pt;height:1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" fillcolor="white [3201]" stroked="f" strokeweight=".5pt">
                <v:textbox>
                  <w:txbxContent>
                    <w:p w14:paraId="5900A482" w14:textId="3E32703E" w:rsidR="00AF1ED5" w:rsidRDefault="00AF1ED5"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355" cy="801370"/>
                                    </a:xfrm>
                                    <a:prstGeom prst="rect">
                                      <a:avLst/>
                                    </a:prstGeom>
                                  </pic:spPr>
                                </pic:pic>
                              </a:graphicData>
                            </a:graphic>
                          </wp:inline>
                        </w:drawing>
                      </w:r>
                    </w:p>
                    <w:p w14:paraId="08B3FF53" w14:textId="27479D8E" w:rsidR="00AF1ED5" w:rsidRDefault="00AF1ED5"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Pr>
                          <w:rFonts w:ascii="Times New Roman" w:hAnsi="Times New Roman" w:cs="Times New Roman"/>
                        </w:rPr>
                        <w:t>using negative binomial generalized linear modeling.</w:t>
                      </w:r>
                    </w:p>
                    <w:p w14:paraId="7CD2F94D" w14:textId="6DFECF0F" w:rsidR="00AF1ED5" w:rsidRDefault="00AF1ED5"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AF1ED5" w:rsidRPr="00BB36BB" w:rsidRDefault="00AF1ED5" w:rsidP="00BB36BB">
                      <w:pPr>
                        <w:rPr>
                          <w:rFonts w:ascii="Times New Roman" w:hAnsi="Times New Roman" w:cs="Times New Roman"/>
                        </w:rPr>
                      </w:pPr>
                      <w:r>
                        <w:rPr>
                          <w:rFonts w:ascii="Times New Roman" w:hAnsi="Times New Roman" w:cs="Times New Roman"/>
                        </w:rPr>
                        <w:t xml:space="preserve">P-value &lt;0.05 is bolded. </w:t>
                      </w:r>
                    </w:p>
                  </w:txbxContent>
                </v:textbox>
                <w10:wrap type="through"/>
              </v:shape>
            </w:pict>
          </mc:Fallback>
        </mc:AlternateContent>
      </w:r>
      <w:r w:rsidRPr="0074169B">
        <w:rPr>
          <w:rFonts w:ascii="Times New Roman" w:eastAsia="Times New Roman" w:hAnsi="Times New Roman" w:cs="Times New Roman"/>
          <w:sz w:val="24"/>
          <w:szCs w:val="24"/>
        </w:rPr>
        <w:t>illustrated in Figure 4.</w:t>
      </w:r>
    </w:p>
    <w:p w14:paraId="1615AFA9" w14:textId="1D35859A" w:rsidR="00F3027C" w:rsidRPr="00C941C6" w:rsidRDefault="00F3027C">
      <w:pPr>
        <w:pStyle w:val="Standard"/>
        <w:rPr>
          <w:rFonts w:ascii="Times New Roman" w:eastAsia="Times New Roman" w:hAnsi="Times New Roman" w:cs="Times New Roman"/>
        </w:rPr>
      </w:pPr>
    </w:p>
    <w:p w14:paraId="7C675A66" w14:textId="0066FA07" w:rsidR="00F83712" w:rsidRDefault="0082757A">
      <w:pPr>
        <w:pStyle w:val="Standard"/>
        <w:rPr>
          <w:rFonts w:ascii="Times New Roman" w:eastAsia="Times New Roman" w:hAnsi="Times New Roman" w:cs="Times New Roman"/>
          <w:b/>
        </w:rPr>
      </w:pPr>
      <w:r w:rsidRPr="005B2F9C">
        <w:rPr>
          <w:rFonts w:ascii="Times New Roman" w:eastAsia="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250F9EDC" wp14:editId="11E6D3B9">
                <wp:simplePos x="0" y="0"/>
                <wp:positionH relativeFrom="column">
                  <wp:posOffset>-193675</wp:posOffset>
                </wp:positionH>
                <wp:positionV relativeFrom="paragraph">
                  <wp:posOffset>179705</wp:posOffset>
                </wp:positionV>
                <wp:extent cx="6226810" cy="3727450"/>
                <wp:effectExtent l="0" t="0" r="0" b="6350"/>
                <wp:wrapThrough wrapText="bothSides">
                  <wp:wrapPolygon edited="0">
                    <wp:start x="0" y="0"/>
                    <wp:lineTo x="0" y="21563"/>
                    <wp:lineTo x="21543" y="21563"/>
                    <wp:lineTo x="21543"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6226810" cy="3727450"/>
                        </a:xfrm>
                        <a:prstGeom prst="rect">
                          <a:avLst/>
                        </a:prstGeom>
                        <a:solidFill>
                          <a:schemeClr val="lt1"/>
                        </a:solidFill>
                        <a:ln w="6350">
                          <a:noFill/>
                        </a:ln>
                      </wps:spPr>
                      <wps:txbx>
                        <w:txbxContent>
                          <w:p w14:paraId="23C402CB" w14:textId="6141B870" w:rsidR="00AF1ED5" w:rsidRDefault="00AF1ED5"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AF1ED5" w:rsidRPr="00DD749D" w:rsidRDefault="00AF1ED5"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misalignment.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F9EDC" id="Text Box 30" o:spid="_x0000_s1041" type="#_x0000_t202" style="position:absolute;margin-left:-15.25pt;margin-top:14.15pt;width:490.3pt;height:2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" fillcolor="white [3201]" stroked="f" strokeweight=".5pt">
                <v:textbox>
                  <w:txbxContent>
                    <w:p w14:paraId="23C402CB" w14:textId="6141B870" w:rsidR="00AF1ED5" w:rsidRDefault="00AF1ED5"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AF1ED5" w:rsidRPr="00DD749D" w:rsidRDefault="00AF1ED5"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misalignment.</w:t>
                      </w:r>
                    </w:p>
                  </w:txbxContent>
                </v:textbox>
                <w10:wrap type="through"/>
              </v:shape>
            </w:pict>
          </mc:Fallback>
        </mc:AlternateContent>
      </w:r>
    </w:p>
    <w:p w14:paraId="4CFDA02F" w14:textId="57695ECE" w:rsidR="00F83712" w:rsidRPr="0074169B" w:rsidRDefault="0074169B" w:rsidP="00F3027C">
      <w:pPr>
        <w:pStyle w:val="Heading3"/>
        <w:rPr>
          <w:b/>
          <w:bCs/>
          <w:color w:val="000000" w:themeColor="text1"/>
        </w:rPr>
      </w:pPr>
      <w:r w:rsidRPr="005B2F9C">
        <w:rPr>
          <w:rFonts w:ascii="Times New Roman" w:hAnsi="Times New Roman" w:cs="Times New Roman"/>
          <w:b/>
          <w:bCs/>
          <w:color w:val="000000" w:themeColor="text1"/>
          <w:sz w:val="32"/>
          <w:szCs w:val="32"/>
        </w:rPr>
        <w:t>Discussion</w:t>
      </w:r>
    </w:p>
    <w:p w14:paraId="38F70597" w14:textId="5A14BD88" w:rsidR="00F83712" w:rsidRPr="0074169B" w:rsidRDefault="00AF1ED5">
      <w:pPr>
        <w:pStyle w:val="Standard"/>
        <w:rPr>
          <w:sz w:val="24"/>
          <w:szCs w:val="24"/>
        </w:rPr>
      </w:pPr>
      <w:r w:rsidRPr="0074169B">
        <w:rPr>
          <w:rFonts w:ascii="Times New Roman" w:eastAsia="Times New Roman" w:hAnsi="Times New Roman" w:cs="Times New Roman"/>
          <w:sz w:val="24"/>
          <w:szCs w:val="24"/>
        </w:rPr>
        <w:tab/>
        <w:t xml:space="preserve">In this observational study of 86 individuals delivering at Michigan Medicine, we found that there was a significant positive association between GWG and disordered eating at trimester 3 (p = 0.006). The population consisted of primarily White/Caucasian, high income, educated, married or in a long-term relationship, and non-smoking pregnant individuals. After adjusting for covariates, we saw that a 10 lb. increase in GWG was associated with a 32% increase in disordered eating during the last trimester of pregnancy. Pre-pregnancy BMI was the only covariate that strengthened the relationship between GWG and disordered eating during trimester </w:t>
      </w:r>
      <w:r w:rsidRPr="0074169B">
        <w:rPr>
          <w:rFonts w:ascii="Times New Roman" w:eastAsia="Times New Roman" w:hAnsi="Times New Roman" w:cs="Times New Roman"/>
          <w:sz w:val="24"/>
          <w:szCs w:val="24"/>
        </w:rPr>
        <w:lastRenderedPageBreak/>
        <w:t xml:space="preserve">3, which was expected based on univariate analyses and the strong association between BMI </w:t>
      </w:r>
      <w:r w:rsidR="009856BD">
        <w:rPr>
          <w:rFonts w:ascii="Times New Roman" w:eastAsia="Times New Roman" w:hAnsi="Times New Roman" w:cs="Times New Roman"/>
          <w:sz w:val="24"/>
          <w:szCs w:val="24"/>
        </w:rPr>
        <w:t>with</w:t>
      </w:r>
      <w:r w:rsidRPr="0074169B">
        <w:rPr>
          <w:rFonts w:ascii="Times New Roman" w:eastAsia="Times New Roman" w:hAnsi="Times New Roman" w:cs="Times New Roman"/>
          <w:sz w:val="24"/>
          <w:szCs w:val="24"/>
        </w:rPr>
        <w:t xml:space="preserve"> both our exposure and outcome variables. When testing for effect modification of misalignment, the interaction term was not significant (p-value=0.46). However, due to the primary hypothesis that there would be a difference in the effect of GWG and disordered eating at trimester 3 depending on the alignment of expectations and actual GWG, stratified models around misalignment were explored. </w:t>
      </w:r>
      <w:r w:rsidR="00604F08">
        <w:rPr>
          <w:rFonts w:ascii="Times New Roman" w:eastAsia="Times New Roman" w:hAnsi="Times New Roman" w:cs="Times New Roman"/>
          <w:sz w:val="24"/>
          <w:szCs w:val="24"/>
        </w:rPr>
        <w:t>There was some evidence that those in the</w:t>
      </w:r>
      <w:r w:rsidRPr="0074169B">
        <w:rPr>
          <w:rFonts w:ascii="Times New Roman" w:eastAsia="Times New Roman" w:hAnsi="Times New Roman" w:cs="Times New Roman"/>
          <w:sz w:val="24"/>
          <w:szCs w:val="24"/>
        </w:rPr>
        <w:t xml:space="preserve"> aligned category, meaning their expectations were within 5 lbs. of their actual GWG, had </w:t>
      </w:r>
      <w:r w:rsidR="00693A5F">
        <w:rPr>
          <w:rFonts w:ascii="Times New Roman" w:eastAsia="Times New Roman" w:hAnsi="Times New Roman" w:cs="Times New Roman"/>
          <w:sz w:val="24"/>
          <w:szCs w:val="24"/>
        </w:rPr>
        <w:t>higher</w:t>
      </w:r>
      <w:r w:rsidRPr="0074169B">
        <w:rPr>
          <w:rFonts w:ascii="Times New Roman" w:eastAsia="Times New Roman" w:hAnsi="Times New Roman" w:cs="Times New Roman"/>
          <w:sz w:val="24"/>
          <w:szCs w:val="24"/>
        </w:rPr>
        <w:t xml:space="preserve"> disordered eating at trimester 3 (</w:t>
      </w:r>
      <w:r w:rsidR="00693A5F">
        <w:rPr>
          <w:rFonts w:ascii="Times New Roman" w:eastAsia="Times New Roman" w:hAnsi="Times New Roman" w:cs="Times New Roman"/>
          <w:sz w:val="24"/>
          <w:szCs w:val="24"/>
        </w:rPr>
        <w:t xml:space="preserve">b= 0.1042, </w:t>
      </w:r>
      <w:r w:rsidRPr="0074169B">
        <w:rPr>
          <w:rFonts w:ascii="Times New Roman" w:eastAsia="Times New Roman" w:hAnsi="Times New Roman" w:cs="Times New Roman"/>
          <w:sz w:val="24"/>
          <w:szCs w:val="24"/>
        </w:rPr>
        <w:t xml:space="preserve">p = 0.0021), </w:t>
      </w:r>
      <w:r w:rsidR="00604F08">
        <w:rPr>
          <w:rFonts w:ascii="Times New Roman" w:eastAsia="Times New Roman" w:hAnsi="Times New Roman" w:cs="Times New Roman"/>
          <w:sz w:val="24"/>
          <w:szCs w:val="24"/>
        </w:rPr>
        <w:t>compared to those</w:t>
      </w:r>
      <w:r w:rsidRPr="0074169B">
        <w:rPr>
          <w:rFonts w:ascii="Times New Roman" w:eastAsia="Times New Roman" w:hAnsi="Times New Roman" w:cs="Times New Roman"/>
          <w:sz w:val="24"/>
          <w:szCs w:val="24"/>
        </w:rPr>
        <w:t xml:space="preserve"> who underestimated (</w:t>
      </w:r>
      <w:r w:rsidR="00693A5F">
        <w:rPr>
          <w:rFonts w:ascii="Times New Roman" w:eastAsia="Times New Roman" w:hAnsi="Times New Roman" w:cs="Times New Roman"/>
          <w:sz w:val="24"/>
          <w:szCs w:val="24"/>
        </w:rPr>
        <w:t xml:space="preserve">b= 0.0262, </w:t>
      </w:r>
      <w:r w:rsidRPr="0074169B">
        <w:rPr>
          <w:rFonts w:ascii="Times New Roman" w:eastAsia="Times New Roman" w:hAnsi="Times New Roman" w:cs="Times New Roman"/>
          <w:sz w:val="24"/>
          <w:szCs w:val="24"/>
        </w:rPr>
        <w:t>p</w:t>
      </w:r>
      <w:r w:rsidR="009856BD"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=0.13) and overestimated (</w:t>
      </w:r>
      <w:r w:rsidR="00693A5F">
        <w:rPr>
          <w:rFonts w:ascii="Times New Roman" w:eastAsia="Times New Roman" w:hAnsi="Times New Roman" w:cs="Times New Roman"/>
          <w:sz w:val="24"/>
          <w:szCs w:val="24"/>
        </w:rPr>
        <w:t xml:space="preserve">0.0733, </w:t>
      </w:r>
      <w:r w:rsidRPr="0074169B">
        <w:rPr>
          <w:rFonts w:ascii="Times New Roman" w:eastAsia="Times New Roman" w:hAnsi="Times New Roman" w:cs="Times New Roman"/>
          <w:sz w:val="24"/>
          <w:szCs w:val="24"/>
        </w:rPr>
        <w:t>p = 0.28) their GWG</w:t>
      </w:r>
      <w:r w:rsidR="0082757A">
        <w:rPr>
          <w:rFonts w:ascii="Times New Roman" w:eastAsia="Times New Roman" w:hAnsi="Times New Roman" w:cs="Times New Roman"/>
          <w:sz w:val="24"/>
          <w:szCs w:val="24"/>
        </w:rPr>
        <w:t xml:space="preserve">, however </w:t>
      </w:r>
      <w:r w:rsidR="00D35617">
        <w:rPr>
          <w:rFonts w:ascii="Times New Roman" w:eastAsia="Times New Roman" w:hAnsi="Times New Roman" w:cs="Times New Roman"/>
          <w:sz w:val="24"/>
          <w:szCs w:val="24"/>
        </w:rPr>
        <w:t xml:space="preserve">the </w:t>
      </w:r>
      <w:r w:rsidR="0082757A">
        <w:rPr>
          <w:rFonts w:ascii="Times New Roman" w:eastAsia="Times New Roman" w:hAnsi="Times New Roman" w:cs="Times New Roman"/>
          <w:sz w:val="24"/>
          <w:szCs w:val="24"/>
        </w:rPr>
        <w:t>sample size was small within each category</w:t>
      </w:r>
      <w:r w:rsidR="00604F08">
        <w:rPr>
          <w:rFonts w:ascii="Times New Roman" w:eastAsia="Times New Roman" w:hAnsi="Times New Roman" w:cs="Times New Roman"/>
          <w:sz w:val="24"/>
          <w:szCs w:val="24"/>
        </w:rPr>
        <w:t xml:space="preserve"> and CI were overlapping</w:t>
      </w:r>
      <w:r w:rsidRPr="0074169B">
        <w:rPr>
          <w:rFonts w:ascii="Times New Roman" w:eastAsia="Times New Roman" w:hAnsi="Times New Roman" w:cs="Times New Roman"/>
          <w:sz w:val="24"/>
          <w:szCs w:val="24"/>
        </w:rPr>
        <w:t>.</w:t>
      </w:r>
      <w:r w:rsidR="00D35617">
        <w:rPr>
          <w:rFonts w:ascii="Times New Roman" w:eastAsia="Times New Roman" w:hAnsi="Times New Roman" w:cs="Times New Roman"/>
          <w:sz w:val="24"/>
          <w:szCs w:val="24"/>
        </w:rPr>
        <w:t xml:space="preserve"> </w:t>
      </w:r>
      <w:r w:rsidR="00604F08">
        <w:rPr>
          <w:rFonts w:ascii="Times New Roman" w:eastAsia="Times New Roman" w:hAnsi="Times New Roman" w:cs="Times New Roman"/>
          <w:sz w:val="24"/>
          <w:szCs w:val="24"/>
        </w:rPr>
        <w:t>Contrary,</w:t>
      </w:r>
      <w:r w:rsidR="00763AD6">
        <w:rPr>
          <w:rFonts w:ascii="Times New Roman" w:eastAsia="Times New Roman" w:hAnsi="Times New Roman" w:cs="Times New Roman"/>
          <w:sz w:val="24"/>
          <w:szCs w:val="24"/>
        </w:rPr>
        <w:t xml:space="preserve"> to the original hypothesis, those who underestimated their GWG produced the smallest association between GWG and disordered eating at trimester 3 (b=0.0262). </w:t>
      </w:r>
    </w:p>
    <w:p w14:paraId="779E3583" w14:textId="40C7DEE2"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Many other studies have examined how disordered eating is associated with GWG </w:t>
      </w:r>
      <w:r w:rsidRPr="0074169B">
        <w:rPr>
          <w:sz w:val="24"/>
          <w:szCs w:val="24"/>
        </w:rPr>
        <w:fldChar w:fldCharType="begin"/>
      </w:r>
      <w:r w:rsidR="00F3027C" w:rsidRPr="0074169B">
        <w:rPr>
          <w:sz w:val="24"/>
          <w:szCs w:val="24"/>
        </w:rPr>
        <w:instrText xml:space="preserve"> ADDIN ZOTERO_ITEM CSL_CITATION {"citationID":"Yk8g6p0d","properties":{"formattedCitation":"\\super 18,20,21,23,34\\uc0\\u8211{}36\\nosupersub{}","plainCitation":"18,20,21,23,34–36","noteIndex":0},"citationItems":[{"id":689,"uris":["http://zotero.org/users/5988853/items/Q9TSSJXL"],"itemData":{"id":689,"type":"article-journal","abstract":"Background: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M."},{"family":"Haedt-Matt","given":"Alissa"}],"issued":{"date-parts":[["2020",4,17]]}}},{"id":719,"uris":["http://zotero.org/users/5988853/items/VN4MUVN5"],"itemData":{"id":719,"type":"article-journal","container-title":"NAM perspectives","DOI":"10.31478/202001a","ISSN":"2578-6865","journalAbbreviation":"NAM Perspect","language":"eng","note":"PMID: 34532680\nPMCID: PMC8406571","source":"PubMed","title":"The Current Understanding of Gestational Weight Gain Among Women with Obesity and the Need for Future Research","volume":"2020","author":[{"family":"Siega-Riz","given":"Anna Maria"},{"family":"Bodnar","given":"Lisa M."},{"family":"Stotland","given":"Naomi E."},{"family":"Stang","given":"Jamie"}],"issued":{"date-parts":[["2020"]]}}}],"schema":"https://github.com/citation-style-language/schema/raw/master/csl-citation.json"} </w:instrText>
      </w:r>
      <w:r w:rsidRPr="0074169B">
        <w:rPr>
          <w:sz w:val="24"/>
          <w:szCs w:val="24"/>
        </w:rPr>
        <w:fldChar w:fldCharType="separate"/>
      </w:r>
      <w:r w:rsidR="00F3027C" w:rsidRPr="0074169B">
        <w:rPr>
          <w:sz w:val="24"/>
          <w:szCs w:val="24"/>
          <w:vertAlign w:val="superscript"/>
        </w:rPr>
        <w:t>18,20,21,23,34–36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vertAlign w:val="subscript"/>
        </w:rPr>
        <w:t xml:space="preserve">, </w:t>
      </w:r>
      <w:r w:rsidRPr="0074169B">
        <w:rPr>
          <w:rFonts w:ascii="Times New Roman" w:eastAsia="Times New Roman" w:hAnsi="Times New Roman" w:cs="Times New Roman"/>
          <w:sz w:val="24"/>
          <w:szCs w:val="24"/>
        </w:rPr>
        <w:t xml:space="preserve">however the direction of association in this study differs in that we tested the effect that GWG has on disordered eating late in pregnancy. No studies, to our knowledge, have examined the mental health impacts of gestational weight gain guidelines, specifically disordered eating, however studies have shown that pregnant individuals have a fear of gaining weight during pregnancy </w:t>
      </w:r>
      <w:r w:rsidRPr="0074169B">
        <w:rPr>
          <w:sz w:val="24"/>
          <w:szCs w:val="24"/>
        </w:rPr>
        <w:fldChar w:fldCharType="begin"/>
      </w:r>
      <w:r w:rsidR="00F3027C" w:rsidRPr="0074169B">
        <w:rPr>
          <w:sz w:val="24"/>
          <w:szCs w:val="24"/>
        </w:rPr>
        <w:instrText xml:space="preserve"> ADDIN ZOTERO_ITEM CSL_CITATION {"citationID":"rKvgORIJ","properties":{"formattedCitation":"\\super 37\\nosupersub{}","plainCitation":"37","noteIndex":0},"citationItems":[{"id":909,"uris":["http://zotero.org/users/5988853/items/HTBRA2Z6"],"itemData":{"id":909,"type":"article-journal","abstract":"OBJECTIVE: The aim of the study was to assess disordered eating attitudes and other related factors in mothers of newborns requiring Neonatal Intensive Care Unit (NICU) admission compared to those of mothers who delivered healthy infants.\nMETHODS: An anonymous self-report study conducted among 199 mothers of newborns hospitalized in NICU, and a control group of 127 mothers of healthy newborns. Eating Attitudes Test-26 (EAT-26) and a survey regarding other perinatal health issues were used.\nRESULTS: Women in the study group (SG) gained significantly less weight during pregnancy when compared to control group (CG; p = 0.001). There were fewer women with appropriate pre-gestational BMI in the SG (p = 0.052). Women who feared weight-gain during pregnancy were younger (p &lt; 0.001) and had higher EAT-26 scores (p &lt; 0.001). Women with EAT-26 scores &gt;20 smoked significantly more often during their last pregnancy in the SG (p = 0.010). Cesarean section was more frequent in the SG (p = 0.017).\nCONCLUSIONS: Disordered eating attitudes in gestation may significantly influence the pregnancy outcomes and newborns' health. Hence, it is vital for perinatal counseling and obstetrical care to focus on these issues to facilitate early diagnosis and intervention.","container-title":"The Journal of Maternal-Fetal &amp; Neonatal Medicine: The Official Journal of the European Association of Perinatal Medicine, the Federation of Asia and Oceania Perinatal Societies, the International Society of Perinatal Obstetricians","DOI":"10.3109/14767058.2014.966675","ISSN":"1476-4954","issue":"14","journalAbbreviation":"J Matern Fetal Neonatal Med","language":"eng","note":"PMID: 25228277","page":"1711-1715","source":"PubMed","title":"Disordered eating attitudes during pregnancy in mothers of newborns requiring Neonatal Intensive Care Unit admission: a case control study","title-short":"Disordered eating attitudes during pregnancy in mothers of newborns requiring Neonatal Intensive Care Unit admission","volume":"28","author":[{"family":"Czech-Szczapa","given":"Barbara"},{"family":"Szczapa","given":"Tomasz"},{"family":"Merritt","given":"T. Allen"},{"family":"Wysocki","given":"Jacek"},{"family":"Gadzinowski","given":"Janusz"},{"family":"Ptaszyński","given":"Tomasz"},{"family":"Drews","given":"Krzysztof"}],"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37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Since we had data on trimester 2 EDE-QS scores on some individuals within our sample, we were able to assess whether trimester 2 EDE-QS scores impacted the relationship between GWG and trimester 3 EDE-QS scores. When adding trimester 2 scores to our model we noticed that these scores were </w:t>
      </w:r>
      <w:r w:rsidR="009856BD">
        <w:rPr>
          <w:rFonts w:ascii="Times New Roman" w:eastAsia="Times New Roman" w:hAnsi="Times New Roman" w:cs="Times New Roman"/>
          <w:sz w:val="24"/>
          <w:szCs w:val="24"/>
        </w:rPr>
        <w:t xml:space="preserve">possibly </w:t>
      </w:r>
      <w:r w:rsidRPr="0074169B">
        <w:rPr>
          <w:rFonts w:ascii="Times New Roman" w:eastAsia="Times New Roman" w:hAnsi="Times New Roman" w:cs="Times New Roman"/>
          <w:sz w:val="24"/>
          <w:szCs w:val="24"/>
        </w:rPr>
        <w:t>mediating the relationship between GWG and EDE-QS at trimester 3</w:t>
      </w:r>
      <w:r w:rsidR="009856BD">
        <w:rPr>
          <w:rFonts w:ascii="Times New Roman" w:eastAsia="Times New Roman" w:hAnsi="Times New Roman" w:cs="Times New Roman"/>
          <w:sz w:val="24"/>
          <w:szCs w:val="24"/>
        </w:rPr>
        <w:t xml:space="preserve">. The effect estimates for GWG in the relationship between GWG and trimester 2 EDE-QS was 0.0282 </w:t>
      </w:r>
      <w:r w:rsidR="00077FD4">
        <w:rPr>
          <w:rFonts w:ascii="Times New Roman" w:eastAsia="Times New Roman" w:hAnsi="Times New Roman" w:cs="Times New Roman"/>
          <w:sz w:val="24"/>
          <w:szCs w:val="24"/>
        </w:rPr>
        <w:t>using a</w:t>
      </w:r>
      <w:r w:rsidR="009856BD">
        <w:rPr>
          <w:rFonts w:ascii="Times New Roman" w:eastAsia="Times New Roman" w:hAnsi="Times New Roman" w:cs="Times New Roman"/>
          <w:sz w:val="24"/>
          <w:szCs w:val="24"/>
        </w:rPr>
        <w:t xml:space="preserve"> fully adjusted model, which was similar to the effect estimate using trimester 3 scores</w:t>
      </w:r>
      <w:r w:rsidR="00077FD4">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0.0281.</w:t>
      </w:r>
      <w:r w:rsidRPr="0074169B">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T</w:t>
      </w:r>
      <w:r w:rsidR="009856BD" w:rsidRPr="0074169B">
        <w:rPr>
          <w:rFonts w:ascii="Times New Roman" w:eastAsia="Times New Roman" w:hAnsi="Times New Roman" w:cs="Times New Roman"/>
          <w:sz w:val="24"/>
          <w:szCs w:val="24"/>
        </w:rPr>
        <w:t>herefore,</w:t>
      </w:r>
      <w:r w:rsidRPr="0074169B">
        <w:rPr>
          <w:rFonts w:ascii="Times New Roman" w:eastAsia="Times New Roman" w:hAnsi="Times New Roman" w:cs="Times New Roman"/>
          <w:sz w:val="24"/>
          <w:szCs w:val="24"/>
        </w:rPr>
        <w:t xml:space="preserve"> the relationship is most likely that disordered eating is driving the association with GWG, like many studies have found. However, </w:t>
      </w:r>
      <w:r w:rsidR="0074169B" w:rsidRPr="0074169B">
        <w:rPr>
          <w:rFonts w:ascii="Times New Roman" w:eastAsia="Times New Roman" w:hAnsi="Times New Roman" w:cs="Times New Roman"/>
          <w:sz w:val="24"/>
          <w:szCs w:val="24"/>
        </w:rPr>
        <w:t>to</w:t>
      </w:r>
      <w:r w:rsidRPr="0074169B">
        <w:rPr>
          <w:rFonts w:ascii="Times New Roman" w:eastAsia="Times New Roman" w:hAnsi="Times New Roman" w:cs="Times New Roman"/>
          <w:sz w:val="24"/>
          <w:szCs w:val="24"/>
        </w:rPr>
        <w:t xml:space="preserve"> fully understand the directionality of this association, data on pre-pregnancy disordered eating would be preferred.</w:t>
      </w:r>
    </w:p>
    <w:p w14:paraId="0B77E39F" w14:textId="50077CBC" w:rsidR="00F83712" w:rsidRPr="0074169B" w:rsidRDefault="00584D14">
      <w:pPr>
        <w:pStyle w:val="Standard"/>
        <w:ind w:firstLine="720"/>
        <w:rPr>
          <w:sz w:val="24"/>
          <w:szCs w:val="24"/>
        </w:rPr>
      </w:pP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was found to confound the relationship between GWG and disordered eating, which is consistent with the knowledge that GWG differs by BMI category, most likely driven by NAM guidelines being described in this way, and that those in higher </w:t>
      </w: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categories have more disordered eating </w:t>
      </w:r>
      <w:r w:rsidRPr="0074169B">
        <w:rPr>
          <w:sz w:val="24"/>
          <w:szCs w:val="24"/>
        </w:rPr>
        <w:fldChar w:fldCharType="begin"/>
      </w:r>
      <w:r w:rsidR="00F3027C" w:rsidRPr="0074169B">
        <w:rPr>
          <w:sz w:val="24"/>
          <w:szCs w:val="24"/>
        </w:rPr>
        <w:instrText xml:space="preserve"> ADDIN ZOTERO_ITEM CSL_CITATION {"citationID":"ReGfZPr8","properties":{"formattedCitation":"\\super 21,22\\nosupersub{}","plainCitation":"21,22","noteIndex":0},"citationItems":[{"id":695,"uris":["http://zotero.org/users/5988853/items/9PG9NA5F"],"itemData":{"id":695,"type":"article-journal","abstract":"OBJECTIVE: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21,22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670F88" w:rsidRPr="0074169B">
        <w:rPr>
          <w:rFonts w:ascii="Times New Roman" w:eastAsia="Times New Roman" w:hAnsi="Times New Roman" w:cs="Times New Roman"/>
          <w:sz w:val="24"/>
          <w:szCs w:val="24"/>
        </w:rPr>
        <w:t>Originally,</w:t>
      </w:r>
      <w:r w:rsidRPr="0074169B">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 xml:space="preserve">I </w:t>
      </w:r>
      <w:r w:rsidR="000B6015" w:rsidRPr="0074169B">
        <w:rPr>
          <w:rFonts w:ascii="Times New Roman" w:eastAsia="Times New Roman" w:hAnsi="Times New Roman" w:cs="Times New Roman"/>
          <w:sz w:val="24"/>
          <w:szCs w:val="24"/>
        </w:rPr>
        <w:t>hypothesized</w:t>
      </w:r>
      <w:r w:rsidRPr="0074169B">
        <w:rPr>
          <w:rFonts w:ascii="Times New Roman" w:eastAsia="Times New Roman" w:hAnsi="Times New Roman" w:cs="Times New Roman"/>
          <w:sz w:val="24"/>
          <w:szCs w:val="24"/>
        </w:rPr>
        <w:t xml:space="preserve"> that parity would have been a significant covariate, as </w:t>
      </w:r>
      <w:r w:rsidR="0000794F">
        <w:rPr>
          <w:rFonts w:ascii="Times New Roman" w:eastAsia="Times New Roman" w:hAnsi="Times New Roman" w:cs="Times New Roman"/>
          <w:sz w:val="24"/>
          <w:szCs w:val="24"/>
        </w:rPr>
        <w:t>I</w:t>
      </w:r>
      <w:r w:rsidRPr="0074169B">
        <w:rPr>
          <w:rFonts w:ascii="Times New Roman" w:eastAsia="Times New Roman" w:hAnsi="Times New Roman" w:cs="Times New Roman"/>
          <w:sz w:val="24"/>
          <w:szCs w:val="24"/>
        </w:rPr>
        <w:t xml:space="preserve"> thought that pregnant individuals who had experience with a prior pregnancy may be more familiar with GWG, and body changes </w:t>
      </w:r>
      <w:r w:rsidR="009D24CA">
        <w:rPr>
          <w:rFonts w:ascii="Times New Roman" w:eastAsia="Times New Roman" w:hAnsi="Times New Roman" w:cs="Times New Roman"/>
          <w:sz w:val="24"/>
          <w:szCs w:val="24"/>
        </w:rPr>
        <w:t xml:space="preserve">associated with pregnancy </w:t>
      </w:r>
      <w:r w:rsidRPr="0074169B">
        <w:rPr>
          <w:rFonts w:ascii="Times New Roman" w:eastAsia="Times New Roman" w:hAnsi="Times New Roman" w:cs="Times New Roman"/>
          <w:sz w:val="24"/>
          <w:szCs w:val="24"/>
        </w:rPr>
        <w:t xml:space="preserve">and therefore experience less disordered eating later in pregnancy. This was also predicted to be true for maternal age, where older participants may have also been more likely to have had previous pregnancies and therefore may have been more familiar with body changes during pregnancy. Additionally, previous studies have also adjusted for maternal age and parity </w:t>
      </w:r>
      <w:r w:rsidRPr="0074169B">
        <w:rPr>
          <w:sz w:val="24"/>
          <w:szCs w:val="24"/>
        </w:rPr>
        <w:fldChar w:fldCharType="begin"/>
      </w:r>
      <w:r w:rsidR="00F3027C" w:rsidRPr="0074169B">
        <w:rPr>
          <w:sz w:val="24"/>
          <w:szCs w:val="24"/>
        </w:rPr>
        <w:instrText xml:space="preserve"> ADDIN ZOTERO_ITEM CSL_CITATION {"citationID":"sU6trhlM","properties":{"formattedCitation":"\\super 21,34,35\\nosupersub{}","plainCitation":"21,34,35","noteIndex":0},"citationItems":[{"id":695,"uris":["http://zotero.org/users/5988853/items/9PG9NA5F"],"itemData":{"id":695,"type":"article-journal","abstract":"OBJECTIVE: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M."},{"family":"Haedt-Matt","given":"Alissa"}],"issued":{"date-parts":[["2020",4,17]]}}}],"schema":"https://github.com/citation-style-language/schema/raw/master/csl-citation.json"} </w:instrText>
      </w:r>
      <w:r w:rsidRPr="0074169B">
        <w:rPr>
          <w:sz w:val="24"/>
          <w:szCs w:val="24"/>
        </w:rPr>
        <w:fldChar w:fldCharType="separate"/>
      </w:r>
      <w:r w:rsidR="00F3027C" w:rsidRPr="0074169B">
        <w:rPr>
          <w:sz w:val="24"/>
          <w:szCs w:val="24"/>
          <w:vertAlign w:val="superscript"/>
        </w:rPr>
        <w:t>21,34,35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where one study saw pregnant individuals concerned about body shape tended to be younger and </w:t>
      </w:r>
      <w:r w:rsidRPr="009856BD">
        <w:rPr>
          <w:rFonts w:ascii="Times New Roman" w:eastAsia="Times New Roman" w:hAnsi="Times New Roman" w:cs="Times New Roman"/>
          <w:sz w:val="24"/>
          <w:szCs w:val="24"/>
        </w:rPr>
        <w:t xml:space="preserve">nulliparous </w:t>
      </w:r>
      <w:r w:rsidRPr="009856BD">
        <w:rPr>
          <w:sz w:val="24"/>
          <w:szCs w:val="24"/>
        </w:rPr>
        <w:fldChar w:fldCharType="begin"/>
      </w:r>
      <w:r w:rsidR="00F3027C" w:rsidRPr="009856BD">
        <w:rPr>
          <w:sz w:val="24"/>
          <w:szCs w:val="24"/>
        </w:rPr>
        <w:instrText xml:space="preserve"> ADDIN ZOTERO_ITEM CSL_CITATION {"citationID":"q3aJ0Mrj","properties":{"formattedCitation":"\\super 38\\nosupersub{}","plainCitation":"38","noteIndex":0},"citationItems":[{"id":923,"uris":["http://zotero.org/users/5988853/items/CWDZFBR5"],"itemData":{"id":923,"type":"article-journal","abstract":"BACKGROUND: Pregnant women in Japan express various reasons for limiting gestational weight gain (GWG). We aimed to identify and characterise groups where the women share common reasons to limit GWG and to examine how these groups are associated with inappropriate GWG and abnormal foetal size.\nMETHODS: We prospectively studied information from the Japan Environment and Children's Study (JECS) on 92,539 women who gave birth to live singletons from 2011 through 2014. Pregnant women were recruited during early pregnancy. Their reasons for limiting GWG and other information were collected through self-reported questionnaires and medical records. We applied latent class analysis to group the women based on their reported reasons. We used multinomial logistic regression to compare the risks of inappropriate (inadequate and excessive) GWG and abnormal foetal size (determined by new-born weight for gestational age) between the identified groups.\nRESULTS: We identified three groups: Group 1 (76.7%), concerned about delivery and new-born health (health-conscious women); Group 2 (14.5%), concerned about body shape, delivery, and new-born health (body-shape- and health-conscious women); and Group 3 (8.8%), women without strong reasons to limit GWG (women lacking body-shape and health consciousness). Compared with Group 1 members, Group 2 members tended to be younger, have lower pre-pregnancy weight, be unmarried, be nulliparous, have practiced weight loss before pregnancy, and not have chronic medical conditions. Group 3 members tended to be less educated, unmarried, multiparous, smokers, and have a higher prevalence of pre-pregnancy underweight and previous caesarean delivery. Relative to Group 1, Group 2 had a lower unadjusted risk for inadequate GWG (relative risk ratio [RRR] = 0.86, 95% CI: 0.81-0.90) and large-for-gestational-age birth (RRR = 0.91, 95% CI 0.86-0.97), whereas Group 3 had a higher unadjusted risk for excessive GWG (RRR = 1.36, 95% CI: 1.29-1.43) and small-for-gestational-age (SGA) births (RRR = 1.15, 95% CI: 1.05-1.25).\nCONCLUSIONS: In this Japanese nationwide birth cohort study, pregnant women who were less conscious about body shape and health had complex risks for excessive GWG and SGA birth. Health care providers should consider a woman's perception of GWG when addressing factors affecting GWG and foetal growth.","container-title":"BMC pregnancy and childbirth","DOI":"10.1186/s12884-021-03827-0","ISSN":"1471-2393","issue":"1","journalAbbreviation":"BMC Pregnancy Childbirth","language":"eng","note":"PMID: 34020606\nPMCID: PMC8139142","page":"396","source":"PubMed","title":"Lack of concern about body image and health during pregnancy linked to excessive gestational weight gain and small-for-gestational-age deliveries: the Japan Environment and Children's Study","title-short":"Lack of concern about body image and health during pregnancy linked to excessive gestational weight gain and small-for-gestational-age deliveries","volume":"21","author":[{"family":"J-P","given":"Naw Awn"},{"family":"Minami","given":"Marina"},{"family":"Eitoku","given":"Masamitsu"},{"family":"Maeda","given":"Nagamasa"},{"family":"Fujieda","given":"Mikiya"},{"family":"Suganuma","given":"Narufumi"},{"literal":"Japan Environment and Children’s Study (JECS) Group"}],"issued":{"date-parts":[["2021",5,21]]}}}],"schema":"https://github.com/citation-style-language/schema/raw/master/csl-citation.json"} </w:instrText>
      </w:r>
      <w:r w:rsidRPr="009856BD">
        <w:rPr>
          <w:sz w:val="24"/>
          <w:szCs w:val="24"/>
        </w:rPr>
        <w:fldChar w:fldCharType="separate"/>
      </w:r>
      <w:r w:rsidR="00F3027C" w:rsidRPr="009856BD">
        <w:rPr>
          <w:sz w:val="24"/>
          <w:szCs w:val="24"/>
          <w:vertAlign w:val="superscript"/>
        </w:rPr>
        <w:t>38</w:t>
      </w:r>
      <w:r w:rsidRPr="009856BD">
        <w:rPr>
          <w:rFonts w:ascii="Times New Roman" w:eastAsia="Times New Roman" w:hAnsi="Times New Roman" w:cs="Times New Roman"/>
          <w:sz w:val="24"/>
          <w:szCs w:val="24"/>
        </w:rPr>
        <w:fldChar w:fldCharType="end"/>
      </w:r>
      <w:r w:rsidRPr="009856BD">
        <w:rPr>
          <w:rFonts w:ascii="Times New Roman" w:eastAsia="Times New Roman" w:hAnsi="Times New Roman" w:cs="Times New Roman"/>
          <w:sz w:val="24"/>
          <w:szCs w:val="24"/>
        </w:rPr>
        <w:t xml:space="preserve">. </w:t>
      </w:r>
      <w:r w:rsidR="000B6015" w:rsidRPr="009856BD">
        <w:rPr>
          <w:rFonts w:ascii="Times New Roman" w:eastAsia="Times New Roman" w:hAnsi="Times New Roman" w:cs="Times New Roman"/>
          <w:sz w:val="24"/>
          <w:szCs w:val="24"/>
        </w:rPr>
        <w:t xml:space="preserve">Instead in this population we observed </w:t>
      </w:r>
      <w:r w:rsidR="009856BD" w:rsidRPr="009856BD">
        <w:rPr>
          <w:rFonts w:ascii="Times New Roman" w:eastAsia="Times New Roman" w:hAnsi="Times New Roman" w:cs="Times New Roman"/>
          <w:sz w:val="24"/>
          <w:szCs w:val="24"/>
        </w:rPr>
        <w:t>no difference in either GWG</w:t>
      </w:r>
      <w:r w:rsidR="009856BD">
        <w:rPr>
          <w:rFonts w:ascii="Times New Roman" w:eastAsia="Times New Roman" w:hAnsi="Times New Roman" w:cs="Times New Roman"/>
          <w:sz w:val="24"/>
          <w:szCs w:val="24"/>
        </w:rPr>
        <w:t xml:space="preserve"> and EDE-QS scores based on </w:t>
      </w:r>
      <w:r w:rsidR="0000794F">
        <w:rPr>
          <w:rFonts w:ascii="Times New Roman" w:eastAsia="Times New Roman" w:hAnsi="Times New Roman" w:cs="Times New Roman"/>
          <w:sz w:val="24"/>
          <w:szCs w:val="24"/>
        </w:rPr>
        <w:t>parity or age</w:t>
      </w:r>
      <w:r w:rsidR="009856BD">
        <w:rPr>
          <w:rFonts w:ascii="Times New Roman" w:eastAsia="Times New Roman" w:hAnsi="Times New Roman" w:cs="Times New Roman"/>
          <w:sz w:val="24"/>
          <w:szCs w:val="24"/>
        </w:rPr>
        <w:t>.</w:t>
      </w:r>
      <w:r w:rsidR="000B6015">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PSS and PUQE scores were not </w:t>
      </w:r>
      <w:r w:rsidRPr="0074169B">
        <w:rPr>
          <w:rFonts w:ascii="Times New Roman" w:eastAsia="Times New Roman" w:hAnsi="Times New Roman" w:cs="Times New Roman"/>
          <w:sz w:val="24"/>
          <w:szCs w:val="24"/>
        </w:rPr>
        <w:lastRenderedPageBreak/>
        <w:t xml:space="preserve">included in </w:t>
      </w:r>
      <w:r w:rsidR="00670F88">
        <w:rPr>
          <w:rFonts w:ascii="Times New Roman" w:eastAsia="Times New Roman" w:hAnsi="Times New Roman" w:cs="Times New Roman"/>
          <w:sz w:val="24"/>
          <w:szCs w:val="24"/>
        </w:rPr>
        <w:t>this analysis</w:t>
      </w:r>
      <w:r w:rsidRPr="0074169B">
        <w:rPr>
          <w:rFonts w:ascii="Times New Roman" w:eastAsia="Times New Roman" w:hAnsi="Times New Roman" w:cs="Times New Roman"/>
          <w:sz w:val="24"/>
          <w:szCs w:val="24"/>
        </w:rPr>
        <w:t xml:space="preserve"> because although they were both associated with disordered eating, they were not associated with GWG in our sample. Finally, race/ethnicity and income, although not associated with either GWG </w:t>
      </w:r>
      <w:r w:rsidR="00F3027C" w:rsidRPr="0074169B">
        <w:rPr>
          <w:rFonts w:ascii="Times New Roman" w:eastAsia="Times New Roman" w:hAnsi="Times New Roman" w:cs="Times New Roman"/>
          <w:sz w:val="24"/>
          <w:szCs w:val="24"/>
        </w:rPr>
        <w:t>or</w:t>
      </w:r>
      <w:r w:rsidRPr="0074169B">
        <w:rPr>
          <w:rFonts w:ascii="Times New Roman" w:eastAsia="Times New Roman" w:hAnsi="Times New Roman" w:cs="Times New Roman"/>
          <w:sz w:val="24"/>
          <w:szCs w:val="24"/>
        </w:rPr>
        <w:t xml:space="preserve"> EDE-QS at trimester 3 were included to account for any socio-demographic differences within our population.</w:t>
      </w:r>
    </w:p>
    <w:p w14:paraId="1163F626" w14:textId="36A00C5B"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The analysis involving misalignment between expected GWG and actual GWG is a</w:t>
      </w:r>
      <w:r w:rsidR="00670F88">
        <w:rPr>
          <w:rFonts w:ascii="Times New Roman" w:eastAsia="Times New Roman" w:hAnsi="Times New Roman" w:cs="Times New Roman"/>
          <w:sz w:val="24"/>
          <w:szCs w:val="24"/>
        </w:rPr>
        <w:t xml:space="preserve"> relatively</w:t>
      </w:r>
      <w:r w:rsidRPr="0074169B">
        <w:rPr>
          <w:rFonts w:ascii="Times New Roman" w:eastAsia="Times New Roman" w:hAnsi="Times New Roman" w:cs="Times New Roman"/>
          <w:sz w:val="24"/>
          <w:szCs w:val="24"/>
        </w:rPr>
        <w:t xml:space="preserve"> </w:t>
      </w:r>
      <w:r w:rsidR="00670F88">
        <w:rPr>
          <w:rFonts w:ascii="Times New Roman" w:eastAsia="Times New Roman" w:hAnsi="Times New Roman" w:cs="Times New Roman"/>
          <w:sz w:val="24"/>
          <w:szCs w:val="24"/>
        </w:rPr>
        <w:t xml:space="preserve">novel </w:t>
      </w:r>
      <w:r w:rsidRPr="0074169B">
        <w:rPr>
          <w:rFonts w:ascii="Times New Roman" w:eastAsia="Times New Roman" w:hAnsi="Times New Roman" w:cs="Times New Roman"/>
          <w:sz w:val="24"/>
          <w:szCs w:val="24"/>
        </w:rPr>
        <w:t xml:space="preserve">concept. One study that examined the relationship between personal and provider GWG goals defined a difference of 5lbs, which is the way we grouped our misalignment categories </w:t>
      </w:r>
      <w:r w:rsidRPr="0074169B">
        <w:rPr>
          <w:sz w:val="24"/>
          <w:szCs w:val="24"/>
        </w:rPr>
        <w:fldChar w:fldCharType="begin"/>
      </w:r>
      <w:r w:rsidR="00F3027C" w:rsidRPr="0074169B">
        <w:rPr>
          <w:sz w:val="24"/>
          <w:szCs w:val="24"/>
        </w:rPr>
        <w:instrText xml:space="preserve"> ADDIN ZOTERO_ITEM CSL_CITATION {"citationID":"sdJtvRY5","properties":{"formattedCitation":"\\super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Other studies that examined expectations around GWG relative to NAM guidelines saw that pre-pregnancy BMI influenced expectations, where individuals with overweight and obesity more often expected to gain more than NAM guidelines </w:t>
      </w:r>
      <w:r w:rsidRPr="0074169B">
        <w:rPr>
          <w:sz w:val="24"/>
          <w:szCs w:val="24"/>
        </w:rPr>
        <w:fldChar w:fldCharType="begin"/>
      </w:r>
      <w:r w:rsidR="00F3027C" w:rsidRPr="0074169B">
        <w:rPr>
          <w:sz w:val="24"/>
          <w:szCs w:val="24"/>
        </w:rPr>
        <w:instrText xml:space="preserve"> ADDIN ZOTERO_ITEM CSL_CITATION {"citationID":"cxDxA25m","properties":{"formattedCitation":"\\super 28,39\\nosupersub{}","plainCitation":"28,39","noteIndex":0},"citationItems":[{"id":653,"uris":["http://zotero.org/users/5988853/items/P6EDMKWX"],"itemData":{"id":653,"type":"article-journal","abstract":"OBJECTIVE: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E."},{"family":"Andres","given":"Aline"}],"issued":{"date-parts":[["2017",1]]}}},{"id":929,"uris":["http://zotero.org/users/5988853/items/ZANTRWUD"],"itemData":{"id":929,"type":"article-journal","abstract":"Latina women are at high risk of excessive gestational weight gain (GWG) during pregnancy; yet little is known about whether factors related to GWG differ by pre-pregnancy body mass index (BMI) within this population. We conducted in-depth interviews with 62 pregnant Latina women with pre-pregnancy BMIs in the healthy, overweight, and obese ranges, gestational age ≥22 weeks, and GWG for gestational age above Institute of Medicine (IOM) guidelines. Compared to healthy weight and obese women, overweight women least often reported viewing weight as important, making efforts to control their GWG, being aware of the role of diet on GWG, and receiving GWG advice from health-care providers. Among those who received GWG advice, overweight women more often recalled a target GWG above IOM guidelines. Obese women more often reported low acceptance of their GWG, concern about GWG, having received GWG advice from providers, difficulty following providers' dietary advice, and emotional eating as a challenge for controlling GWG. Participants welcomed practical advice to manage GWG. Future interventions to prevent excessive GWG among Latina women should consider differences among women of varying pre-pregnancy BMIs and include multi-level strategies to address psychosocial as well as provider factors.","container-title":"Women &amp; Health","DOI":"10.1080/03630242.2015.1050542","ISSN":"1541-0331","issue":"7","journalAbbreviation":"Women Health","language":"eng","note":"PMID: 26016948","page":"805-828","source":"PubMed","title":"Knowledge, Attitudes and Provider Advice by Pre-Pregnancy Weight Status: A Qualitative Study of Pregnant Latinas With Excessive Gestational Weight Gain","title-short":"Knowledge, Attitudes and Provider Advice by Pre-Pregnancy Weight Status","volume":"55","author":[{"family":"Wang","given":"Monica L."},{"family":"Arroyo","given":"Julie"},{"family":"Druker","given":"Susan"},{"family":"Sankey","given":"Heather Z."},{"family":"Rosal","given":"Milagros C."}],"issued":{"date-parts":[["2015"]]}}}],"schema":"https://github.com/citation-style-language/schema/raw/master/csl-citation.json"}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28,39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There have not been any studies, to the best of our knowledge, that look at the relationship between </w:t>
      </w:r>
      <w:r w:rsidR="00693A5F">
        <w:rPr>
          <w:rFonts w:ascii="Times New Roman" w:eastAsia="Times New Roman" w:hAnsi="Times New Roman" w:cs="Times New Roman"/>
          <w:sz w:val="24"/>
          <w:szCs w:val="24"/>
        </w:rPr>
        <w:t>our</w:t>
      </w:r>
      <w:r w:rsidRPr="0074169B">
        <w:rPr>
          <w:rFonts w:ascii="Times New Roman" w:eastAsia="Times New Roman" w:hAnsi="Times New Roman" w:cs="Times New Roman"/>
          <w:sz w:val="24"/>
          <w:szCs w:val="24"/>
        </w:rPr>
        <w:t xml:space="preserve"> misalignment categories and disordered eating outcomes in pregnancy. However, in one study over half of pregnant individuals who wished to maintain their GWG below a certain weight had lower GWG compared to those with less stringent notions around GWG </w:t>
      </w:r>
      <w:r w:rsidRPr="0074169B">
        <w:rPr>
          <w:sz w:val="24"/>
          <w:szCs w:val="24"/>
        </w:rPr>
        <w:fldChar w:fldCharType="begin"/>
      </w:r>
      <w:r w:rsidR="00F3027C" w:rsidRPr="0074169B">
        <w:rPr>
          <w:sz w:val="24"/>
          <w:szCs w:val="24"/>
        </w:rPr>
        <w:instrText xml:space="preserve"> ADDIN ZOTERO_ITEM CSL_CITATION {"citationID":"My2zMdeV","properties":{"formattedCitation":"\\super 40\\nosupersub{}","plainCitation":"40","noteIndex":0},"citationItems":[{"id":926,"uris":["http://zotero.org/users/5988853/items/7B6QRQMR"],"itemData":{"id":926,"type":"article-journal","abstract":"We aimed to clarify which beliefs motivate women to control their weight during pregnancy and how such values influence pregnancy outcomes. Using a questionnaire administered during mid- to late- pregnancy in a hospital-based prospective cohort study, we explored women's perceived ideal GWG and their reasons for having this ideal. Using multivariate regression, we evaluated the association between women's perceived ideal GWG and pregnancy outcomes. Among 1,691 normal and underweight women, the most common reason women thought avoiding excessive weight gain was important was \"for ease of delivery and/or her health and well-being\". 912 (54%) women wished to maintain their GWG below 12 kg, the upper limit recommended by the Japanese governmental guidelines, and had a lower actual GWG compared to those who had less stringent notions of GWG. Compared to women whose perceived ideal GWG was 12 kg, those who considered their perceived limit to be lower had infants with lower birthweight on average despite no significant reduction in cesarean delivery rate or post-partum body weight retention. Our findings suggest that women who believe they should limit their weight gain to an amount lower than the upper limit of current guidelines succeeded in gaining significantly less weight but received no additional benefit.","container-title":"Scientific Reports","DOI":"10.1038/s41598-018-29936-z","ISSN":"2045-2322","issue":"1","journalAbbreviation":"Sci Rep","language":"eng","note":"PMID: 30069014\nPMCID: PMC6070475","page":"11574","source":"PubMed","title":"Association between women's perceived ideal gestational weight gain during pregnancy and pregnancy outcomes","volume":"8","author":[{"family":"Ogawa","given":"Kohei"},{"family":"Morisaki","given":"Naho"},{"family":"Sago","given":"Haruhiko"},{"family":"Fujiwara","given":"Takeo"},{"family":"Horikawa","given":"Reiko"}],"issued":{"date-parts":[["2018",8,1]]}}}],"schema":"https://github.com/citation-style-language/schema/raw/master/csl-citation.json"} </w:instrText>
      </w:r>
      <w:r w:rsidRPr="0074169B">
        <w:rPr>
          <w:sz w:val="24"/>
          <w:szCs w:val="24"/>
        </w:rPr>
        <w:fldChar w:fldCharType="separate"/>
      </w:r>
      <w:r w:rsidR="00F3027C" w:rsidRPr="0074169B">
        <w:rPr>
          <w:sz w:val="24"/>
          <w:szCs w:val="24"/>
          <w:vertAlign w:val="superscript"/>
        </w:rPr>
        <w:t>40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Contrary to our hypothesis, individuals who had expectations lower than their actual GWG had the smallest effect of GWG on disordered eating in trimester 3</w:t>
      </w:r>
      <w:r w:rsidR="00077FD4">
        <w:rPr>
          <w:rFonts w:ascii="Times New Roman" w:eastAsia="Times New Roman" w:hAnsi="Times New Roman" w:cs="Times New Roman"/>
          <w:sz w:val="24"/>
          <w:szCs w:val="24"/>
        </w:rPr>
        <w:t>, and those in the aligned category had the highest and only significant association. One reason for this could be that individuals maintain those expectations may engage in more disordered eating achieve their expectations</w:t>
      </w:r>
      <w:r w:rsidR="00D35617">
        <w:rPr>
          <w:rFonts w:ascii="Times New Roman" w:eastAsia="Times New Roman" w:hAnsi="Times New Roman" w:cs="Times New Roman"/>
          <w:sz w:val="24"/>
          <w:szCs w:val="24"/>
        </w:rPr>
        <w:t xml:space="preserve">. </w:t>
      </w:r>
      <w:r w:rsidR="00077FD4">
        <w:rPr>
          <w:rFonts w:ascii="Times New Roman" w:eastAsia="Times New Roman" w:hAnsi="Times New Roman" w:cs="Times New Roman"/>
          <w:sz w:val="24"/>
          <w:szCs w:val="24"/>
        </w:rPr>
        <w:t>However, s</w:t>
      </w:r>
      <w:r w:rsidR="00B10A53">
        <w:rPr>
          <w:rFonts w:ascii="Times New Roman" w:eastAsia="Times New Roman" w:hAnsi="Times New Roman" w:cs="Times New Roman"/>
          <w:sz w:val="24"/>
          <w:szCs w:val="24"/>
        </w:rPr>
        <w:t xml:space="preserve">ince sample sizes are small and CI are overlapping, within our categories, it is hard to draw any conclusions. </w:t>
      </w:r>
      <w:r w:rsidR="00AD11E0">
        <w:rPr>
          <w:rFonts w:ascii="Times New Roman" w:eastAsia="Times New Roman" w:hAnsi="Times New Roman" w:cs="Times New Roman"/>
          <w:sz w:val="24"/>
          <w:szCs w:val="24"/>
        </w:rPr>
        <w:t xml:space="preserve">I </w:t>
      </w:r>
      <w:r w:rsidR="00693A5F">
        <w:rPr>
          <w:rFonts w:ascii="Times New Roman" w:eastAsia="Times New Roman" w:hAnsi="Times New Roman" w:cs="Times New Roman"/>
          <w:sz w:val="24"/>
          <w:szCs w:val="24"/>
        </w:rPr>
        <w:t xml:space="preserve">hope to explore </w:t>
      </w:r>
      <w:r w:rsidR="009D24CA">
        <w:rPr>
          <w:rFonts w:ascii="Times New Roman" w:eastAsia="Times New Roman" w:hAnsi="Times New Roman" w:cs="Times New Roman"/>
          <w:sz w:val="24"/>
          <w:szCs w:val="24"/>
        </w:rPr>
        <w:t>any effect of misalignment</w:t>
      </w:r>
      <w:r w:rsidR="00693A5F">
        <w:rPr>
          <w:rFonts w:ascii="Times New Roman" w:eastAsia="Times New Roman" w:hAnsi="Times New Roman" w:cs="Times New Roman"/>
          <w:sz w:val="24"/>
          <w:szCs w:val="24"/>
        </w:rPr>
        <w:t xml:space="preserve"> further with a greater sample size.</w:t>
      </w:r>
    </w:p>
    <w:p w14:paraId="42E6C9CD" w14:textId="6DC2528B"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findings from this study </w:t>
      </w:r>
      <w:r w:rsidR="00F3027C"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shed light on the impact that GWG has on disordered eating late in pregnancy, and therefore the effect that GWG may have on disordered eating postpartum. This is worrisome because disordered eating during pregnancy can progress postpartum and potentially lead to self-esteem issues for the pregnant individuals. One study saw that only 50% of obstetricians and gynecologists thought that disordered eating assessment did not fall within their responsibility even though a majority of them understand the physical consequences associated with </w:t>
      </w:r>
      <w:r w:rsidR="009856BD">
        <w:rPr>
          <w:rFonts w:ascii="Times New Roman" w:eastAsia="Times New Roman" w:hAnsi="Times New Roman" w:cs="Times New Roman"/>
          <w:sz w:val="24"/>
          <w:szCs w:val="24"/>
        </w:rPr>
        <w:t>eating disorders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{"citationID":"Zxbu24gF","properties":{"formattedCitation":"\\super 41\\nosupersub{}","plainCitation":"41","noteIndex":0},"citationItems":[{"id":919,"uris":["http://zotero.org/users/5988853/items/IMRX443Y"],"itemData":{"id":919,"type":"article-journal","abstract":"OBJECTIVE: Disordered eating can have consequences for gynecologic and obstetric patients and fetuses. Amenorrhea, infertility, hyperemesis gravidarum, and preterm birth have been linked to eating disorders (EDs). This study aimed to evaluate obstetrician-gynecologists' ED-related knowledge, attitudes, and practices.\nMETHODS: Questionnaires were sent to 968 Fellows of the American College of Obstetricians and Gynecologists between November 2007 and March 2008. Data were analyzed separately for generalists (provide obstetric and gynecologic care) and gynecologists only (treat only gynecologic patients).\nRESULTS: A majority of obstetrician-gynecologists assess body weight, exercise, body mass index, and dieting habits. Less than half assess ED history, body image concerns, weight-related cosmetic surgery, binging, and purging. Over half (54%) of generalists believed ED assessment falls within their purview. Most (90.8%) generalists agreed or strongly agreed that EDs can negatively impact pregnancy outcome. A majority rated residency training in diagnosing (88.5%) and treating (96.2%) EDs as barely adequate or less. Most knew low birth weight (91%) and postpartum depression (90%) are associated with maternal EDs, though over a third was unsure about several consequences. Some gender differences emerged; females screen for more ED indicators and are more likely to view ED assessment as within their role.\nCONCLUSIONS: Despite the consequences of EDs and the fact that most physicians agree EDs can negatively impact pregnancy, only about half view ED assessment as their responsibility. Only some weight- and diet-related topics are assessed, and there are gaps in knowledge of ED consequences. Obstetrician-gynecologists are not confident in their training regarding EDs. Improvement in knowledge and altering obstetrician-gynecologists' view of their responsibilities may improve ED screening rates.","container-title":"Journal of Women's Health (2002)","DOI":"10.1089/jwh.2008.1183","ISSN":"1931-843X","issue":"9","journalAbbreviation":"J Womens Health (Larchmt)","language":"eng","note":"PMID: 19743910","page":"1395-1401","source":"PubMed","title":"Eating disorders and obstetric-gynecologic care","volume":"18","author":[{"family":"Leddy","given":"Meaghan A."},{"family":"Jones","given":"Candace"},{"family":"Morgan","given":"Maria A."},{"family":"Schulkin","given":"Jay"}],"issued":{"date-parts":[["2009",9]]}}}],"schema":"https://github.com/citation-style-language/schema/raw/master/csl-citation.json"} </w:instrText>
      </w:r>
      <w:r w:rsidRPr="0074169B">
        <w:rPr>
          <w:sz w:val="24"/>
          <w:szCs w:val="24"/>
        </w:rPr>
        <w:fldChar w:fldCharType="separate"/>
      </w:r>
      <w:r w:rsidR="00F3027C" w:rsidRPr="0074169B">
        <w:rPr>
          <w:sz w:val="24"/>
          <w:szCs w:val="24"/>
          <w:vertAlign w:val="superscript"/>
        </w:rPr>
        <w:t>41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Additionally, the lack of a screening tool that can clearly identify disordered eating during pregnancy leaves many pregnant individuals who do not fit into specific DSM V eating disorder categories unidentified, perpetuating negative health outcomes of disordered eating. Furthermore, the focus on obesity in public health throughout the past 50 years has led to weight normative gestational weight gain guidelines for pregnant people, and consequently less recognition of disordered eating concerns in primarily higher weight individuals due to stigma </w:t>
      </w:r>
      <w:r w:rsidRPr="0074169B">
        <w:rPr>
          <w:sz w:val="24"/>
          <w:szCs w:val="24"/>
        </w:rPr>
        <w:fldChar w:fldCharType="begin"/>
      </w:r>
      <w:r w:rsidR="00213AC4">
        <w:rPr>
          <w:sz w:val="24"/>
          <w:szCs w:val="24"/>
        </w:rPr>
        <w:instrText xml:space="preserve"> ADDIN ZOTERO_ITEM CSL_CITATION {"citationID":"dWm9S5z4","properties":{"formattedCitation":"\\super 42\\nosupersub{}","plainCitation":"42","noteIndex":0},"citationItems":[{"id":872,"uris":["http://zotero.org/users/5988853/items/LK52Y7XB"],"itemData":{"id":872,"type":"article-journal","abstract":"BACKGROUND: Eating Disorders (ED) are mental health disorders that typically effect women of childbearing age and are associated with adverse maternal and infant outcomes. UK healthcare guidance recommends routine enquiry for current and past mental illness in antenatal and postnatal care for all women, and that pregnant women with a known ED are offered enhanced monitoring and support. Midwives and health visitors are ideally placed to identify and support women with ED as they are often the primary point of contact during the antenatal and postnatal periods. However, research on the barriers to identifying ED in the perinatal period is limited. This study aimed to understand the barriers to disclosure and identification of ED in pregnancy and postnatally as perceived by women with past or current ED, and midwives and health visitors working in the UK National Health Service.\nMETHODS: Two studies were undertaken: mixed-measures survey of pregnant and postnatal women with current or past ED; focus groups with student and qualified midwives and health visitors.\nRESULTS: Five themes emerged on the barriers to disclosure in pregnancy as perceived by women: stigma, lack of opportunity, preference for self-management, current ED symptomatology and illness awareness. Four themes were identified on the barriers to identification of ED in pregnancy and in the postnatal period as perceived by health professionals: system constraints, recognition of role, personal attitudes, and stigma and taboo.\nCONCLUSIONS: Several barriers to the identification of ED during and after pregnancy were described, the main factors were stigma and poor professional training. Perinatal mental health is becoming increasingly prioritised within national policy initiatives; however, ED continue to be neglected and increased awareness is needed. Similarly, clinical guidance aimed at responding to the rising prevalence of obesity focus on changing nutrition but not on assessing for the presence of ED behaviours that might be affecting nutrition. Improving education and training for health professionals may contribute to reducing stigma and increase confidence in identifying ED. The barriers identified in this research need to be addressed if recognition and response to women with ED during the perinatal period is to improve.","container-title":"BMC pregnancy and childbirth","DOI":"10.1186/s12884-018-1745-x","ISSN":"1471-2393","issue":"1","journalAbbreviation":"BMC Pregnancy Childbirth","language":"eng","note":"PMID: 29759082\nPMCID: PMC5952825","page":"114","source":"PubMed","title":"Barriers to identifying eating disorders in pregnancy and in the postnatal period: a qualitative approach","title-short":"Barriers to identifying eating disorders in pregnancy and in the postnatal period","volume":"18","author":[{"family":"Bye","given":"Amanda"},{"family":"Shawe","given":"Jill"},{"family":"Bick","given":"Debra"},{"family":"Easter","given":"Abigail"},{"family":"Kash-Macdonald","given":"Megan"},{"family":"Micali","given":"Nadia"}],"issued":{"date-parts":[["2018",5,15]]}}}],"schema":"https://github.com/citation-style-language/schema/raw/master/csl-citation.json"} </w:instrText>
      </w:r>
      <w:r w:rsidRPr="0074169B">
        <w:rPr>
          <w:sz w:val="24"/>
          <w:szCs w:val="24"/>
        </w:rPr>
        <w:fldChar w:fldCharType="separate"/>
      </w:r>
      <w:r w:rsidR="00213AC4" w:rsidRPr="00213AC4">
        <w:rPr>
          <w:sz w:val="24"/>
          <w:vertAlign w:val="superscript"/>
        </w:rPr>
        <w:t>42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As such, the NAM guidelines, which inform pregnant individuals on how much weight they should be gaining, may have an unintended outcome of increased disordered eating late in pregnancy. This may be especially problematic among pregnant individuals who set weight gain expectations and potentially use disordered eating tendencies to maintain their expectations</w:t>
      </w:r>
      <w:r w:rsidR="00D35617">
        <w:rPr>
          <w:rFonts w:ascii="Times New Roman" w:eastAsia="Times New Roman" w:hAnsi="Times New Roman" w:cs="Times New Roman"/>
          <w:sz w:val="24"/>
          <w:szCs w:val="24"/>
        </w:rPr>
        <w:t xml:space="preserve"> or </w:t>
      </w:r>
      <w:r w:rsidR="0080556E">
        <w:rPr>
          <w:rFonts w:ascii="Times New Roman" w:eastAsia="Times New Roman" w:hAnsi="Times New Roman" w:cs="Times New Roman"/>
          <w:sz w:val="24"/>
          <w:szCs w:val="24"/>
        </w:rPr>
        <w:t xml:space="preserve">to </w:t>
      </w:r>
      <w:r w:rsidR="00D35617">
        <w:rPr>
          <w:rFonts w:ascii="Times New Roman" w:eastAsia="Times New Roman" w:hAnsi="Times New Roman" w:cs="Times New Roman"/>
          <w:sz w:val="24"/>
          <w:szCs w:val="24"/>
        </w:rPr>
        <w:t xml:space="preserve">achieve </w:t>
      </w:r>
      <w:r w:rsidR="00AD11E0">
        <w:rPr>
          <w:rFonts w:ascii="Times New Roman" w:eastAsia="Times New Roman" w:hAnsi="Times New Roman" w:cs="Times New Roman"/>
          <w:sz w:val="24"/>
          <w:szCs w:val="24"/>
        </w:rPr>
        <w:t xml:space="preserve">a gestational </w:t>
      </w:r>
      <w:r w:rsidR="00D35617">
        <w:rPr>
          <w:rFonts w:ascii="Times New Roman" w:eastAsia="Times New Roman" w:hAnsi="Times New Roman" w:cs="Times New Roman"/>
          <w:sz w:val="24"/>
          <w:szCs w:val="24"/>
        </w:rPr>
        <w:t xml:space="preserve">weight gain that is lower than </w:t>
      </w:r>
      <w:r w:rsidR="00AD11E0">
        <w:rPr>
          <w:rFonts w:ascii="Times New Roman" w:eastAsia="Times New Roman" w:hAnsi="Times New Roman" w:cs="Times New Roman"/>
          <w:sz w:val="24"/>
          <w:szCs w:val="24"/>
        </w:rPr>
        <w:t>their</w:t>
      </w:r>
      <w:r w:rsidR="00B10A53">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expectations</w:t>
      </w:r>
      <w:r w:rsidRPr="0074169B">
        <w:rPr>
          <w:rFonts w:ascii="Times New Roman" w:eastAsia="Times New Roman" w:hAnsi="Times New Roman" w:cs="Times New Roman"/>
          <w:sz w:val="24"/>
          <w:szCs w:val="24"/>
        </w:rPr>
        <w:t xml:space="preserve">. </w:t>
      </w:r>
      <w:r w:rsidR="00AD11E0">
        <w:rPr>
          <w:rFonts w:ascii="Times New Roman" w:eastAsia="Times New Roman" w:hAnsi="Times New Roman" w:cs="Times New Roman"/>
          <w:sz w:val="24"/>
          <w:szCs w:val="24"/>
        </w:rPr>
        <w:t>I</w:t>
      </w:r>
      <w:r w:rsidR="00B10A53">
        <w:rPr>
          <w:rFonts w:ascii="Times New Roman" w:eastAsia="Times New Roman" w:hAnsi="Times New Roman" w:cs="Times New Roman"/>
          <w:sz w:val="24"/>
          <w:szCs w:val="24"/>
        </w:rPr>
        <w:t xml:space="preserve"> hope more research will be done to examine the stratified associations that are occurring between misalignment categories, and as more participants enter in the PRESS cohort, analyses will be reassessed to achieve more statistical power.</w:t>
      </w:r>
    </w:p>
    <w:p w14:paraId="2AD88794" w14:textId="4C060079"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lastRenderedPageBreak/>
        <w:t>The strengths of this study include that multiple surveys were collected for each individual and many covariates were tested against GWG</w:t>
      </w:r>
      <w:r w:rsidR="00077FD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EDE-QS at trimester 3</w:t>
      </w:r>
      <w:r w:rsidR="00077FD4">
        <w:rPr>
          <w:rFonts w:ascii="Times New Roman" w:eastAsia="Times New Roman" w:hAnsi="Times New Roman" w:cs="Times New Roman"/>
          <w:sz w:val="24"/>
          <w:szCs w:val="24"/>
        </w:rPr>
        <w:t>, and misalignment categories</w:t>
      </w:r>
      <w:r w:rsidRPr="0074169B">
        <w:rPr>
          <w:rFonts w:ascii="Times New Roman" w:eastAsia="Times New Roman" w:hAnsi="Times New Roman" w:cs="Times New Roman"/>
          <w:sz w:val="24"/>
          <w:szCs w:val="24"/>
        </w:rPr>
        <w:t>. Additionally, with a small sample size, associations were still found between GWG and DE at trimester 3. In the future, the PRESS cohort will be gaining more participation and therefore this analysis will be conducted with a larger participant pull, and hopefully provide more power with our analyses.</w:t>
      </w:r>
    </w:p>
    <w:p w14:paraId="4FD604E4" w14:textId="046D6F6D"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first limitation to this study was that pre-pregnancy weight as well as gestational age at consent was self-reported. Although the study team was able to confirm gestational age through medical records, pre-pregnancy weight was not </w:t>
      </w:r>
      <w:r w:rsidR="00F3027C" w:rsidRPr="0074169B">
        <w:rPr>
          <w:rFonts w:ascii="Times New Roman" w:eastAsia="Times New Roman" w:hAnsi="Times New Roman" w:cs="Times New Roman"/>
          <w:sz w:val="24"/>
          <w:szCs w:val="24"/>
        </w:rPr>
        <w:t>confirmed,</w:t>
      </w:r>
      <w:r w:rsidRPr="0074169B">
        <w:rPr>
          <w:rFonts w:ascii="Times New Roman" w:eastAsia="Times New Roman" w:hAnsi="Times New Roman" w:cs="Times New Roman"/>
          <w:sz w:val="24"/>
          <w:szCs w:val="24"/>
        </w:rPr>
        <w:t xml:space="preserve"> and the </w:t>
      </w:r>
      <w:r w:rsidR="00F3027C" w:rsidRPr="0074169B">
        <w:rPr>
          <w:rFonts w:ascii="Times New Roman" w:eastAsia="Times New Roman" w:hAnsi="Times New Roman" w:cs="Times New Roman"/>
          <w:sz w:val="24"/>
          <w:szCs w:val="24"/>
        </w:rPr>
        <w:t>study’s</w:t>
      </w:r>
      <w:r w:rsidRPr="0074169B">
        <w:rPr>
          <w:rFonts w:ascii="Times New Roman" w:eastAsia="Times New Roman" w:hAnsi="Times New Roman" w:cs="Times New Roman"/>
          <w:sz w:val="24"/>
          <w:szCs w:val="24"/>
        </w:rPr>
        <w:t xml:space="preserve"> results rely on this measurement to be accurate. Studies have shown that when EHR weights are not able to be collected, self-reported pre-pregnancy weights are a viable option, where one study saw less than a 2 kg difference between actual recorded trimester 1 weights and self-reported weights </w:t>
      </w:r>
      <w:r w:rsidRPr="0074169B">
        <w:rPr>
          <w:sz w:val="24"/>
          <w:szCs w:val="24"/>
        </w:rPr>
        <w:fldChar w:fldCharType="begin"/>
      </w:r>
      <w:r w:rsidR="00F3027C" w:rsidRPr="0074169B">
        <w:rPr>
          <w:sz w:val="24"/>
          <w:szCs w:val="24"/>
        </w:rPr>
        <w:instrText xml:space="preserve"> ADDIN ZOTERO_ITEM CSL_CITATION {"citationID":"d0hFHyhG","properties":{"formattedCitation":"\\super 43\\nosupersub{}","plainCitation":"43","noteIndex":0},"citationItems":[{"id":906,"uris":["http://zotero.org/users/5988853/items/XEBWZKDI"],"itemData":{"id":906,"type":"article-journal","abstract":"BACKGROUND: Self-reported pre-pregnancy weight and weight measured in the first trimester are both used to estimate pre-pregnancy body mass index (BMI) and gestational weight gain (GWG) but there is limited information on how they compare, especially in low- and middle-income countries, where access to a weight scale can be limited. Thus, the main goal of this study was to evaluate the agreement between self-reported pre-pregnancy weight and weight measured during the first trimester of pregnancy among Brazilian women so as to assess whether self-reported pre-pregnancy weight is reliable and can be used for calculation of BMI and GWG.\nMETHODS: Data from the Brazilian Maternal and Child Nutrition Consortium (BMCNC, n = 5563) and the National Food and Nutritional Surveillance System (SISVAN, n = 393,095) were used to evaluate the agreement between self-reported pre-pregnancy weight and weights measured in three overlapping intervals (30-94, 30-60 and 30-45 days of pregnancy) and their impact in BMI classification. We calculated intraclass correlation and Lin's concordance coefficients, constructed Bland and Altman plots, and determined Kappa coefficient for the categories of BMI.\nRESULTS: The mean of the differences between self-reported and measured weights was &lt; 2 kg during the three intervals examined for BMCNC (1.42, 1.39 and 1.56 kg) and about 1 kg for SISVAN (1.0, 1.1 and 1.2 kg). Intraclass correlation and Lin's coefficient were &gt; 0.90 for both datasets in all time intervals. Bland and Altman plots showed that the majority of the difference laid in the ±2 kg interval and that the differences did not vary according to measured first-trimester BMI. Kappa coefficient values were &gt; 0.80 for both datasets at all intervals. Using self-reported pre-pregnancy or measured weight would change, in total, the classification of BMI in 15.9, 13.5, and 12.2% of women in the BMCNC and 12.1, 10.7, and 10.2% in the SISVAN, at 30-94, 30-60 and 30-45 days, respectively.\nCONCLUSION: In Brazil, self-reported pre-pregnancy weight can be used for calculation of BMI and GWG when an early measurement of weight during pregnancy is not available. These results are especially important in a country where the majority of woman do not initiate prenatal care early in pregnancy.","container-title":"BMC pregnancy and childbirth","DOI":"10.1186/s12884-020-03354-4","ISSN":"1471-2393","issue":"1","journalAbbreviation":"BMC Pregnancy Childbirth","language":"eng","note":"PMID: 33243188\nPMCID: PMC7690094","page":"734","source":"PubMed","title":"Agreement between self-reported pre-pregnancy weight and measured first-trimester weight in Brazilian women","volume":"20","author":[{"family":"Rangel Bousquet Carrilho","given":"Thaís"},{"family":"M Rasmussen","given":"Kathleen"},{"family":"Rodrigues Farias","given":"Dayana"},{"family":"Freitas Costa","given":"Nathalia Cristina"},{"family":"Araújo Batalha","given":"Mônica"},{"family":"E Reichenheim","given":"Michael"},{"family":"O Ohuma","given":"Eric"},{"family":"Hutcheon","given":"Jennifer A."},{"family":"Kac","given":"Gilberto"},{"literal":"Brazilian Maternal and Child Nutrition Consortium"}],"issued":{"date-parts":[["2020",11,26]]}}}],"schema":"https://github.com/citation-style-language/schema/raw/master/csl-citation.json"} </w:instrText>
      </w:r>
      <w:r w:rsidRPr="0074169B">
        <w:rPr>
          <w:sz w:val="24"/>
          <w:szCs w:val="24"/>
        </w:rPr>
        <w:fldChar w:fldCharType="separate"/>
      </w:r>
      <w:r w:rsidR="00F3027C" w:rsidRPr="0074169B">
        <w:rPr>
          <w:sz w:val="24"/>
          <w:szCs w:val="24"/>
          <w:vertAlign w:val="superscript"/>
        </w:rPr>
        <w:t>43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second limitation to our study was that we did not have every participant's EDE-QS scores throughout their pregnancy or their baseline EDE-QS scores from prior to </w:t>
      </w:r>
      <w:r w:rsidR="00F3027C" w:rsidRPr="0074169B">
        <w:rPr>
          <w:rFonts w:ascii="Times New Roman" w:eastAsia="Times New Roman" w:hAnsi="Times New Roman" w:cs="Times New Roman"/>
          <w:sz w:val="24"/>
          <w:szCs w:val="24"/>
        </w:rPr>
        <w:t>pregnancy.</w:t>
      </w:r>
      <w:r w:rsidRPr="0074169B">
        <w:rPr>
          <w:rFonts w:ascii="Times New Roman" w:eastAsia="Times New Roman" w:hAnsi="Times New Roman" w:cs="Times New Roman"/>
          <w:sz w:val="24"/>
          <w:szCs w:val="24"/>
        </w:rPr>
        <w:t xml:space="preserve"> This limitation is also pertinent to our variable expectation on GWG. Because some of the participants in this sample entered the study in their second or third trimester, their expectations were also collected during that time, meaning they had already gained weight from their pregnancy, possibly biasing their responses. Once more outcome data is collected on PRESS participants, this will no longer be a limitation as more individuals will have entered in their first trimester. Thirdly, due to the recent use of EDE-QS, it has not been used on a pregnant population. However, the EDE-QS has been shown to be just as effective as the full EDE-Q and a useful measure in pregnancy due to no other measures having been validated </w:t>
      </w:r>
      <w:r w:rsidRPr="0074169B">
        <w:rPr>
          <w:sz w:val="24"/>
          <w:szCs w:val="24"/>
        </w:rPr>
        <w:fldChar w:fldCharType="begin"/>
      </w:r>
      <w:r w:rsidR="00F3027C" w:rsidRPr="0074169B">
        <w:rPr>
          <w:sz w:val="24"/>
          <w:szCs w:val="24"/>
        </w:rPr>
        <w:instrText xml:space="preserve"> ADDIN ZOTERO_ITEM CSL_CITATION {"citationID":"pgHpknYC","properties":{"formattedCitation":"\\super 33,44\\nosupersub{}","plainCitation":"33,44","noteIndex":0},"citationItems":[{"id":584,"uris":["http://zotero.org/users/5988853/items/34H3AHRV"],"itemData":{"id":584,"type":"article-journal","abstract":"BACKGROUND: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id":590,"uris":["http://zotero.org/users/5988853/items/8UCZQDIC"],"itemData":{"id":590,"type":"article-journal","abstract":"Although disordered eating in pregnancy has been linked to numerous negative consequences, there is currently no published instrument specifically devised to identify or measure such symptoms in pregnancy. As such, this study systematically reviewed the literature to evaluate the performance of general measures of disordered eating in pregnancy samples. A systematic search of the following electronic databases was undertaken from inception to April 2019: Scopus, Medline, PsycINFO, Embase, ProQuest Dissertations and Theses, and the Cumulative Index to Nursing and Allied Health Literature. From 1724 citations, eight publications met the inclusion criteria and were included in the review. Most of the included studies (6/8) were of reasonable quality. Overall, three self-report inventories (EDE-Q, EDI-2, and DEBS) and one semi-structured clinical interview (EDE) had some form of psychometric information available. Most studies reported reliability, with only two reporting validity. No studies assessed screening accuracy. Other than the EDE-Q, which had preliminary evidence to suggest possible utility in pregnancy, the findings of this review revealed little to no evidence to support the use of general measures of disordered eating in pregnancy. A strong need for research exploring the validity of existing measures in pregnancy samples, including the EDE-Q, was also evident.","container-title":"Eating Disorders","DOI":"10.1080/10640266.2019.1663478","ISSN":"1532-530X","issue":"4","journalAbbreviation":"Eat Disord","language":"eng","note":"PMID: 31675283","page":"421-446","source":"PubMed","title":"Disordered eating measures validated in pregnancy samples: a systematic review","title-short":"Disordered eating measures validated in pregnancy samples","volume":"29","author":[{"family":"Bannatyne","given":"Amy Jean"},{"family":"McNeil","given":"Elyse"},{"family":"Stapleton","given":"Peta"},{"family":"MacKenzie-Shalders","given":"Kristen"},{"family":"Watt","given":"Bruce"}],"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33,44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After recruitment for the study began, a new screening tool was developed to identify eating disorders throughout pregnancy, the Prenatal Eating Behaviors Screening Tool (PEBS) </w:t>
      </w:r>
      <w:r w:rsidRPr="0074169B">
        <w:rPr>
          <w:sz w:val="24"/>
          <w:szCs w:val="24"/>
        </w:rPr>
        <w:fldChar w:fldCharType="begin"/>
      </w:r>
      <w:r w:rsidR="00F3027C" w:rsidRPr="0074169B">
        <w:rPr>
          <w:sz w:val="24"/>
          <w:szCs w:val="24"/>
        </w:rPr>
        <w:instrText xml:space="preserve"> ADDIN ZOTERO_ITEM CSL_CITATION {"citationID":"3gZzy6Nl","properties":{"formattedCitation":"\\super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However, the tool may have issues with scale homogeneity and was validated with a majority white population, and still needs further development and validation </w:t>
      </w:r>
      <w:r w:rsidRPr="0074169B">
        <w:rPr>
          <w:sz w:val="24"/>
          <w:szCs w:val="24"/>
        </w:rPr>
        <w:fldChar w:fldCharType="begin"/>
      </w:r>
      <w:r w:rsidR="00F3027C" w:rsidRPr="0074169B">
        <w:rPr>
          <w:sz w:val="24"/>
          <w:szCs w:val="24"/>
        </w:rPr>
        <w:instrText xml:space="preserve"> ADDIN ZOTERO_ITEM CSL_CITATION {"citationID":"wgUmy3iR","properties":{"formattedCitation":"\\super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further limitation to the study was that actual GWG was collected through medical records and last weight recorded during pregnancy. Since not every individual’s weight was taken at the same time there may be discrepancies in GWG based on when this data was collected from EHR. </w:t>
      </w:r>
      <w:r w:rsidR="00F3027C" w:rsidRPr="0074169B">
        <w:rPr>
          <w:rFonts w:ascii="Times New Roman" w:eastAsia="Times New Roman" w:hAnsi="Times New Roman" w:cs="Times New Roman"/>
          <w:sz w:val="24"/>
          <w:szCs w:val="24"/>
        </w:rPr>
        <w:t>However, EHR</w:t>
      </w:r>
      <w:r w:rsidRPr="0074169B">
        <w:rPr>
          <w:rFonts w:ascii="Times New Roman" w:eastAsia="Times New Roman" w:hAnsi="Times New Roman" w:cs="Times New Roman"/>
          <w:sz w:val="24"/>
          <w:szCs w:val="24"/>
        </w:rPr>
        <w:t xml:space="preserve"> weights were taken on average 3.54 +/- 3.1 days before delivery. Lastly, the sample was primarily white, educated and had higher income, meaning data from the sample may not be representative of populations outside of our sample. </w:t>
      </w:r>
      <w:r w:rsidR="00AD11E0">
        <w:rPr>
          <w:rFonts w:ascii="Times New Roman" w:eastAsia="Times New Roman" w:hAnsi="Times New Roman" w:cs="Times New Roman"/>
          <w:sz w:val="24"/>
          <w:szCs w:val="24"/>
        </w:rPr>
        <w:t xml:space="preserve">I </w:t>
      </w:r>
      <w:r w:rsidRPr="0074169B">
        <w:rPr>
          <w:rFonts w:ascii="Times New Roman" w:eastAsia="Times New Roman" w:hAnsi="Times New Roman" w:cs="Times New Roman"/>
          <w:sz w:val="24"/>
          <w:szCs w:val="24"/>
        </w:rPr>
        <w:t>hope further research is conducted to examine this association between GWG and disordered eating late in pregnancy, adjusting for pre-pregnancy disordered eating, as well as reassessing whether maintaining expectations impacts this relationship.</w:t>
      </w:r>
    </w:p>
    <w:p w14:paraId="24F4E595" w14:textId="1798C240" w:rsidR="00F83712" w:rsidRPr="0087544B" w:rsidRDefault="00AF1ED5" w:rsidP="0087544B">
      <w:pPr>
        <w:pStyle w:val="Standard"/>
        <w:ind w:firstLine="720"/>
        <w:rPr>
          <w:sz w:val="24"/>
          <w:szCs w:val="24"/>
        </w:rPr>
      </w:pPr>
      <w:r w:rsidRPr="0074169B">
        <w:rPr>
          <w:rFonts w:ascii="Times New Roman" w:eastAsia="Times New Roman" w:hAnsi="Times New Roman" w:cs="Times New Roman"/>
          <w:sz w:val="24"/>
          <w:szCs w:val="24"/>
        </w:rPr>
        <w:t xml:space="preserve">Findings from this study have demonstrated that there is a relationship between GWG and disordered eating during the last trimester of pregnancy. Additionally, individuals who have aligned expectations </w:t>
      </w:r>
      <w:r w:rsidR="002921EA">
        <w:rPr>
          <w:rFonts w:ascii="Times New Roman" w:eastAsia="Times New Roman" w:hAnsi="Times New Roman" w:cs="Times New Roman"/>
          <w:sz w:val="24"/>
          <w:szCs w:val="24"/>
        </w:rPr>
        <w:t xml:space="preserve">with their actual GWG </w:t>
      </w:r>
      <w:r w:rsidRPr="0074169B">
        <w:rPr>
          <w:rFonts w:ascii="Times New Roman" w:eastAsia="Times New Roman" w:hAnsi="Times New Roman" w:cs="Times New Roman"/>
          <w:sz w:val="24"/>
          <w:szCs w:val="24"/>
        </w:rPr>
        <w:t xml:space="preserve">have a stronger positive association between GWG and disordered eating, compared to individuals who over- or underestimated their actual GWG. Interventions aimed at detecting disordered eating during </w:t>
      </w:r>
      <w:r w:rsidR="009856BD">
        <w:rPr>
          <w:rFonts w:ascii="Times New Roman" w:eastAsia="Times New Roman" w:hAnsi="Times New Roman" w:cs="Times New Roman"/>
          <w:sz w:val="24"/>
          <w:szCs w:val="24"/>
        </w:rPr>
        <w:t xml:space="preserve">all timepoints during </w:t>
      </w:r>
      <w:r w:rsidRPr="0074169B">
        <w:rPr>
          <w:rFonts w:ascii="Times New Roman" w:eastAsia="Times New Roman" w:hAnsi="Times New Roman" w:cs="Times New Roman"/>
          <w:sz w:val="24"/>
          <w:szCs w:val="24"/>
        </w:rPr>
        <w:t xml:space="preserve">pregnancy should be introduced as well as discussion around GWG in relation to NAM guidelines may need to be </w:t>
      </w:r>
      <w:r w:rsidRPr="0074169B">
        <w:rPr>
          <w:rFonts w:ascii="Times New Roman" w:eastAsia="Times New Roman" w:hAnsi="Times New Roman" w:cs="Times New Roman"/>
          <w:sz w:val="24"/>
          <w:szCs w:val="24"/>
        </w:rPr>
        <w:lastRenderedPageBreak/>
        <w:t>reevaluated based on the associated mental health consequences.</w:t>
      </w:r>
    </w:p>
    <w:p w14:paraId="6302CDCD" w14:textId="377933EA" w:rsidR="00612C87" w:rsidRPr="005B2F9C" w:rsidRDefault="00AF1ED5">
      <w:pPr>
        <w:pStyle w:val="Standard"/>
        <w:rPr>
          <w:rFonts w:ascii="Times New Roman" w:eastAsia="Times New Roman" w:hAnsi="Times New Roman" w:cs="Times New Roman"/>
          <w:b/>
          <w:sz w:val="32"/>
          <w:szCs w:val="32"/>
        </w:rPr>
      </w:pPr>
      <w:r w:rsidRPr="005B2F9C">
        <w:rPr>
          <w:rFonts w:ascii="Times New Roman" w:eastAsia="Times New Roman" w:hAnsi="Times New Roman" w:cs="Times New Roman"/>
          <w:b/>
          <w:sz w:val="32"/>
          <w:szCs w:val="32"/>
        </w:rPr>
        <w:t>Acknowledgements</w:t>
      </w:r>
      <w:r w:rsidR="002E08CD">
        <w:rPr>
          <w:rFonts w:ascii="Times New Roman" w:eastAsia="Times New Roman" w:hAnsi="Times New Roman" w:cs="Times New Roman"/>
          <w:b/>
          <w:sz w:val="32"/>
          <w:szCs w:val="32"/>
        </w:rPr>
        <w:t xml:space="preserve"> &amp; Funding</w:t>
      </w:r>
    </w:p>
    <w:p w14:paraId="0BC05902" w14:textId="73647474" w:rsidR="00612C87" w:rsidRPr="00612C87" w:rsidRDefault="00612C87" w:rsidP="00612C87">
      <w:pPr>
        <w:pStyle w:val="Standard"/>
        <w:numPr>
          <w:ilvl w:val="0"/>
          <w:numId w:val="2"/>
        </w:numPr>
        <w:rPr>
          <w:sz w:val="24"/>
          <w:szCs w:val="24"/>
        </w:rPr>
      </w:pPr>
      <w:r w:rsidRPr="0074169B">
        <w:rPr>
          <w:rFonts w:ascii="Times New Roman" w:eastAsia="Times New Roman" w:hAnsi="Times New Roman" w:cs="Times New Roman"/>
          <w:sz w:val="24"/>
          <w:szCs w:val="24"/>
        </w:rPr>
        <w:t>PRESS Participants</w:t>
      </w:r>
    </w:p>
    <w:p w14:paraId="5B7BE7B7" w14:textId="36C7338D" w:rsidR="00F83712" w:rsidRPr="009D24CA" w:rsidRDefault="00AF1ED5">
      <w:pPr>
        <w:pStyle w:val="Standard"/>
        <w:numPr>
          <w:ilvl w:val="0"/>
          <w:numId w:val="2"/>
        </w:numPr>
        <w:rPr>
          <w:sz w:val="24"/>
          <w:szCs w:val="24"/>
        </w:rPr>
      </w:pPr>
      <w:r w:rsidRPr="0074169B">
        <w:rPr>
          <w:rFonts w:ascii="Times New Roman" w:eastAsia="Times New Roman" w:hAnsi="Times New Roman" w:cs="Times New Roman"/>
          <w:sz w:val="24"/>
          <w:szCs w:val="24"/>
        </w:rPr>
        <w:t>Molly Mulcahy PhD</w:t>
      </w:r>
      <w:r w:rsidR="00612C87">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MS</w:t>
      </w:r>
      <w:r w:rsidR="00612C87">
        <w:rPr>
          <w:rFonts w:ascii="Times New Roman" w:eastAsia="Times New Roman" w:hAnsi="Times New Roman" w:cs="Times New Roman"/>
          <w:sz w:val="24"/>
          <w:szCs w:val="24"/>
        </w:rPr>
        <w:t>, RD</w:t>
      </w:r>
    </w:p>
    <w:p w14:paraId="4EED2708" w14:textId="1B8841C8" w:rsidR="009D24CA" w:rsidRPr="009D24CA" w:rsidRDefault="009D24CA" w:rsidP="009D24CA">
      <w:pPr>
        <w:pStyle w:val="Standard"/>
        <w:numPr>
          <w:ilvl w:val="0"/>
          <w:numId w:val="2"/>
        </w:numPr>
        <w:rPr>
          <w:sz w:val="24"/>
          <w:szCs w:val="24"/>
        </w:rPr>
      </w:pPr>
      <w:r w:rsidRPr="0074169B">
        <w:rPr>
          <w:rFonts w:ascii="Times New Roman" w:eastAsia="Times New Roman" w:hAnsi="Times New Roman" w:cs="Times New Roman"/>
          <w:sz w:val="24"/>
          <w:szCs w:val="24"/>
        </w:rPr>
        <w:t>Committee Members</w:t>
      </w:r>
    </w:p>
    <w:p w14:paraId="3B752E9F"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PRESS Team Members</w:t>
      </w:r>
    </w:p>
    <w:p w14:paraId="198A6D1F"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Bridges Lab Members</w:t>
      </w:r>
    </w:p>
    <w:p w14:paraId="6E88EC31"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Sonneville Group Members</w:t>
      </w:r>
    </w:p>
    <w:p w14:paraId="15D9FAE8"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Michigan Medicine OB Department Partners</w:t>
      </w:r>
    </w:p>
    <w:p w14:paraId="667B475B"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MICHR</w:t>
      </w:r>
    </w:p>
    <w:p w14:paraId="2BAEBFB3" w14:textId="3D726953" w:rsidR="002E08CD" w:rsidRPr="00612C87" w:rsidRDefault="002E08CD" w:rsidP="009D24CA">
      <w:pPr>
        <w:pStyle w:val="Standard"/>
        <w:numPr>
          <w:ilvl w:val="0"/>
          <w:numId w:val="1"/>
        </w:numPr>
        <w:rPr>
          <w:sz w:val="24"/>
          <w:szCs w:val="24"/>
        </w:rPr>
      </w:pPr>
      <w:r>
        <w:rPr>
          <w:rFonts w:ascii="Times New Roman" w:eastAsia="Times New Roman" w:hAnsi="Times New Roman" w:cs="Times New Roman"/>
          <w:sz w:val="24"/>
          <w:szCs w:val="24"/>
        </w:rPr>
        <w:t>Rackham Graduate Research Grant</w:t>
      </w:r>
    </w:p>
    <w:p w14:paraId="26865D5C" w14:textId="77777777" w:rsidR="00F83712" w:rsidRDefault="00F83712">
      <w:pPr>
        <w:pStyle w:val="Standard"/>
        <w:rPr>
          <w:rFonts w:ascii="Times New Roman" w:eastAsia="Times New Roman" w:hAnsi="Times New Roman" w:cs="Times New Roman"/>
          <w:b/>
        </w:rPr>
      </w:pPr>
    </w:p>
    <w:p w14:paraId="5406BB95" w14:textId="77777777" w:rsidR="0080556E" w:rsidRDefault="0080556E">
      <w:pPr>
        <w:pStyle w:val="Standard"/>
        <w:rPr>
          <w:rFonts w:ascii="Times New Roman" w:eastAsia="Times New Roman" w:hAnsi="Times New Roman" w:cs="Times New Roman"/>
          <w:b/>
        </w:rPr>
      </w:pPr>
    </w:p>
    <w:p w14:paraId="2632E571" w14:textId="77777777" w:rsidR="0080556E" w:rsidRDefault="0080556E">
      <w:pPr>
        <w:pStyle w:val="Standard"/>
        <w:rPr>
          <w:rFonts w:ascii="Times New Roman" w:eastAsia="Times New Roman" w:hAnsi="Times New Roman" w:cs="Times New Roman"/>
          <w:b/>
        </w:rPr>
      </w:pPr>
    </w:p>
    <w:p w14:paraId="47483018" w14:textId="77777777" w:rsidR="0080556E" w:rsidRDefault="0080556E">
      <w:pPr>
        <w:pStyle w:val="Standard"/>
        <w:rPr>
          <w:rFonts w:ascii="Times New Roman" w:eastAsia="Times New Roman" w:hAnsi="Times New Roman" w:cs="Times New Roman"/>
          <w:b/>
        </w:rPr>
      </w:pPr>
    </w:p>
    <w:p w14:paraId="74089AE9" w14:textId="77777777" w:rsidR="0080556E" w:rsidRDefault="0080556E">
      <w:pPr>
        <w:pStyle w:val="Standard"/>
        <w:rPr>
          <w:rFonts w:ascii="Times New Roman" w:eastAsia="Times New Roman" w:hAnsi="Times New Roman" w:cs="Times New Roman"/>
          <w:b/>
        </w:rPr>
      </w:pPr>
    </w:p>
    <w:p w14:paraId="73203E70" w14:textId="77777777" w:rsidR="0080556E" w:rsidRDefault="0080556E">
      <w:pPr>
        <w:pStyle w:val="Standard"/>
        <w:rPr>
          <w:rFonts w:ascii="Times New Roman" w:eastAsia="Times New Roman" w:hAnsi="Times New Roman" w:cs="Times New Roman"/>
          <w:b/>
        </w:rPr>
      </w:pPr>
    </w:p>
    <w:p w14:paraId="533D845E" w14:textId="77777777" w:rsidR="0080556E" w:rsidRDefault="0080556E">
      <w:pPr>
        <w:pStyle w:val="Standard"/>
        <w:rPr>
          <w:rFonts w:ascii="Times New Roman" w:eastAsia="Times New Roman" w:hAnsi="Times New Roman" w:cs="Times New Roman"/>
          <w:b/>
        </w:rPr>
      </w:pPr>
    </w:p>
    <w:p w14:paraId="359ACE0E" w14:textId="77777777" w:rsidR="0080556E" w:rsidRDefault="0080556E">
      <w:pPr>
        <w:pStyle w:val="Standard"/>
        <w:rPr>
          <w:rFonts w:ascii="Times New Roman" w:eastAsia="Times New Roman" w:hAnsi="Times New Roman" w:cs="Times New Roman"/>
          <w:b/>
        </w:rPr>
      </w:pPr>
    </w:p>
    <w:p w14:paraId="3B7F2E82" w14:textId="77777777" w:rsidR="0080556E" w:rsidRDefault="0080556E">
      <w:pPr>
        <w:pStyle w:val="Standard"/>
        <w:rPr>
          <w:rFonts w:ascii="Times New Roman" w:eastAsia="Times New Roman" w:hAnsi="Times New Roman" w:cs="Times New Roman"/>
          <w:b/>
        </w:rPr>
      </w:pPr>
    </w:p>
    <w:p w14:paraId="32094828" w14:textId="77777777" w:rsidR="0080556E" w:rsidRDefault="0080556E">
      <w:pPr>
        <w:pStyle w:val="Standard"/>
        <w:rPr>
          <w:rFonts w:ascii="Times New Roman" w:eastAsia="Times New Roman" w:hAnsi="Times New Roman" w:cs="Times New Roman"/>
          <w:b/>
        </w:rPr>
      </w:pPr>
    </w:p>
    <w:p w14:paraId="174FDB61" w14:textId="77777777" w:rsidR="0080556E" w:rsidRDefault="0080556E">
      <w:pPr>
        <w:pStyle w:val="Standard"/>
        <w:rPr>
          <w:rFonts w:ascii="Times New Roman" w:eastAsia="Times New Roman" w:hAnsi="Times New Roman" w:cs="Times New Roman"/>
          <w:b/>
        </w:rPr>
      </w:pPr>
    </w:p>
    <w:p w14:paraId="260680C6" w14:textId="77777777" w:rsidR="0080556E" w:rsidRDefault="0080556E">
      <w:pPr>
        <w:pStyle w:val="Standard"/>
        <w:rPr>
          <w:rFonts w:ascii="Times New Roman" w:eastAsia="Times New Roman" w:hAnsi="Times New Roman" w:cs="Times New Roman"/>
          <w:b/>
        </w:rPr>
      </w:pPr>
    </w:p>
    <w:p w14:paraId="70F5283C" w14:textId="77777777" w:rsidR="0080556E" w:rsidRDefault="0080556E">
      <w:pPr>
        <w:pStyle w:val="Standard"/>
        <w:rPr>
          <w:rFonts w:ascii="Times New Roman" w:eastAsia="Times New Roman" w:hAnsi="Times New Roman" w:cs="Times New Roman"/>
          <w:b/>
        </w:rPr>
      </w:pPr>
    </w:p>
    <w:p w14:paraId="3CB14086" w14:textId="77777777" w:rsidR="0080556E" w:rsidRDefault="0080556E">
      <w:pPr>
        <w:pStyle w:val="Standard"/>
        <w:rPr>
          <w:rFonts w:ascii="Times New Roman" w:eastAsia="Times New Roman" w:hAnsi="Times New Roman" w:cs="Times New Roman"/>
          <w:b/>
        </w:rPr>
      </w:pPr>
    </w:p>
    <w:p w14:paraId="1BC56247" w14:textId="77777777" w:rsidR="0080556E" w:rsidRDefault="0080556E">
      <w:pPr>
        <w:pStyle w:val="Standard"/>
        <w:rPr>
          <w:rFonts w:ascii="Times New Roman" w:eastAsia="Times New Roman" w:hAnsi="Times New Roman" w:cs="Times New Roman"/>
          <w:b/>
        </w:rPr>
      </w:pPr>
    </w:p>
    <w:p w14:paraId="0FEF28CF" w14:textId="77777777" w:rsidR="0080556E" w:rsidRDefault="0080556E">
      <w:pPr>
        <w:pStyle w:val="Standard"/>
        <w:rPr>
          <w:rFonts w:ascii="Times New Roman" w:eastAsia="Times New Roman" w:hAnsi="Times New Roman" w:cs="Times New Roman"/>
          <w:b/>
        </w:rPr>
      </w:pPr>
    </w:p>
    <w:p w14:paraId="6416EDF7" w14:textId="77777777" w:rsidR="0080556E" w:rsidRDefault="0080556E">
      <w:pPr>
        <w:pStyle w:val="Standard"/>
        <w:rPr>
          <w:rFonts w:ascii="Times New Roman" w:eastAsia="Times New Roman" w:hAnsi="Times New Roman" w:cs="Times New Roman"/>
          <w:b/>
        </w:rPr>
      </w:pPr>
    </w:p>
    <w:p w14:paraId="3A65C0EF" w14:textId="77777777" w:rsidR="0080556E" w:rsidRDefault="0080556E">
      <w:pPr>
        <w:pStyle w:val="Standard"/>
        <w:rPr>
          <w:rFonts w:ascii="Times New Roman" w:eastAsia="Times New Roman" w:hAnsi="Times New Roman" w:cs="Times New Roman"/>
          <w:b/>
        </w:rPr>
      </w:pPr>
    </w:p>
    <w:p w14:paraId="6D075530" w14:textId="77777777" w:rsidR="0080556E" w:rsidRDefault="0080556E">
      <w:pPr>
        <w:pStyle w:val="Standard"/>
        <w:rPr>
          <w:rFonts w:ascii="Times New Roman" w:eastAsia="Times New Roman" w:hAnsi="Times New Roman" w:cs="Times New Roman"/>
          <w:b/>
        </w:rPr>
      </w:pPr>
    </w:p>
    <w:p w14:paraId="5D081492" w14:textId="77777777" w:rsidR="0080556E" w:rsidRDefault="0080556E">
      <w:pPr>
        <w:pStyle w:val="Standard"/>
        <w:rPr>
          <w:rFonts w:ascii="Times New Roman" w:eastAsia="Times New Roman" w:hAnsi="Times New Roman" w:cs="Times New Roman"/>
          <w:b/>
        </w:rPr>
      </w:pPr>
    </w:p>
    <w:p w14:paraId="0D21E84D" w14:textId="77777777" w:rsidR="0080556E" w:rsidRDefault="0080556E">
      <w:pPr>
        <w:pStyle w:val="Standard"/>
        <w:rPr>
          <w:rFonts w:ascii="Times New Roman" w:eastAsia="Times New Roman" w:hAnsi="Times New Roman" w:cs="Times New Roman"/>
          <w:b/>
        </w:rPr>
      </w:pPr>
    </w:p>
    <w:p w14:paraId="7C573925" w14:textId="77777777" w:rsidR="0080556E" w:rsidRDefault="0080556E">
      <w:pPr>
        <w:pStyle w:val="Standard"/>
        <w:rPr>
          <w:rFonts w:ascii="Times New Roman" w:eastAsia="Times New Roman" w:hAnsi="Times New Roman" w:cs="Times New Roman"/>
          <w:b/>
        </w:rPr>
      </w:pPr>
    </w:p>
    <w:p w14:paraId="3BB0874F" w14:textId="77777777" w:rsidR="0080556E" w:rsidRDefault="0080556E">
      <w:pPr>
        <w:pStyle w:val="Standard"/>
        <w:rPr>
          <w:rFonts w:ascii="Times New Roman" w:eastAsia="Times New Roman" w:hAnsi="Times New Roman" w:cs="Times New Roman"/>
          <w:b/>
        </w:rPr>
      </w:pPr>
    </w:p>
    <w:p w14:paraId="08D47F6B" w14:textId="77777777" w:rsidR="0080556E" w:rsidRDefault="0080556E">
      <w:pPr>
        <w:pStyle w:val="Standard"/>
        <w:rPr>
          <w:rFonts w:ascii="Times New Roman" w:eastAsia="Times New Roman" w:hAnsi="Times New Roman" w:cs="Times New Roman"/>
          <w:b/>
        </w:rPr>
      </w:pPr>
    </w:p>
    <w:p w14:paraId="4B3DDD4C" w14:textId="77777777" w:rsidR="0080556E" w:rsidRDefault="0080556E">
      <w:pPr>
        <w:pStyle w:val="Standard"/>
        <w:rPr>
          <w:rFonts w:ascii="Times New Roman" w:eastAsia="Times New Roman" w:hAnsi="Times New Roman" w:cs="Times New Roman"/>
          <w:b/>
        </w:rPr>
      </w:pPr>
    </w:p>
    <w:p w14:paraId="2C6B55D5" w14:textId="77777777" w:rsidR="0080556E" w:rsidRDefault="0080556E">
      <w:pPr>
        <w:pStyle w:val="Standard"/>
        <w:rPr>
          <w:rFonts w:ascii="Times New Roman" w:eastAsia="Times New Roman" w:hAnsi="Times New Roman" w:cs="Times New Roman"/>
          <w:b/>
        </w:rPr>
      </w:pPr>
    </w:p>
    <w:p w14:paraId="280DCA7C" w14:textId="77777777" w:rsidR="0080556E" w:rsidRDefault="0080556E">
      <w:pPr>
        <w:pStyle w:val="Standard"/>
        <w:rPr>
          <w:rFonts w:ascii="Times New Roman" w:eastAsia="Times New Roman" w:hAnsi="Times New Roman" w:cs="Times New Roman"/>
          <w:b/>
        </w:rPr>
      </w:pPr>
    </w:p>
    <w:p w14:paraId="7334908E" w14:textId="77777777" w:rsidR="0080556E" w:rsidRDefault="0080556E">
      <w:pPr>
        <w:pStyle w:val="Standard"/>
        <w:rPr>
          <w:rFonts w:ascii="Times New Roman" w:eastAsia="Times New Roman" w:hAnsi="Times New Roman" w:cs="Times New Roman"/>
          <w:b/>
        </w:rPr>
      </w:pPr>
    </w:p>
    <w:p w14:paraId="3B45E59A" w14:textId="77777777" w:rsidR="0080556E" w:rsidRDefault="0080556E">
      <w:pPr>
        <w:pStyle w:val="Standard"/>
        <w:rPr>
          <w:rFonts w:ascii="Times New Roman" w:eastAsia="Times New Roman" w:hAnsi="Times New Roman" w:cs="Times New Roman"/>
          <w:b/>
        </w:rPr>
      </w:pPr>
    </w:p>
    <w:p w14:paraId="4AE7BBBC" w14:textId="77777777" w:rsidR="0080556E" w:rsidRDefault="0080556E">
      <w:pPr>
        <w:pStyle w:val="Standard"/>
        <w:rPr>
          <w:rFonts w:ascii="Times New Roman" w:eastAsia="Times New Roman" w:hAnsi="Times New Roman" w:cs="Times New Roman"/>
          <w:b/>
        </w:rPr>
      </w:pPr>
    </w:p>
    <w:p w14:paraId="7AE3A59D" w14:textId="77777777" w:rsidR="0080556E" w:rsidRDefault="0080556E">
      <w:pPr>
        <w:pStyle w:val="Standard"/>
        <w:rPr>
          <w:rFonts w:ascii="Times New Roman" w:eastAsia="Times New Roman" w:hAnsi="Times New Roman" w:cs="Times New Roman"/>
          <w:b/>
        </w:rPr>
      </w:pPr>
    </w:p>
    <w:p w14:paraId="0D2BDFBD" w14:textId="77777777" w:rsidR="0080556E" w:rsidRDefault="0080556E">
      <w:pPr>
        <w:pStyle w:val="Standard"/>
        <w:rPr>
          <w:rFonts w:ascii="Times New Roman" w:eastAsia="Times New Roman" w:hAnsi="Times New Roman" w:cs="Times New Roman"/>
          <w:b/>
        </w:rPr>
      </w:pPr>
    </w:p>
    <w:p w14:paraId="2D8D62E5" w14:textId="77777777" w:rsidR="0080556E" w:rsidRDefault="0080556E">
      <w:pPr>
        <w:pStyle w:val="Standard"/>
        <w:rPr>
          <w:rFonts w:ascii="Times New Roman" w:eastAsia="Times New Roman" w:hAnsi="Times New Roman" w:cs="Times New Roman"/>
          <w:b/>
        </w:rPr>
      </w:pPr>
    </w:p>
    <w:p w14:paraId="6C3A7E07" w14:textId="77777777" w:rsidR="0080556E" w:rsidRDefault="0080556E">
      <w:pPr>
        <w:pStyle w:val="Standard"/>
        <w:rPr>
          <w:rFonts w:ascii="Times New Roman" w:eastAsia="Times New Roman" w:hAnsi="Times New Roman" w:cs="Times New Roman"/>
          <w:b/>
        </w:rPr>
      </w:pPr>
    </w:p>
    <w:p w14:paraId="0BB84860" w14:textId="1B64270A" w:rsidR="00F83712" w:rsidRDefault="00AF1ED5">
      <w:pPr>
        <w:pStyle w:val="Standard"/>
      </w:pPr>
      <w:r>
        <w:rPr>
          <w:rFonts w:ascii="Times New Roman" w:eastAsia="Times New Roman" w:hAnsi="Times New Roman" w:cs="Times New Roman"/>
          <w:b/>
        </w:rPr>
        <w:t>Works Cited</w:t>
      </w:r>
    </w:p>
    <w:p w14:paraId="4A94E970" w14:textId="77777777" w:rsidR="00B252DB" w:rsidRPr="00B252DB" w:rsidRDefault="00AF1ED5" w:rsidP="00B252DB">
      <w:pPr>
        <w:pStyle w:val="Bibliography"/>
        <w:rPr>
          <w:rFonts w:cs="Arial"/>
        </w:rPr>
      </w:pPr>
      <w:r>
        <w:fldChar w:fldCharType="begin"/>
      </w:r>
      <w:r w:rsidR="00F3027C">
        <w:instrText xml:space="preserve"> ADDIN ZOTERO_BIBL {"uncited":[],"omitted":[],"custom":[]} CSL_BIBLIOGRAPHY </w:instrText>
      </w:r>
      <w:r>
        <w:fldChar w:fldCharType="separate"/>
      </w:r>
      <w:r w:rsidR="00B252DB" w:rsidRPr="00B252DB">
        <w:rPr>
          <w:rFonts w:cs="Arial"/>
        </w:rPr>
        <w:t>1.</w:t>
      </w:r>
      <w:r w:rsidR="00B252DB" w:rsidRPr="00B252DB">
        <w:rPr>
          <w:rFonts w:cs="Arial"/>
        </w:rPr>
        <w:tab/>
        <w:t xml:space="preserve">Rasmussen KM, Catalano PM, Yaktine AL. New guidelines for weight gain during pregnancy: what obstetrician/gynecologists should know. </w:t>
      </w:r>
      <w:r w:rsidR="00B252DB" w:rsidRPr="00B252DB">
        <w:rPr>
          <w:rFonts w:cs="Arial"/>
          <w:i/>
          <w:iCs/>
        </w:rPr>
        <w:t>Curr Opin Obstet Gynecol</w:t>
      </w:r>
      <w:r w:rsidR="00B252DB" w:rsidRPr="00B252DB">
        <w:rPr>
          <w:rFonts w:cs="Arial"/>
        </w:rPr>
        <w:t>. 2009;21(6):521-526. doi:10.1097/GCO.0b013e328332d24e</w:t>
      </w:r>
    </w:p>
    <w:p w14:paraId="4DCC46C7" w14:textId="77777777" w:rsidR="00B252DB" w:rsidRPr="00B252DB" w:rsidRDefault="00B252DB" w:rsidP="00B252DB">
      <w:pPr>
        <w:pStyle w:val="Bibliography"/>
        <w:rPr>
          <w:rFonts w:cs="Arial"/>
        </w:rPr>
      </w:pPr>
      <w:r w:rsidRPr="00B252DB">
        <w:rPr>
          <w:rFonts w:cs="Arial"/>
        </w:rPr>
        <w:t>2.</w:t>
      </w:r>
      <w:r w:rsidRPr="00B252DB">
        <w:rPr>
          <w:rFonts w:cs="Arial"/>
        </w:rPr>
        <w:tab/>
        <w:t xml:space="preserve">Hamad R, Cohen AK, Rehkopf DH. Changing national guidelines is not enough: the impact of 1990 IOM recommendations on gestational weight gain among US women. </w:t>
      </w:r>
      <w:r w:rsidRPr="00B252DB">
        <w:rPr>
          <w:rFonts w:cs="Arial"/>
          <w:i/>
          <w:iCs/>
        </w:rPr>
        <w:t>Int J Obes 2005</w:t>
      </w:r>
      <w:r w:rsidRPr="00B252DB">
        <w:rPr>
          <w:rFonts w:cs="Arial"/>
        </w:rPr>
        <w:t>. 2016;40(10):1529-1534. doi:10.1038/ijo.2016.97</w:t>
      </w:r>
    </w:p>
    <w:p w14:paraId="30C41902" w14:textId="77777777" w:rsidR="00B252DB" w:rsidRPr="00B252DB" w:rsidRDefault="00B252DB" w:rsidP="00B252DB">
      <w:pPr>
        <w:pStyle w:val="Bibliography"/>
        <w:rPr>
          <w:rFonts w:cs="Arial"/>
        </w:rPr>
      </w:pPr>
      <w:r w:rsidRPr="00B252DB">
        <w:rPr>
          <w:rFonts w:cs="Arial"/>
        </w:rPr>
        <w:t>3.</w:t>
      </w:r>
      <w:r w:rsidRPr="00B252DB">
        <w:rPr>
          <w:rFonts w:cs="Arial"/>
        </w:rPr>
        <w:tab/>
        <w:t xml:space="preserve">Rogozińska E, Zamora J, Marlin N, et al. Gestational weight gain outside the Institute of Medicine recommendations and adverse pregnancy outcomes: analysis using individual participant data from randomised trials. </w:t>
      </w:r>
      <w:r w:rsidRPr="00B252DB">
        <w:rPr>
          <w:rFonts w:cs="Arial"/>
          <w:i/>
          <w:iCs/>
        </w:rPr>
        <w:t>BMC Pregnancy Childbirth</w:t>
      </w:r>
      <w:r w:rsidRPr="00B252DB">
        <w:rPr>
          <w:rFonts w:cs="Arial"/>
        </w:rPr>
        <w:t>. 2019;19(1):322. doi:10.1186/s12884-019-2472-7</w:t>
      </w:r>
    </w:p>
    <w:p w14:paraId="6E003DF6" w14:textId="77777777" w:rsidR="00B252DB" w:rsidRPr="00B252DB" w:rsidRDefault="00B252DB" w:rsidP="00B252DB">
      <w:pPr>
        <w:pStyle w:val="Bibliography"/>
        <w:rPr>
          <w:rFonts w:cs="Arial"/>
        </w:rPr>
      </w:pPr>
      <w:r w:rsidRPr="00B252DB">
        <w:rPr>
          <w:rFonts w:cs="Arial"/>
        </w:rPr>
        <w:t>4.</w:t>
      </w:r>
      <w:r w:rsidRPr="00B252DB">
        <w:rPr>
          <w:rFonts w:cs="Arial"/>
        </w:rPr>
        <w:tab/>
        <w:t xml:space="preserve">Vehmeijer FOL, Balkaran SR, Santos S, et al. Psychological Distress and Weight Gain in Pregnancy: a Population-Based Study. </w:t>
      </w:r>
      <w:r w:rsidRPr="00B252DB">
        <w:rPr>
          <w:rFonts w:cs="Arial"/>
          <w:i/>
          <w:iCs/>
        </w:rPr>
        <w:t>Int J Behav Med</w:t>
      </w:r>
      <w:r w:rsidRPr="00B252DB">
        <w:rPr>
          <w:rFonts w:cs="Arial"/>
        </w:rPr>
        <w:t>. 2020;27(1):30-38. doi:10.1007/s12529-019-09832-0</w:t>
      </w:r>
    </w:p>
    <w:p w14:paraId="1A55F736" w14:textId="77777777" w:rsidR="00B252DB" w:rsidRPr="00B252DB" w:rsidRDefault="00B252DB" w:rsidP="00B252DB">
      <w:pPr>
        <w:pStyle w:val="Bibliography"/>
        <w:rPr>
          <w:rFonts w:cs="Arial"/>
        </w:rPr>
      </w:pPr>
      <w:r w:rsidRPr="00B252DB">
        <w:rPr>
          <w:rFonts w:cs="Arial"/>
        </w:rPr>
        <w:t>5.</w:t>
      </w:r>
      <w:r w:rsidRPr="00B252DB">
        <w:rPr>
          <w:rFonts w:cs="Arial"/>
        </w:rPr>
        <w:tab/>
        <w:t xml:space="preserve">Farias DR, Carrilho TRB, Freitas-Costa NC, Batalha MA, Gonzalez M, Kac G. Maternal mental health and gestational weight gain in a Brazilian Cohort. </w:t>
      </w:r>
      <w:r w:rsidRPr="00B252DB">
        <w:rPr>
          <w:rFonts w:cs="Arial"/>
          <w:i/>
          <w:iCs/>
        </w:rPr>
        <w:t>Sci Rep</w:t>
      </w:r>
      <w:r w:rsidRPr="00B252DB">
        <w:rPr>
          <w:rFonts w:cs="Arial"/>
        </w:rPr>
        <w:t>. 2021;11(1):10787. doi:10.1038/s41598-021-90179-6</w:t>
      </w:r>
    </w:p>
    <w:p w14:paraId="6EF99B5F" w14:textId="77777777" w:rsidR="00B252DB" w:rsidRPr="00B252DB" w:rsidRDefault="00B252DB" w:rsidP="00B252DB">
      <w:pPr>
        <w:pStyle w:val="Bibliography"/>
        <w:rPr>
          <w:rFonts w:cs="Arial"/>
        </w:rPr>
      </w:pPr>
      <w:r w:rsidRPr="00B252DB">
        <w:rPr>
          <w:rFonts w:cs="Arial"/>
        </w:rPr>
        <w:t>6.</w:t>
      </w:r>
      <w:r w:rsidRPr="00B252DB">
        <w:rPr>
          <w:rFonts w:cs="Arial"/>
        </w:rPr>
        <w:tab/>
        <w:t xml:space="preserve">Athar U, Daud NUA, Khan WA, Khalid A, Gill SI. Caught Between External Pressures and Internal Battles: Psychosocial Factors Affecting Gestational Weight Gain - A Scoping Review. </w:t>
      </w:r>
      <w:r w:rsidRPr="00B252DB">
        <w:rPr>
          <w:rFonts w:cs="Arial"/>
          <w:i/>
          <w:iCs/>
        </w:rPr>
        <w:t>Cureus</w:t>
      </w:r>
      <w:r w:rsidRPr="00B252DB">
        <w:rPr>
          <w:rFonts w:cs="Arial"/>
        </w:rPr>
        <w:t>. 2021;13(2):e13487. doi:10.7759/cureus.13487</w:t>
      </w:r>
    </w:p>
    <w:p w14:paraId="78CA73A9" w14:textId="77777777" w:rsidR="00B252DB" w:rsidRPr="00B252DB" w:rsidRDefault="00B252DB" w:rsidP="00B252DB">
      <w:pPr>
        <w:pStyle w:val="Bibliography"/>
        <w:rPr>
          <w:rFonts w:cs="Arial"/>
        </w:rPr>
      </w:pPr>
      <w:r w:rsidRPr="00B252DB">
        <w:rPr>
          <w:rFonts w:cs="Arial"/>
        </w:rPr>
        <w:t>7.</w:t>
      </w:r>
      <w:r w:rsidRPr="00B252DB">
        <w:rPr>
          <w:rFonts w:cs="Arial"/>
        </w:rPr>
        <w:tab/>
        <w:t xml:space="preserve">Charbonneau KD, Seabrook JA. Adverse Birth Outcomes Associated with Types of Eating Disorders: A Review. </w:t>
      </w:r>
      <w:r w:rsidRPr="00B252DB">
        <w:rPr>
          <w:rFonts w:cs="Arial"/>
          <w:i/>
          <w:iCs/>
        </w:rPr>
        <w:t>Can J Diet Pract Res Publ Dietit Can Rev Can Prat Rech En Diet Une Publ Diet Can</w:t>
      </w:r>
      <w:r w:rsidRPr="00B252DB">
        <w:rPr>
          <w:rFonts w:cs="Arial"/>
        </w:rPr>
        <w:t>. 2019;80(3):131-136. doi:10.3148/cjdpr-2018-044</w:t>
      </w:r>
    </w:p>
    <w:p w14:paraId="09C406D2" w14:textId="77777777" w:rsidR="00B252DB" w:rsidRPr="00B252DB" w:rsidRDefault="00B252DB" w:rsidP="00B252DB">
      <w:pPr>
        <w:pStyle w:val="Bibliography"/>
        <w:rPr>
          <w:rFonts w:cs="Arial"/>
        </w:rPr>
      </w:pPr>
      <w:r w:rsidRPr="00B252DB">
        <w:rPr>
          <w:rFonts w:cs="Arial"/>
        </w:rPr>
        <w:t>8.</w:t>
      </w:r>
      <w:r w:rsidRPr="00B252DB">
        <w:rPr>
          <w:rFonts w:cs="Arial"/>
        </w:rPr>
        <w:tab/>
        <w:t xml:space="preserve">Linna MS, Raevuori A, Haukka J, Suvisaari JM, Suokas JT, Gissler M. Pregnancy, obstetric, and perinatal health outcomes in eating disorders. </w:t>
      </w:r>
      <w:r w:rsidRPr="00B252DB">
        <w:rPr>
          <w:rFonts w:cs="Arial"/>
          <w:i/>
          <w:iCs/>
        </w:rPr>
        <w:t>Am J Obstet Gynecol</w:t>
      </w:r>
      <w:r w:rsidRPr="00B252DB">
        <w:rPr>
          <w:rFonts w:cs="Arial"/>
        </w:rPr>
        <w:t>. 2014;211(4):392.e1-392.e8. doi:10.1016/j.ajog.2014.03.067</w:t>
      </w:r>
    </w:p>
    <w:p w14:paraId="40465379" w14:textId="77777777" w:rsidR="00B252DB" w:rsidRPr="00B252DB" w:rsidRDefault="00B252DB" w:rsidP="00B252DB">
      <w:pPr>
        <w:pStyle w:val="Bibliography"/>
        <w:rPr>
          <w:rFonts w:cs="Arial"/>
        </w:rPr>
      </w:pPr>
      <w:r w:rsidRPr="00B252DB">
        <w:rPr>
          <w:rFonts w:cs="Arial"/>
        </w:rPr>
        <w:t>9.</w:t>
      </w:r>
      <w:r w:rsidRPr="00B252DB">
        <w:rPr>
          <w:rFonts w:cs="Arial"/>
        </w:rPr>
        <w:tab/>
        <w:t xml:space="preserve">Bulik CM, Von Holle A, Hamer R, et al. Patterns of remission, continuation and incidence of broadly defined eating disorders during early pregnancy in the Norwegian Mother and Child Cohort Study (MoBa). </w:t>
      </w:r>
      <w:r w:rsidRPr="00B252DB">
        <w:rPr>
          <w:rFonts w:cs="Arial"/>
          <w:i/>
          <w:iCs/>
        </w:rPr>
        <w:t>Psychol Med</w:t>
      </w:r>
      <w:r w:rsidRPr="00B252DB">
        <w:rPr>
          <w:rFonts w:cs="Arial"/>
        </w:rPr>
        <w:t>. 2007;37(8):1109-1118. doi:10.1017/S0033291707000724</w:t>
      </w:r>
    </w:p>
    <w:p w14:paraId="64FD10BD" w14:textId="77777777" w:rsidR="00B252DB" w:rsidRPr="00B252DB" w:rsidRDefault="00B252DB" w:rsidP="00B252DB">
      <w:pPr>
        <w:pStyle w:val="Bibliography"/>
        <w:rPr>
          <w:rFonts w:cs="Arial"/>
        </w:rPr>
      </w:pPr>
      <w:r w:rsidRPr="00B252DB">
        <w:rPr>
          <w:rFonts w:cs="Arial"/>
        </w:rPr>
        <w:t>10.</w:t>
      </w:r>
      <w:r w:rsidRPr="00B252DB">
        <w:rPr>
          <w:rFonts w:cs="Arial"/>
        </w:rPr>
        <w:tab/>
        <w:t>Anderson M. What is Disordered Eating? Academy of Nutrition and Dietetics. Published October 26, 2018. Accessed February 5, 2022. https://www.eatright.org/health/diseases-and-conditions/eating-disorders/what-is-disordered-eating</w:t>
      </w:r>
    </w:p>
    <w:p w14:paraId="5B77FCF3" w14:textId="77777777" w:rsidR="00B252DB" w:rsidRPr="00B252DB" w:rsidRDefault="00B252DB" w:rsidP="00B252DB">
      <w:pPr>
        <w:pStyle w:val="Bibliography"/>
        <w:rPr>
          <w:rFonts w:cs="Arial"/>
        </w:rPr>
      </w:pPr>
      <w:r w:rsidRPr="00B252DB">
        <w:rPr>
          <w:rFonts w:cs="Arial"/>
        </w:rPr>
        <w:t>11.</w:t>
      </w:r>
      <w:r w:rsidRPr="00B252DB">
        <w:rPr>
          <w:rFonts w:cs="Arial"/>
        </w:rPr>
        <w:tab/>
        <w:t xml:space="preserve">Abraham S, King W, Llewellyn-Jones D. Attitudes to body weight, weight gain and eating behavior in pregnancy. </w:t>
      </w:r>
      <w:r w:rsidRPr="00B252DB">
        <w:rPr>
          <w:rFonts w:cs="Arial"/>
          <w:i/>
          <w:iCs/>
        </w:rPr>
        <w:t>J Psychosom Obstet Gynaecol</w:t>
      </w:r>
      <w:r w:rsidRPr="00B252DB">
        <w:rPr>
          <w:rFonts w:cs="Arial"/>
        </w:rPr>
        <w:t>. 1994;15(4):189-195. doi:10.3109/01674829409025645</w:t>
      </w:r>
    </w:p>
    <w:p w14:paraId="252FCB66" w14:textId="77777777" w:rsidR="00B252DB" w:rsidRPr="00B252DB" w:rsidRDefault="00B252DB" w:rsidP="00B252DB">
      <w:pPr>
        <w:pStyle w:val="Bibliography"/>
        <w:rPr>
          <w:rFonts w:cs="Arial"/>
        </w:rPr>
      </w:pPr>
      <w:r w:rsidRPr="00B252DB">
        <w:rPr>
          <w:rFonts w:cs="Arial"/>
        </w:rPr>
        <w:t>12.</w:t>
      </w:r>
      <w:r w:rsidRPr="00B252DB">
        <w:rPr>
          <w:rFonts w:cs="Arial"/>
        </w:rPr>
        <w:tab/>
        <w:t xml:space="preserve">Vanderkruik R, Ellison K, Kanamori M, Freeman MP, Cohen LS, Stice E. Body dissatisfaction and disordered eating in the perinatal period: an underrecognized high-risk </w:t>
      </w:r>
      <w:r w:rsidRPr="00B252DB">
        <w:rPr>
          <w:rFonts w:cs="Arial"/>
        </w:rPr>
        <w:lastRenderedPageBreak/>
        <w:t xml:space="preserve">timeframe and the opportunity to intervene. </w:t>
      </w:r>
      <w:r w:rsidRPr="00B252DB">
        <w:rPr>
          <w:rFonts w:cs="Arial"/>
          <w:i/>
          <w:iCs/>
        </w:rPr>
        <w:t>Arch Womens Ment Health</w:t>
      </w:r>
      <w:r w:rsidRPr="00B252DB">
        <w:rPr>
          <w:rFonts w:cs="Arial"/>
        </w:rPr>
        <w:t>. 2022;25(4):739-751. doi:10.1007/s00737-022-01236-6</w:t>
      </w:r>
    </w:p>
    <w:p w14:paraId="359AC8B8" w14:textId="77777777" w:rsidR="00B252DB" w:rsidRPr="00B252DB" w:rsidRDefault="00B252DB" w:rsidP="00B252DB">
      <w:pPr>
        <w:pStyle w:val="Bibliography"/>
        <w:rPr>
          <w:rFonts w:cs="Arial"/>
        </w:rPr>
      </w:pPr>
      <w:r w:rsidRPr="00B252DB">
        <w:rPr>
          <w:rFonts w:cs="Arial"/>
        </w:rPr>
        <w:t>13.</w:t>
      </w:r>
      <w:r w:rsidRPr="00B252DB">
        <w:rPr>
          <w:rFonts w:cs="Arial"/>
        </w:rPr>
        <w:tab/>
        <w:t xml:space="preserve">Broussard B. Psychological and behavioral traits associated with eating disorders and pregnancy: a pilot study. </w:t>
      </w:r>
      <w:r w:rsidRPr="00B252DB">
        <w:rPr>
          <w:rFonts w:cs="Arial"/>
          <w:i/>
          <w:iCs/>
        </w:rPr>
        <w:t>J Midwifery Womens Health</w:t>
      </w:r>
      <w:r w:rsidRPr="00B252DB">
        <w:rPr>
          <w:rFonts w:cs="Arial"/>
        </w:rPr>
        <w:t>. 2012;57(1):61-66. doi:10.1111/j.1542-2011.2011.00089.x</w:t>
      </w:r>
    </w:p>
    <w:p w14:paraId="0E130B52" w14:textId="77777777" w:rsidR="00B252DB" w:rsidRPr="00B252DB" w:rsidRDefault="00B252DB" w:rsidP="00B252DB">
      <w:pPr>
        <w:pStyle w:val="Bibliography"/>
        <w:rPr>
          <w:rFonts w:cs="Arial"/>
        </w:rPr>
      </w:pPr>
      <w:r w:rsidRPr="00B252DB">
        <w:rPr>
          <w:rFonts w:cs="Arial"/>
        </w:rPr>
        <w:t>14.</w:t>
      </w:r>
      <w:r w:rsidRPr="00B252DB">
        <w:rPr>
          <w:rFonts w:cs="Arial"/>
        </w:rPr>
        <w:tab/>
        <w:t xml:space="preserve">Martínez-Olcina M, Rubio-Arias JA, Reche-García C, et al. Eating Disorders in Pregnant and Breastfeeding Women: A Systematic Review. </w:t>
      </w:r>
      <w:r w:rsidRPr="00B252DB">
        <w:rPr>
          <w:rFonts w:cs="Arial"/>
          <w:i/>
          <w:iCs/>
        </w:rPr>
        <w:t>Med Kaunas Lith</w:t>
      </w:r>
      <w:r w:rsidRPr="00B252DB">
        <w:rPr>
          <w:rFonts w:cs="Arial"/>
        </w:rPr>
        <w:t>. 2020;56(7):352. doi:10.3390/medicina56070352</w:t>
      </w:r>
    </w:p>
    <w:p w14:paraId="0BA5FF6A" w14:textId="77777777" w:rsidR="00B252DB" w:rsidRPr="00B252DB" w:rsidRDefault="00B252DB" w:rsidP="00B252DB">
      <w:pPr>
        <w:pStyle w:val="Bibliography"/>
        <w:rPr>
          <w:rFonts w:cs="Arial"/>
        </w:rPr>
      </w:pPr>
      <w:r w:rsidRPr="00B252DB">
        <w:rPr>
          <w:rFonts w:cs="Arial"/>
        </w:rPr>
        <w:t>15.</w:t>
      </w:r>
      <w:r w:rsidRPr="00B252DB">
        <w:rPr>
          <w:rFonts w:cs="Arial"/>
        </w:rPr>
        <w:tab/>
        <w:t xml:space="preserve">Swann RA, Von Holle A, Torgersen L, Gendall K, Reichborn-Kjennerud T, Bulik CM. Attitudes toward weight gain during pregnancy: results from the Norwegian mother and child cohort study (MoBa). </w:t>
      </w:r>
      <w:r w:rsidRPr="00B252DB">
        <w:rPr>
          <w:rFonts w:cs="Arial"/>
          <w:i/>
          <w:iCs/>
        </w:rPr>
        <w:t>Int J Eat Disord</w:t>
      </w:r>
      <w:r w:rsidRPr="00B252DB">
        <w:rPr>
          <w:rFonts w:cs="Arial"/>
        </w:rPr>
        <w:t>. 2009;42(5):394-401. doi:10.1002/eat.20632</w:t>
      </w:r>
    </w:p>
    <w:p w14:paraId="7A4448F1" w14:textId="77777777" w:rsidR="00B252DB" w:rsidRPr="00B252DB" w:rsidRDefault="00B252DB" w:rsidP="00B252DB">
      <w:pPr>
        <w:pStyle w:val="Bibliography"/>
        <w:rPr>
          <w:rFonts w:cs="Arial"/>
        </w:rPr>
      </w:pPr>
      <w:r w:rsidRPr="00B252DB">
        <w:rPr>
          <w:rFonts w:cs="Arial"/>
        </w:rPr>
        <w:t>16.</w:t>
      </w:r>
      <w:r w:rsidRPr="00B252DB">
        <w:rPr>
          <w:rFonts w:cs="Arial"/>
        </w:rPr>
        <w:tab/>
        <w:t xml:space="preserve">Stein A, Murray L, Cooper P, Fairburn CG. Infant growth in the context of maternal eating disorders and maternal depression: a comparative study. </w:t>
      </w:r>
      <w:r w:rsidRPr="00B252DB">
        <w:rPr>
          <w:rFonts w:cs="Arial"/>
          <w:i/>
          <w:iCs/>
        </w:rPr>
        <w:t>Psychol Med</w:t>
      </w:r>
      <w:r w:rsidRPr="00B252DB">
        <w:rPr>
          <w:rFonts w:cs="Arial"/>
        </w:rPr>
        <w:t>. 1996;26(3):569-574. doi:10.1017/s0033291700035649</w:t>
      </w:r>
    </w:p>
    <w:p w14:paraId="28AF31AD" w14:textId="77777777" w:rsidR="00B252DB" w:rsidRPr="00B252DB" w:rsidRDefault="00B252DB" w:rsidP="00B252DB">
      <w:pPr>
        <w:pStyle w:val="Bibliography"/>
        <w:rPr>
          <w:rFonts w:cs="Arial"/>
        </w:rPr>
      </w:pPr>
      <w:r w:rsidRPr="00B252DB">
        <w:rPr>
          <w:rFonts w:cs="Arial"/>
        </w:rPr>
        <w:t>17.</w:t>
      </w:r>
      <w:r w:rsidRPr="00B252DB">
        <w:rPr>
          <w:rFonts w:cs="Arial"/>
        </w:rPr>
        <w:tab/>
        <w:t xml:space="preserve">Watson HJ, Zerwas S, Torgersen L, et al. Maternal eating disorders and perinatal outcomes: A three-generation study in the Norwegian Mother and Child Cohort Study. </w:t>
      </w:r>
      <w:r w:rsidRPr="00B252DB">
        <w:rPr>
          <w:rFonts w:cs="Arial"/>
          <w:i/>
          <w:iCs/>
        </w:rPr>
        <w:t>J Abnorm Psychol</w:t>
      </w:r>
      <w:r w:rsidRPr="00B252DB">
        <w:rPr>
          <w:rFonts w:cs="Arial"/>
        </w:rPr>
        <w:t>. 2017;126(5):552-564. doi:10.1037/abn0000241</w:t>
      </w:r>
    </w:p>
    <w:p w14:paraId="64117184" w14:textId="77777777" w:rsidR="00B252DB" w:rsidRPr="00B252DB" w:rsidRDefault="00B252DB" w:rsidP="00B252DB">
      <w:pPr>
        <w:pStyle w:val="Bibliography"/>
        <w:rPr>
          <w:rFonts w:cs="Arial"/>
        </w:rPr>
      </w:pPr>
      <w:r w:rsidRPr="00B252DB">
        <w:rPr>
          <w:rFonts w:cs="Arial"/>
        </w:rPr>
        <w:t>18.</w:t>
      </w:r>
      <w:r w:rsidRPr="00B252DB">
        <w:rPr>
          <w:rFonts w:cs="Arial"/>
        </w:rPr>
        <w:tab/>
        <w:t xml:space="preserve">Micali N, Al Essimii H, Field AE, Treasure J. Pregnancy loss of control over eating: a longitudinal study of maternal and child outcomes. </w:t>
      </w:r>
      <w:r w:rsidRPr="00B252DB">
        <w:rPr>
          <w:rFonts w:cs="Arial"/>
          <w:i/>
          <w:iCs/>
        </w:rPr>
        <w:t>Am J Clin Nutr</w:t>
      </w:r>
      <w:r w:rsidRPr="00B252DB">
        <w:rPr>
          <w:rFonts w:cs="Arial"/>
        </w:rPr>
        <w:t>. 2018;108(1):101-107. doi:10.1093/ajcn/nqy040</w:t>
      </w:r>
    </w:p>
    <w:p w14:paraId="0C3CD396" w14:textId="77777777" w:rsidR="00B252DB" w:rsidRPr="00B252DB" w:rsidRDefault="00B252DB" w:rsidP="00B252DB">
      <w:pPr>
        <w:pStyle w:val="Bibliography"/>
        <w:rPr>
          <w:rFonts w:cs="Arial"/>
        </w:rPr>
      </w:pPr>
      <w:r w:rsidRPr="00B252DB">
        <w:rPr>
          <w:rFonts w:cs="Arial"/>
        </w:rPr>
        <w:t>19.</w:t>
      </w:r>
      <w:r w:rsidRPr="00B252DB">
        <w:rPr>
          <w:rFonts w:cs="Arial"/>
        </w:rPr>
        <w:tab/>
        <w:t xml:space="preserve">Fealy S, Leigh L, Hazelton M, et al. Translation of the Weight-Related Behaviours Questionnaire into a Short-Form Psychosocial Assessment Tool for the Detection of Women at Risk of Excessive Gestational Weight Gain. </w:t>
      </w:r>
      <w:r w:rsidRPr="00B252DB">
        <w:rPr>
          <w:rFonts w:cs="Arial"/>
          <w:i/>
          <w:iCs/>
        </w:rPr>
        <w:t>Int J Environ Res Public Health</w:t>
      </w:r>
      <w:r w:rsidRPr="00B252DB">
        <w:rPr>
          <w:rFonts w:cs="Arial"/>
        </w:rPr>
        <w:t>. 2021;18(18):9522. doi:10.3390/ijerph18189522</w:t>
      </w:r>
    </w:p>
    <w:p w14:paraId="148DD3EC" w14:textId="77777777" w:rsidR="00B252DB" w:rsidRPr="00B252DB" w:rsidRDefault="00B252DB" w:rsidP="00B252DB">
      <w:pPr>
        <w:pStyle w:val="Bibliography"/>
        <w:rPr>
          <w:rFonts w:cs="Arial"/>
        </w:rPr>
      </w:pPr>
      <w:r w:rsidRPr="00B252DB">
        <w:rPr>
          <w:rFonts w:cs="Arial"/>
        </w:rPr>
        <w:t>20.</w:t>
      </w:r>
      <w:r w:rsidRPr="00B252DB">
        <w:rPr>
          <w:rFonts w:cs="Arial"/>
        </w:rPr>
        <w:tab/>
        <w:t xml:space="preserve">Park CK, Krebs L, Lutsiv O, et al. Binge Eating Predicts Excess Gestational Weight Gain: A Pilot Prospective Cohort Study. </w:t>
      </w:r>
      <w:r w:rsidRPr="00B252DB">
        <w:rPr>
          <w:rFonts w:cs="Arial"/>
          <w:i/>
          <w:iCs/>
        </w:rPr>
        <w:t>J Obstet Gynaecol Can JOGC J Obstet Gynecol Can JOGC</w:t>
      </w:r>
      <w:r w:rsidRPr="00B252DB">
        <w:rPr>
          <w:rFonts w:cs="Arial"/>
        </w:rPr>
        <w:t>. 2015;37(6):494-507. doi:10.1016/s1701-2163(15)30226-7</w:t>
      </w:r>
    </w:p>
    <w:p w14:paraId="2007C194" w14:textId="77777777" w:rsidR="00B252DB" w:rsidRPr="00B252DB" w:rsidRDefault="00B252DB" w:rsidP="00B252DB">
      <w:pPr>
        <w:pStyle w:val="Bibliography"/>
        <w:rPr>
          <w:rFonts w:cs="Arial"/>
        </w:rPr>
      </w:pPr>
      <w:r w:rsidRPr="00B252DB">
        <w:rPr>
          <w:rFonts w:cs="Arial"/>
        </w:rPr>
        <w:t>21.</w:t>
      </w:r>
      <w:r w:rsidRPr="00B252DB">
        <w:rPr>
          <w:rFonts w:cs="Arial"/>
        </w:rPr>
        <w:tab/>
        <w:t xml:space="preserve">Mumford SL, Siega-Riz AM, Herring A, Evenson KR. Dietary restraint and gestational weight gain. </w:t>
      </w:r>
      <w:r w:rsidRPr="00B252DB">
        <w:rPr>
          <w:rFonts w:cs="Arial"/>
          <w:i/>
          <w:iCs/>
        </w:rPr>
        <w:t>J Am Diet Assoc</w:t>
      </w:r>
      <w:r w:rsidRPr="00B252DB">
        <w:rPr>
          <w:rFonts w:cs="Arial"/>
        </w:rPr>
        <w:t>. 2008;108(10):1646-1653. doi:10.1016/j.jada.2008.07.016</w:t>
      </w:r>
    </w:p>
    <w:p w14:paraId="649A111F" w14:textId="77777777" w:rsidR="00B252DB" w:rsidRPr="00B252DB" w:rsidRDefault="00B252DB" w:rsidP="00B252DB">
      <w:pPr>
        <w:pStyle w:val="Bibliography"/>
        <w:rPr>
          <w:rFonts w:cs="Arial"/>
        </w:rPr>
      </w:pPr>
      <w:r w:rsidRPr="00B252DB">
        <w:rPr>
          <w:rFonts w:cs="Arial"/>
        </w:rPr>
        <w:t>22.</w:t>
      </w:r>
      <w:r w:rsidRPr="00B252DB">
        <w:rPr>
          <w:rFonts w:cs="Arial"/>
        </w:rPr>
        <w:tab/>
        <w:t xml:space="preserve">Zanardo V, Volpe F, Giliberti L, et al. Prepregnancy Body Mass Index shift across gestation: primary evidence of an association with eating disorders. </w:t>
      </w:r>
      <w:r w:rsidRPr="00B252DB">
        <w:rPr>
          <w:rFonts w:cs="Arial"/>
          <w:i/>
          <w:iCs/>
        </w:rPr>
        <w:t>J Matern-Fetal Neonatal Med Off J Eur Assoc Perinat Med Fed Asia Ocean Perinat Soc Int Soc Perinat Obstet</w:t>
      </w:r>
      <w:r w:rsidRPr="00B252DB">
        <w:rPr>
          <w:rFonts w:cs="Arial"/>
        </w:rPr>
        <w:t>. 2020;33(3):415-420. doi:10.1080/14767058.2018.1494709</w:t>
      </w:r>
    </w:p>
    <w:p w14:paraId="058FC19C" w14:textId="77777777" w:rsidR="00B252DB" w:rsidRPr="00B252DB" w:rsidRDefault="00B252DB" w:rsidP="00B252DB">
      <w:pPr>
        <w:pStyle w:val="Bibliography"/>
        <w:rPr>
          <w:rFonts w:cs="Arial"/>
        </w:rPr>
      </w:pPr>
      <w:r w:rsidRPr="00B252DB">
        <w:rPr>
          <w:rFonts w:cs="Arial"/>
        </w:rPr>
        <w:t>23.</w:t>
      </w:r>
      <w:r w:rsidRPr="00B252DB">
        <w:rPr>
          <w:rFonts w:cs="Arial"/>
        </w:rPr>
        <w:tab/>
        <w:t xml:space="preserve">Zanardo V, Cavaliere A, Giliberti E, et al. Gestational weight gain and eating-related disorders. </w:t>
      </w:r>
      <w:r w:rsidRPr="00B252DB">
        <w:rPr>
          <w:rFonts w:cs="Arial"/>
          <w:i/>
          <w:iCs/>
        </w:rPr>
        <w:t>J Obstet Gynaecol</w:t>
      </w:r>
      <w:r w:rsidRPr="00B252DB">
        <w:rPr>
          <w:rFonts w:cs="Arial"/>
        </w:rPr>
        <w:t>. Published online March 5, 2021:1-9. doi:10.1080/01443615.2020.1854699</w:t>
      </w:r>
    </w:p>
    <w:p w14:paraId="77032DFF" w14:textId="77777777" w:rsidR="00B252DB" w:rsidRPr="00B252DB" w:rsidRDefault="00B252DB" w:rsidP="00B252DB">
      <w:pPr>
        <w:pStyle w:val="Bibliography"/>
        <w:rPr>
          <w:rFonts w:cs="Arial"/>
        </w:rPr>
      </w:pPr>
      <w:r w:rsidRPr="00B252DB">
        <w:rPr>
          <w:rFonts w:cs="Arial"/>
        </w:rPr>
        <w:t>24.</w:t>
      </w:r>
      <w:r w:rsidRPr="00B252DB">
        <w:rPr>
          <w:rFonts w:cs="Arial"/>
        </w:rPr>
        <w:tab/>
        <w:t xml:space="preserve">Chan CY, Lee AM, Koh YW, et al. Course, risk factors, and adverse outcomes of disordered eating in pregnancy. </w:t>
      </w:r>
      <w:r w:rsidRPr="00B252DB">
        <w:rPr>
          <w:rFonts w:cs="Arial"/>
          <w:i/>
          <w:iCs/>
        </w:rPr>
        <w:t>Int J Eat Disord</w:t>
      </w:r>
      <w:r w:rsidRPr="00B252DB">
        <w:rPr>
          <w:rFonts w:cs="Arial"/>
        </w:rPr>
        <w:t>. 2019;52(6):652-658. doi:10.1002/eat.23065</w:t>
      </w:r>
    </w:p>
    <w:p w14:paraId="500895E8" w14:textId="77777777" w:rsidR="00B252DB" w:rsidRPr="00B252DB" w:rsidRDefault="00B252DB" w:rsidP="00B252DB">
      <w:pPr>
        <w:pStyle w:val="Bibliography"/>
        <w:rPr>
          <w:rFonts w:cs="Arial"/>
        </w:rPr>
      </w:pPr>
      <w:r w:rsidRPr="00B252DB">
        <w:rPr>
          <w:rFonts w:cs="Arial"/>
        </w:rPr>
        <w:lastRenderedPageBreak/>
        <w:t>25.</w:t>
      </w:r>
      <w:r w:rsidRPr="00B252DB">
        <w:rPr>
          <w:rFonts w:cs="Arial"/>
        </w:rPr>
        <w:tab/>
        <w:t xml:space="preserve">Lovering ME, Rodgers RF, George JE, Franko DL. Exploring the Tripartite Influence Model of body dissatisfaction in postpartum women. </w:t>
      </w:r>
      <w:r w:rsidRPr="00B252DB">
        <w:rPr>
          <w:rFonts w:cs="Arial"/>
          <w:i/>
          <w:iCs/>
        </w:rPr>
        <w:t>Body Image</w:t>
      </w:r>
      <w:r w:rsidRPr="00B252DB">
        <w:rPr>
          <w:rFonts w:cs="Arial"/>
        </w:rPr>
        <w:t>. 2018;24:44-54. doi:10.1016/j.bodyim.2017.12.001</w:t>
      </w:r>
    </w:p>
    <w:p w14:paraId="746BD24D" w14:textId="77777777" w:rsidR="00B252DB" w:rsidRPr="00B252DB" w:rsidRDefault="00B252DB" w:rsidP="00B252DB">
      <w:pPr>
        <w:pStyle w:val="Bibliography"/>
        <w:rPr>
          <w:rFonts w:cs="Arial"/>
        </w:rPr>
      </w:pPr>
      <w:r w:rsidRPr="00B252DB">
        <w:rPr>
          <w:rFonts w:cs="Arial"/>
        </w:rPr>
        <w:t>26.</w:t>
      </w:r>
      <w:r w:rsidRPr="00B252DB">
        <w:rPr>
          <w:rFonts w:cs="Arial"/>
        </w:rPr>
        <w:tab/>
        <w:t xml:space="preserve">Astrachan-Fletcher E, Veldhuis C, Lively N, Fowler C, Marcks B. The reciprocal effects of eating disorders and the postpartum period: a review of the literature and recommendations for clinical care. </w:t>
      </w:r>
      <w:r w:rsidRPr="00B252DB">
        <w:rPr>
          <w:rFonts w:cs="Arial"/>
          <w:i/>
          <w:iCs/>
        </w:rPr>
        <w:t>J Womens Health 2002</w:t>
      </w:r>
      <w:r w:rsidRPr="00B252DB">
        <w:rPr>
          <w:rFonts w:cs="Arial"/>
        </w:rPr>
        <w:t>. 2008;17(2):227-239. doi:10.1089/jwh.2007.0550</w:t>
      </w:r>
    </w:p>
    <w:p w14:paraId="676FB8D3" w14:textId="77777777" w:rsidR="00B252DB" w:rsidRPr="00B252DB" w:rsidRDefault="00B252DB" w:rsidP="00B252DB">
      <w:pPr>
        <w:pStyle w:val="Bibliography"/>
        <w:rPr>
          <w:rFonts w:cs="Arial"/>
        </w:rPr>
      </w:pPr>
      <w:r w:rsidRPr="00B252DB">
        <w:rPr>
          <w:rFonts w:cs="Arial"/>
        </w:rPr>
        <w:t>27.</w:t>
      </w:r>
      <w:r w:rsidRPr="00B252DB">
        <w:rPr>
          <w:rFonts w:cs="Arial"/>
        </w:rPr>
        <w:tab/>
        <w:t xml:space="preserve">Hill B, Hayden M, McPhie S, Bailey C, Skouteris H. Preconception and antenatal knowledge and beliefs about gestational weight gain. </w:t>
      </w:r>
      <w:r w:rsidRPr="00B252DB">
        <w:rPr>
          <w:rFonts w:cs="Arial"/>
          <w:i/>
          <w:iCs/>
        </w:rPr>
        <w:t>Aust N Z J Obstet Gynaecol</w:t>
      </w:r>
      <w:r w:rsidRPr="00B252DB">
        <w:rPr>
          <w:rFonts w:cs="Arial"/>
        </w:rPr>
        <w:t>. 2019;59(5):634-640. doi:10.1111/ajo.12942</w:t>
      </w:r>
    </w:p>
    <w:p w14:paraId="44126360" w14:textId="77777777" w:rsidR="00B252DB" w:rsidRPr="00B252DB" w:rsidRDefault="00B252DB" w:rsidP="00B252DB">
      <w:pPr>
        <w:pStyle w:val="Bibliography"/>
        <w:rPr>
          <w:rFonts w:cs="Arial"/>
        </w:rPr>
      </w:pPr>
      <w:r w:rsidRPr="00B252DB">
        <w:rPr>
          <w:rFonts w:cs="Arial"/>
        </w:rPr>
        <w:t>28.</w:t>
      </w:r>
      <w:r w:rsidRPr="00B252DB">
        <w:rPr>
          <w:rFonts w:cs="Arial"/>
        </w:rPr>
        <w:tab/>
        <w:t xml:space="preserve">Krukowski RA, West DS, DiCarlo M, Cleves MA, Saylors ME, Andres A. Association of Gestational Weight Gain Expectations and Advice on Actual Weight Gain. </w:t>
      </w:r>
      <w:r w:rsidRPr="00B252DB">
        <w:rPr>
          <w:rFonts w:cs="Arial"/>
          <w:i/>
          <w:iCs/>
        </w:rPr>
        <w:t>Obstet Gynecol</w:t>
      </w:r>
      <w:r w:rsidRPr="00B252DB">
        <w:rPr>
          <w:rFonts w:cs="Arial"/>
        </w:rPr>
        <w:t>. 2017;129(1):76-82. doi:10.1097/AOG.0000000000001780</w:t>
      </w:r>
    </w:p>
    <w:p w14:paraId="107B22DC" w14:textId="77777777" w:rsidR="00B252DB" w:rsidRPr="00B252DB" w:rsidRDefault="00B252DB" w:rsidP="00B252DB">
      <w:pPr>
        <w:pStyle w:val="Bibliography"/>
        <w:rPr>
          <w:rFonts w:cs="Arial"/>
        </w:rPr>
      </w:pPr>
      <w:r w:rsidRPr="00B252DB">
        <w:rPr>
          <w:rFonts w:cs="Arial"/>
        </w:rPr>
        <w:t>29.</w:t>
      </w:r>
      <w:r w:rsidRPr="00B252DB">
        <w:rPr>
          <w:rFonts w:cs="Arial"/>
        </w:rPr>
        <w:tab/>
        <w:t xml:space="preserve">Bodnar LM, Abrams B, Simhan HN, et al. The impact of setting a pregnancy weight gain goal on total weight gain. </w:t>
      </w:r>
      <w:r w:rsidRPr="00B252DB">
        <w:rPr>
          <w:rFonts w:cs="Arial"/>
          <w:i/>
          <w:iCs/>
        </w:rPr>
        <w:t>Paediatr Perinat Epidemiol</w:t>
      </w:r>
      <w:r w:rsidRPr="00B252DB">
        <w:rPr>
          <w:rFonts w:cs="Arial"/>
        </w:rPr>
        <w:t>. 2021;35(2):164-173. doi:10.1111/ppe.12724</w:t>
      </w:r>
    </w:p>
    <w:p w14:paraId="5EF50240" w14:textId="77777777" w:rsidR="00B252DB" w:rsidRPr="00B252DB" w:rsidRDefault="00B252DB" w:rsidP="00B252DB">
      <w:pPr>
        <w:pStyle w:val="Bibliography"/>
        <w:rPr>
          <w:rFonts w:cs="Arial"/>
        </w:rPr>
      </w:pPr>
      <w:r w:rsidRPr="00B252DB">
        <w:rPr>
          <w:rFonts w:cs="Arial"/>
        </w:rPr>
        <w:t>30.</w:t>
      </w:r>
      <w:r w:rsidRPr="00B252DB">
        <w:rPr>
          <w:rFonts w:cs="Arial"/>
        </w:rPr>
        <w:tab/>
        <w:t xml:space="preserve">O’Loghlen E, Galligan R. Disordered eating in the postpartum period: Role of psychological distress, body dissatisfaction, dysfunctional maternal beliefs and self-compassion. </w:t>
      </w:r>
      <w:r w:rsidRPr="00B252DB">
        <w:rPr>
          <w:rFonts w:cs="Arial"/>
          <w:i/>
          <w:iCs/>
        </w:rPr>
        <w:t>J Health Psychol</w:t>
      </w:r>
      <w:r w:rsidRPr="00B252DB">
        <w:rPr>
          <w:rFonts w:cs="Arial"/>
        </w:rPr>
        <w:t>. Published online February 16, 2021:1359105321995940. doi:10.1177/1359105321995940</w:t>
      </w:r>
    </w:p>
    <w:p w14:paraId="78643128" w14:textId="77777777" w:rsidR="00B252DB" w:rsidRPr="00B252DB" w:rsidRDefault="00B252DB" w:rsidP="00B252DB">
      <w:pPr>
        <w:pStyle w:val="Bibliography"/>
        <w:rPr>
          <w:rFonts w:cs="Arial"/>
        </w:rPr>
      </w:pPr>
      <w:r w:rsidRPr="00B252DB">
        <w:rPr>
          <w:rFonts w:cs="Arial"/>
        </w:rPr>
        <w:t>31.</w:t>
      </w:r>
      <w:r w:rsidRPr="00B252DB">
        <w:rPr>
          <w:rFonts w:cs="Arial"/>
        </w:rPr>
        <w:tab/>
        <w:t xml:space="preserve">Gideon N, Hawkes N, Mond J, Saunders R, Tchanturia K, Serpell L. Correction: Development and Psychometric Validation of the EDE-QS, a 12 Item Short Form of the Eating Disorder Examination Questionnaire (EDE-Q). </w:t>
      </w:r>
      <w:r w:rsidRPr="00B252DB">
        <w:rPr>
          <w:rFonts w:cs="Arial"/>
          <w:i/>
          <w:iCs/>
        </w:rPr>
        <w:t>PloS One</w:t>
      </w:r>
      <w:r w:rsidRPr="00B252DB">
        <w:rPr>
          <w:rFonts w:cs="Arial"/>
        </w:rPr>
        <w:t>. 2018;13(11):e0207256. doi:10.1371/journal.pone.0207256</w:t>
      </w:r>
    </w:p>
    <w:p w14:paraId="36BEB88E" w14:textId="77777777" w:rsidR="00B252DB" w:rsidRPr="00B252DB" w:rsidRDefault="00B252DB" w:rsidP="00B252DB">
      <w:pPr>
        <w:pStyle w:val="Bibliography"/>
        <w:rPr>
          <w:rFonts w:cs="Arial"/>
        </w:rPr>
      </w:pPr>
      <w:r w:rsidRPr="00B252DB">
        <w:rPr>
          <w:rFonts w:cs="Arial"/>
        </w:rPr>
        <w:t>32.</w:t>
      </w:r>
      <w:r w:rsidRPr="00B252DB">
        <w:rPr>
          <w:rFonts w:cs="Arial"/>
        </w:rPr>
        <w:tab/>
        <w:t xml:space="preserve">Hahn SL, Kaciroti N, Eisenberg D, Weeks HM, Bauer KW, Sonneville KR. Introducing Dietary Self-Monitoring to Undergraduate Women via a Calorie Counting App Has No Effect on Mental Health or Health Behaviors: Results From a Randomized Controlled Trial. </w:t>
      </w:r>
      <w:r w:rsidRPr="00B252DB">
        <w:rPr>
          <w:rFonts w:cs="Arial"/>
          <w:i/>
          <w:iCs/>
        </w:rPr>
        <w:t>J Acad Nutr Diet</w:t>
      </w:r>
      <w:r w:rsidRPr="00B252DB">
        <w:rPr>
          <w:rFonts w:cs="Arial"/>
        </w:rPr>
        <w:t>. Published online August 2021:S2212267221007346. doi:10.1016/j.jand.2021.06.311</w:t>
      </w:r>
    </w:p>
    <w:p w14:paraId="4DBADE27" w14:textId="77777777" w:rsidR="00B252DB" w:rsidRPr="00B252DB" w:rsidRDefault="00B252DB" w:rsidP="00B252DB">
      <w:pPr>
        <w:pStyle w:val="Bibliography"/>
        <w:rPr>
          <w:rFonts w:cs="Arial"/>
        </w:rPr>
      </w:pPr>
      <w:r w:rsidRPr="00B252DB">
        <w:rPr>
          <w:rFonts w:cs="Arial"/>
        </w:rPr>
        <w:t>33.</w:t>
      </w:r>
      <w:r w:rsidRPr="00B252DB">
        <w:rPr>
          <w:rFonts w:cs="Arial"/>
        </w:rPr>
        <w:tab/>
        <w:t xml:space="preserve">Prnjak K, Mitchison D, Griffiths S, et al. Further development of the 12-item EDE-QS: identifying a cut-off for screening purposes. </w:t>
      </w:r>
      <w:r w:rsidRPr="00B252DB">
        <w:rPr>
          <w:rFonts w:cs="Arial"/>
          <w:i/>
          <w:iCs/>
        </w:rPr>
        <w:t>BMC Psychiatry</w:t>
      </w:r>
      <w:r w:rsidRPr="00B252DB">
        <w:rPr>
          <w:rFonts w:cs="Arial"/>
        </w:rPr>
        <w:t>. 2020;20(1):146. doi:10.1186/s12888-020-02565-5</w:t>
      </w:r>
    </w:p>
    <w:p w14:paraId="14E94B59" w14:textId="77777777" w:rsidR="00B252DB" w:rsidRPr="00B252DB" w:rsidRDefault="00B252DB" w:rsidP="00B252DB">
      <w:pPr>
        <w:pStyle w:val="Bibliography"/>
        <w:rPr>
          <w:rFonts w:cs="Arial"/>
        </w:rPr>
      </w:pPr>
      <w:r w:rsidRPr="00B252DB">
        <w:rPr>
          <w:rFonts w:cs="Arial"/>
        </w:rPr>
        <w:t>34.</w:t>
      </w:r>
      <w:r w:rsidRPr="00B252DB">
        <w:rPr>
          <w:rFonts w:cs="Arial"/>
        </w:rPr>
        <w:tab/>
        <w:t xml:space="preserve">Sámano R, Ortiz-Hernández L, Martínez-Rojano H, et al. Disordered Eating Behaviors Are Associated with Gestational Weight Gain in Adolescents. </w:t>
      </w:r>
      <w:r w:rsidRPr="00B252DB">
        <w:rPr>
          <w:rFonts w:cs="Arial"/>
          <w:i/>
          <w:iCs/>
        </w:rPr>
        <w:t>Nutrients</w:t>
      </w:r>
      <w:r w:rsidRPr="00B252DB">
        <w:rPr>
          <w:rFonts w:cs="Arial"/>
        </w:rPr>
        <w:t>. 2021;13(9):3186. doi:10.3390/nu13093186</w:t>
      </w:r>
    </w:p>
    <w:p w14:paraId="54FC4C41" w14:textId="77777777" w:rsidR="00B252DB" w:rsidRPr="00B252DB" w:rsidRDefault="00B252DB" w:rsidP="00B252DB">
      <w:pPr>
        <w:pStyle w:val="Bibliography"/>
        <w:rPr>
          <w:rFonts w:cs="Arial"/>
        </w:rPr>
      </w:pPr>
      <w:r w:rsidRPr="00B252DB">
        <w:rPr>
          <w:rFonts w:cs="Arial"/>
        </w:rPr>
        <w:t>35.</w:t>
      </w:r>
      <w:r w:rsidRPr="00B252DB">
        <w:rPr>
          <w:rFonts w:cs="Arial"/>
        </w:rPr>
        <w:tab/>
        <w:t xml:space="preserve">Hecht LM, Schwartz N, Miller-Matero LR, Braciszewski JM, Haedt-Matt A. Eating pathology and depressive symptoms as predictors of excessive weight gain during pregnancy. </w:t>
      </w:r>
      <w:r w:rsidRPr="00B252DB">
        <w:rPr>
          <w:rFonts w:cs="Arial"/>
          <w:i/>
          <w:iCs/>
        </w:rPr>
        <w:t>J Health Psychol</w:t>
      </w:r>
      <w:r w:rsidRPr="00B252DB">
        <w:rPr>
          <w:rFonts w:cs="Arial"/>
        </w:rPr>
        <w:t>. Published online April 17, 2020:1359105320913934. doi:10.1177/1359105320913934</w:t>
      </w:r>
    </w:p>
    <w:p w14:paraId="6E0638EB" w14:textId="77777777" w:rsidR="00B252DB" w:rsidRPr="00B252DB" w:rsidRDefault="00B252DB" w:rsidP="00B252DB">
      <w:pPr>
        <w:pStyle w:val="Bibliography"/>
        <w:rPr>
          <w:rFonts w:cs="Arial"/>
        </w:rPr>
      </w:pPr>
      <w:r w:rsidRPr="00B252DB">
        <w:rPr>
          <w:rFonts w:cs="Arial"/>
        </w:rPr>
        <w:lastRenderedPageBreak/>
        <w:t>36.</w:t>
      </w:r>
      <w:r w:rsidRPr="00B252DB">
        <w:rPr>
          <w:rFonts w:cs="Arial"/>
        </w:rPr>
        <w:tab/>
        <w:t xml:space="preserve">Siega-Riz AM, Bodnar LM, Stotland NE, Stang J. The Current Understanding of Gestational Weight Gain Among Women with Obesity and the Need for Future Research. </w:t>
      </w:r>
      <w:r w:rsidRPr="00B252DB">
        <w:rPr>
          <w:rFonts w:cs="Arial"/>
          <w:i/>
          <w:iCs/>
        </w:rPr>
        <w:t>NAM Perspect</w:t>
      </w:r>
      <w:r w:rsidRPr="00B252DB">
        <w:rPr>
          <w:rFonts w:cs="Arial"/>
        </w:rPr>
        <w:t>. 2020;2020. doi:10.31478/202001a</w:t>
      </w:r>
    </w:p>
    <w:p w14:paraId="7FC2915E" w14:textId="77777777" w:rsidR="00B252DB" w:rsidRPr="00B252DB" w:rsidRDefault="00B252DB" w:rsidP="00B252DB">
      <w:pPr>
        <w:pStyle w:val="Bibliography"/>
        <w:rPr>
          <w:rFonts w:cs="Arial"/>
        </w:rPr>
      </w:pPr>
      <w:r w:rsidRPr="00B252DB">
        <w:rPr>
          <w:rFonts w:cs="Arial"/>
        </w:rPr>
        <w:t>37.</w:t>
      </w:r>
      <w:r w:rsidRPr="00B252DB">
        <w:rPr>
          <w:rFonts w:cs="Arial"/>
        </w:rPr>
        <w:tab/>
        <w:t xml:space="preserve">Czech-Szczapa B, Szczapa T, Merritt TA, et al. Disordered eating attitudes during pregnancy in mothers of newborns requiring Neonatal Intensive Care Unit admission: a case control study. </w:t>
      </w:r>
      <w:r w:rsidRPr="00B252DB">
        <w:rPr>
          <w:rFonts w:cs="Arial"/>
          <w:i/>
          <w:iCs/>
        </w:rPr>
        <w:t>J Matern-Fetal Neonatal Med Off J Eur Assoc Perinat Med Fed Asia Ocean Perinat Soc Int Soc Perinat Obstet</w:t>
      </w:r>
      <w:r w:rsidRPr="00B252DB">
        <w:rPr>
          <w:rFonts w:cs="Arial"/>
        </w:rPr>
        <w:t>. 2015;28(14):1711-1715. doi:10.3109/14767058.2014.966675</w:t>
      </w:r>
    </w:p>
    <w:p w14:paraId="664FC90B" w14:textId="77777777" w:rsidR="00B252DB" w:rsidRPr="00B252DB" w:rsidRDefault="00B252DB" w:rsidP="00B252DB">
      <w:pPr>
        <w:pStyle w:val="Bibliography"/>
        <w:rPr>
          <w:rFonts w:cs="Arial"/>
        </w:rPr>
      </w:pPr>
      <w:r w:rsidRPr="00B252DB">
        <w:rPr>
          <w:rFonts w:cs="Arial"/>
        </w:rPr>
        <w:t>38.</w:t>
      </w:r>
      <w:r w:rsidRPr="00B252DB">
        <w:rPr>
          <w:rFonts w:cs="Arial"/>
        </w:rPr>
        <w:tab/>
        <w:t xml:space="preserve">J-P NA, Minami M, Eitoku M, et al. Lack of concern about body image and health during pregnancy linked to excessive gestational weight gain and small-for-gestational-age deliveries: the Japan Environment and Children’s Study. </w:t>
      </w:r>
      <w:r w:rsidRPr="00B252DB">
        <w:rPr>
          <w:rFonts w:cs="Arial"/>
          <w:i/>
          <w:iCs/>
        </w:rPr>
        <w:t>BMC Pregnancy Childbirth</w:t>
      </w:r>
      <w:r w:rsidRPr="00B252DB">
        <w:rPr>
          <w:rFonts w:cs="Arial"/>
        </w:rPr>
        <w:t>. 2021;21(1):396. doi:10.1186/s12884-021-03827-0</w:t>
      </w:r>
    </w:p>
    <w:p w14:paraId="1DE09B9E" w14:textId="77777777" w:rsidR="00B252DB" w:rsidRPr="00B252DB" w:rsidRDefault="00B252DB" w:rsidP="00B252DB">
      <w:pPr>
        <w:pStyle w:val="Bibliography"/>
        <w:rPr>
          <w:rFonts w:cs="Arial"/>
        </w:rPr>
      </w:pPr>
      <w:r w:rsidRPr="00B252DB">
        <w:rPr>
          <w:rFonts w:cs="Arial"/>
        </w:rPr>
        <w:t>39.</w:t>
      </w:r>
      <w:r w:rsidRPr="00B252DB">
        <w:rPr>
          <w:rFonts w:cs="Arial"/>
        </w:rPr>
        <w:tab/>
        <w:t xml:space="preserve">Wang ML, Arroyo J, Druker S, Sankey HZ, Rosal MC. Knowledge, Attitudes and Provider Advice by Pre-Pregnancy Weight Status: A Qualitative Study of Pregnant Latinas With Excessive Gestational Weight Gain. </w:t>
      </w:r>
      <w:r w:rsidRPr="00B252DB">
        <w:rPr>
          <w:rFonts w:cs="Arial"/>
          <w:i/>
          <w:iCs/>
        </w:rPr>
        <w:t>Women Health</w:t>
      </w:r>
      <w:r w:rsidRPr="00B252DB">
        <w:rPr>
          <w:rFonts w:cs="Arial"/>
        </w:rPr>
        <w:t>. 2015;55(7):805-828. doi:10.1080/03630242.2015.1050542</w:t>
      </w:r>
    </w:p>
    <w:p w14:paraId="4CBEB019" w14:textId="77777777" w:rsidR="00B252DB" w:rsidRPr="00B252DB" w:rsidRDefault="00B252DB" w:rsidP="00B252DB">
      <w:pPr>
        <w:pStyle w:val="Bibliography"/>
        <w:rPr>
          <w:rFonts w:cs="Arial"/>
        </w:rPr>
      </w:pPr>
      <w:r w:rsidRPr="00B252DB">
        <w:rPr>
          <w:rFonts w:cs="Arial"/>
        </w:rPr>
        <w:t>40.</w:t>
      </w:r>
      <w:r w:rsidRPr="00B252DB">
        <w:rPr>
          <w:rFonts w:cs="Arial"/>
        </w:rPr>
        <w:tab/>
        <w:t xml:space="preserve">Ogawa K, Morisaki N, Sago H, Fujiwara T, Horikawa R. Association between women’s perceived ideal gestational weight gain during pregnancy and pregnancy outcomes. </w:t>
      </w:r>
      <w:r w:rsidRPr="00B252DB">
        <w:rPr>
          <w:rFonts w:cs="Arial"/>
          <w:i/>
          <w:iCs/>
        </w:rPr>
        <w:t>Sci Rep</w:t>
      </w:r>
      <w:r w:rsidRPr="00B252DB">
        <w:rPr>
          <w:rFonts w:cs="Arial"/>
        </w:rPr>
        <w:t>. 2018;8(1):11574. doi:10.1038/s41598-018-29936-z</w:t>
      </w:r>
    </w:p>
    <w:p w14:paraId="4A7695A9" w14:textId="77777777" w:rsidR="00B252DB" w:rsidRPr="00B252DB" w:rsidRDefault="00B252DB" w:rsidP="00B252DB">
      <w:pPr>
        <w:pStyle w:val="Bibliography"/>
        <w:rPr>
          <w:rFonts w:cs="Arial"/>
        </w:rPr>
      </w:pPr>
      <w:r w:rsidRPr="00B252DB">
        <w:rPr>
          <w:rFonts w:cs="Arial"/>
        </w:rPr>
        <w:t>41.</w:t>
      </w:r>
      <w:r w:rsidRPr="00B252DB">
        <w:rPr>
          <w:rFonts w:cs="Arial"/>
        </w:rPr>
        <w:tab/>
        <w:t xml:space="preserve">Leddy MA, Jones C, Morgan MA, Schulkin J. Eating disorders and obstetric-gynecologic care. </w:t>
      </w:r>
      <w:r w:rsidRPr="00B252DB">
        <w:rPr>
          <w:rFonts w:cs="Arial"/>
          <w:i/>
          <w:iCs/>
        </w:rPr>
        <w:t>J Womens Health 2002</w:t>
      </w:r>
      <w:r w:rsidRPr="00B252DB">
        <w:rPr>
          <w:rFonts w:cs="Arial"/>
        </w:rPr>
        <w:t>. 2009;18(9):1395-1401. doi:10.1089/jwh.2008.1183</w:t>
      </w:r>
    </w:p>
    <w:p w14:paraId="4258416C" w14:textId="77777777" w:rsidR="00B252DB" w:rsidRPr="00B252DB" w:rsidRDefault="00B252DB" w:rsidP="00B252DB">
      <w:pPr>
        <w:pStyle w:val="Bibliography"/>
        <w:rPr>
          <w:rFonts w:cs="Arial"/>
        </w:rPr>
      </w:pPr>
      <w:r w:rsidRPr="00B252DB">
        <w:rPr>
          <w:rFonts w:cs="Arial"/>
        </w:rPr>
        <w:t>42.</w:t>
      </w:r>
      <w:r w:rsidRPr="00B252DB">
        <w:rPr>
          <w:rFonts w:cs="Arial"/>
        </w:rPr>
        <w:tab/>
        <w:t xml:space="preserve">Bye A, Shawe J, Bick D, Easter A, Kash-Macdonald M, Micali N. Barriers to identifying eating disorders in pregnancy and in the postnatal period: a qualitative approach. </w:t>
      </w:r>
      <w:r w:rsidRPr="00B252DB">
        <w:rPr>
          <w:rFonts w:cs="Arial"/>
          <w:i/>
          <w:iCs/>
        </w:rPr>
        <w:t>BMC Pregnancy Childbirth</w:t>
      </w:r>
      <w:r w:rsidRPr="00B252DB">
        <w:rPr>
          <w:rFonts w:cs="Arial"/>
        </w:rPr>
        <w:t>. 2018;18(1):114. doi:10.1186/s12884-018-1745-x</w:t>
      </w:r>
    </w:p>
    <w:p w14:paraId="4ED29B95" w14:textId="77777777" w:rsidR="00B252DB" w:rsidRPr="00B252DB" w:rsidRDefault="00B252DB" w:rsidP="00B252DB">
      <w:pPr>
        <w:pStyle w:val="Bibliography"/>
        <w:rPr>
          <w:rFonts w:cs="Arial"/>
        </w:rPr>
      </w:pPr>
      <w:r w:rsidRPr="00B252DB">
        <w:rPr>
          <w:rFonts w:cs="Arial"/>
        </w:rPr>
        <w:t>43.</w:t>
      </w:r>
      <w:r w:rsidRPr="00B252DB">
        <w:rPr>
          <w:rFonts w:cs="Arial"/>
        </w:rPr>
        <w:tab/>
        <w:t xml:space="preserve">Rangel Bousquet Carrilho T, M Rasmussen K, Rodrigues Farias D, et al. Agreement between self-reported pre-pregnancy weight and measured first-trimester weight in Brazilian women. </w:t>
      </w:r>
      <w:r w:rsidRPr="00B252DB">
        <w:rPr>
          <w:rFonts w:cs="Arial"/>
          <w:i/>
          <w:iCs/>
        </w:rPr>
        <w:t>BMC Pregnancy Childbirth</w:t>
      </w:r>
      <w:r w:rsidRPr="00B252DB">
        <w:rPr>
          <w:rFonts w:cs="Arial"/>
        </w:rPr>
        <w:t>. 2020;20(1):734. doi:10.1186/s12884-020-03354-4</w:t>
      </w:r>
    </w:p>
    <w:p w14:paraId="00A78AAF" w14:textId="77777777" w:rsidR="00B252DB" w:rsidRPr="00B252DB" w:rsidRDefault="00B252DB" w:rsidP="00B252DB">
      <w:pPr>
        <w:pStyle w:val="Bibliography"/>
        <w:rPr>
          <w:rFonts w:cs="Arial"/>
        </w:rPr>
      </w:pPr>
      <w:r w:rsidRPr="00B252DB">
        <w:rPr>
          <w:rFonts w:cs="Arial"/>
        </w:rPr>
        <w:t>44.</w:t>
      </w:r>
      <w:r w:rsidRPr="00B252DB">
        <w:rPr>
          <w:rFonts w:cs="Arial"/>
        </w:rPr>
        <w:tab/>
        <w:t xml:space="preserve">Bannatyne AJ, McNeil E, Stapleton P, MacKenzie-Shalders K, Watt B. Disordered eating measures validated in pregnancy samples: a systematic review. </w:t>
      </w:r>
      <w:r w:rsidRPr="00B252DB">
        <w:rPr>
          <w:rFonts w:cs="Arial"/>
          <w:i/>
          <w:iCs/>
        </w:rPr>
        <w:t>Eat Disord</w:t>
      </w:r>
      <w:r w:rsidRPr="00B252DB">
        <w:rPr>
          <w:rFonts w:cs="Arial"/>
        </w:rPr>
        <w:t>. 2021;29(4):421-446. doi:10.1080/10640266.2019.1663478</w:t>
      </w:r>
    </w:p>
    <w:p w14:paraId="3680101A" w14:textId="77777777" w:rsidR="00B252DB" w:rsidRPr="00B252DB" w:rsidRDefault="00B252DB" w:rsidP="00B252DB">
      <w:pPr>
        <w:pStyle w:val="Bibliography"/>
        <w:rPr>
          <w:rFonts w:cs="Arial"/>
        </w:rPr>
      </w:pPr>
      <w:r w:rsidRPr="00B252DB">
        <w:rPr>
          <w:rFonts w:cs="Arial"/>
        </w:rPr>
        <w:t>45.</w:t>
      </w:r>
      <w:r w:rsidRPr="00B252DB">
        <w:rPr>
          <w:rFonts w:cs="Arial"/>
        </w:rPr>
        <w:tab/>
        <w:t xml:space="preserve">Claydon EA, Lilly CL, Ceglar JX, Dueñas-Garcia OF. Development and validation across trimester of the Prenatal Eating Behaviors Screening tool. </w:t>
      </w:r>
      <w:r w:rsidRPr="00B252DB">
        <w:rPr>
          <w:rFonts w:cs="Arial"/>
          <w:i/>
          <w:iCs/>
        </w:rPr>
        <w:t>Arch Womens Ment Health</w:t>
      </w:r>
      <w:r w:rsidRPr="00B252DB">
        <w:rPr>
          <w:rFonts w:cs="Arial"/>
        </w:rPr>
        <w:t>. 2022;25(4):705-716. doi:10.1007/s00737-022-01230-y</w:t>
      </w:r>
    </w:p>
    <w:p w14:paraId="70CBE2D9" w14:textId="2F09CD04" w:rsidR="00F83712" w:rsidRDefault="00AF1ED5" w:rsidP="006F7A96">
      <w:pPr>
        <w:pStyle w:val="Standard"/>
        <w:spacing w:line="240" w:lineRule="auto"/>
      </w:pPr>
      <w:r>
        <w:fldChar w:fldCharType="end"/>
      </w:r>
    </w:p>
    <w:sectPr w:rsidR="00F83712">
      <w:headerReference w:type="default" r:id="rId32"/>
      <w:footerReference w:type="even" r:id="rId33"/>
      <w:footerReference w:type="default" r:id="rId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Dave Bridges" w:date="2023-11-08T08:39:00Z" w:initials="DB">
    <w:p w14:paraId="2BA2F83B" w14:textId="77777777" w:rsidR="00AF1ED5" w:rsidRDefault="00AF1ED5" w:rsidP="0076192E">
      <w:pPr>
        <w:pStyle w:val="CommentText"/>
      </w:pPr>
      <w:r>
        <w:rPr>
          <w:rStyle w:val="CommentReference"/>
        </w:rPr>
        <w:annotationRef/>
      </w:r>
      <w:r>
        <w:t xml:space="preserve">Insert ref   </w:t>
      </w:r>
      <w:r>
        <w:br/>
        <w:t>Christian Kleiber and Achim Zeileis (2008). Applied Econometrics with R. New York:</w:t>
      </w:r>
    </w:p>
    <w:p w14:paraId="2619BBF0" w14:textId="77777777" w:rsidR="00AF1ED5" w:rsidRDefault="00AF1ED5" w:rsidP="0076192E">
      <w:pPr>
        <w:pStyle w:val="CommentText"/>
      </w:pPr>
      <w:r>
        <w:t xml:space="preserve">  Springer-Verlag. ISBN 978-0-387-77316-2. URL https://CRAN.R-project.org/package=AER</w:t>
      </w:r>
    </w:p>
  </w:comment>
  <w:comment w:id="276" w:author="Dave Bridges" w:date="2023-11-08T16:40:00Z" w:initials="DB">
    <w:p w14:paraId="70CD6B7E" w14:textId="4F445BE8" w:rsidR="007558A6" w:rsidRDefault="007558A6">
      <w:pPr>
        <w:pStyle w:val="CommentText"/>
      </w:pPr>
      <w:r>
        <w:rPr>
          <w:rStyle w:val="CommentReference"/>
        </w:rPr>
        <w:annotationRef/>
      </w:r>
      <w:r w:rsidR="00121EDA">
        <w:t>R</w:t>
      </w:r>
      <w:r>
        <w:t>ecalculate</w:t>
      </w:r>
      <w:r w:rsidR="00121EDA">
        <w:t xml:space="preserve">, </w:t>
      </w:r>
      <w:r w:rsidR="00121EDA">
        <w:t>havent done Chisq for any categorical variables here.</w:t>
      </w:r>
    </w:p>
  </w:comment>
  <w:comment w:id="294" w:author="Dave Bridges" w:date="2023-11-10T14:19:00Z" w:initials="DB">
    <w:p w14:paraId="6C1429F1" w14:textId="29A42A1B" w:rsidR="007B5644" w:rsidRDefault="007B5644">
      <w:pPr>
        <w:pStyle w:val="CommentText"/>
      </w:pPr>
      <w:r>
        <w:rPr>
          <w:rStyle w:val="CommentReference"/>
        </w:rPr>
        <w:annotationRef/>
      </w:r>
      <w:r>
        <w:t>Was actually somewhat attenuated.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19BBF0" w15:done="0"/>
  <w15:commentEx w15:paraId="70CD6B7E" w15:done="0"/>
  <w15:commentEx w15:paraId="6C1429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19BBF0" w16cid:durableId="28F5C7B1"/>
  <w16cid:commentId w16cid:paraId="70CD6B7E" w16cid:durableId="28F63873"/>
  <w16cid:commentId w16cid:paraId="6C1429F1" w16cid:durableId="28F8BA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39C9F" w14:textId="77777777" w:rsidR="00393707" w:rsidRDefault="00393707">
      <w:r>
        <w:separator/>
      </w:r>
    </w:p>
  </w:endnote>
  <w:endnote w:type="continuationSeparator" w:id="0">
    <w:p w14:paraId="70B56737" w14:textId="77777777" w:rsidR="00393707" w:rsidRDefault="00393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hi">
    <w:altName w:val="Calibri"/>
    <w:panose1 w:val="020B0604020202020204"/>
    <w:charset w:val="00"/>
    <w:family w:val="auto"/>
    <w:notTrueType/>
    <w:pitch w:val="default"/>
  </w:font>
  <w:font w:name="gree">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0116108"/>
      <w:docPartObj>
        <w:docPartGallery w:val="Page Numbers (Bottom of Page)"/>
        <w:docPartUnique/>
      </w:docPartObj>
    </w:sdtPr>
    <w:sdtEndPr>
      <w:rPr>
        <w:rStyle w:val="PageNumber"/>
      </w:rPr>
    </w:sdtEndPr>
    <w:sdtContent>
      <w:p w14:paraId="1031FA21" w14:textId="308A50C7" w:rsidR="00AF1ED5" w:rsidRDefault="00AF1ED5" w:rsidP="00AF1E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543" w14:textId="77777777" w:rsidR="00AF1ED5" w:rsidRDefault="00AF1ED5" w:rsidP="00F302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074980"/>
      <w:docPartObj>
        <w:docPartGallery w:val="Page Numbers (Bottom of Page)"/>
        <w:docPartUnique/>
      </w:docPartObj>
    </w:sdtPr>
    <w:sdtEndPr>
      <w:rPr>
        <w:rStyle w:val="PageNumber"/>
      </w:rPr>
    </w:sdtEndPr>
    <w:sdtContent>
      <w:p w14:paraId="67BD111A" w14:textId="2D134F74" w:rsidR="00AF1ED5" w:rsidRDefault="00AF1ED5" w:rsidP="00AF1E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28E3EF" w14:textId="77777777" w:rsidR="00AF1ED5" w:rsidRDefault="00AF1ED5" w:rsidP="00F302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341CB" w14:textId="77777777" w:rsidR="00393707" w:rsidRDefault="00393707">
      <w:r>
        <w:rPr>
          <w:color w:val="000000"/>
        </w:rPr>
        <w:separator/>
      </w:r>
    </w:p>
  </w:footnote>
  <w:footnote w:type="continuationSeparator" w:id="0">
    <w:p w14:paraId="32A40F25" w14:textId="77777777" w:rsidR="00393707" w:rsidRDefault="00393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CB31D" w14:textId="77777777" w:rsidR="00AF1ED5" w:rsidRDefault="00AF1ED5">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13F"/>
    <w:multiLevelType w:val="hybridMultilevel"/>
    <w:tmpl w:val="AF2EF8E0"/>
    <w:lvl w:ilvl="0" w:tplc="D4E62DCE">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22659E"/>
    <w:multiLevelType w:val="multilevel"/>
    <w:tmpl w:val="3E80132E"/>
    <w:styleLink w:val="WWNum1"/>
    <w:lvl w:ilvl="0">
      <w:numFmt w:val="bullet"/>
      <w:lvlText w:val="●"/>
      <w:lvlJc w:val="left"/>
      <w:pPr>
        <w:ind w:left="720" w:hanging="360"/>
      </w:pPr>
      <w:rPr>
        <w:rFonts w:ascii="Times New Roman" w:hAnsi="Times New Roman"/>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6BF72841"/>
    <w:multiLevelType w:val="hybridMultilevel"/>
    <w:tmpl w:val="8D88224C"/>
    <w:lvl w:ilvl="0" w:tplc="C7BC1046">
      <w:start w:val="16"/>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F74E43"/>
    <w:multiLevelType w:val="hybridMultilevel"/>
    <w:tmpl w:val="C75A8496"/>
    <w:lvl w:ilvl="0" w:tplc="74C64246">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712"/>
    <w:rsid w:val="000021C0"/>
    <w:rsid w:val="0000258C"/>
    <w:rsid w:val="0000794F"/>
    <w:rsid w:val="0001299F"/>
    <w:rsid w:val="00077FD4"/>
    <w:rsid w:val="00083627"/>
    <w:rsid w:val="0009226D"/>
    <w:rsid w:val="000B6015"/>
    <w:rsid w:val="000C2FFE"/>
    <w:rsid w:val="000D6125"/>
    <w:rsid w:val="00121EDA"/>
    <w:rsid w:val="00137861"/>
    <w:rsid w:val="001437AA"/>
    <w:rsid w:val="00171CDA"/>
    <w:rsid w:val="00184FCE"/>
    <w:rsid w:val="001A588A"/>
    <w:rsid w:val="001F41C3"/>
    <w:rsid w:val="00213AC4"/>
    <w:rsid w:val="002921EA"/>
    <w:rsid w:val="002A4645"/>
    <w:rsid w:val="002C67FD"/>
    <w:rsid w:val="002D21FE"/>
    <w:rsid w:val="002E08CD"/>
    <w:rsid w:val="00317ED0"/>
    <w:rsid w:val="00334E61"/>
    <w:rsid w:val="00336C92"/>
    <w:rsid w:val="00354EEA"/>
    <w:rsid w:val="00357888"/>
    <w:rsid w:val="0037681C"/>
    <w:rsid w:val="00376F70"/>
    <w:rsid w:val="00393707"/>
    <w:rsid w:val="003B364F"/>
    <w:rsid w:val="003D5C33"/>
    <w:rsid w:val="003F1AE0"/>
    <w:rsid w:val="00455FEC"/>
    <w:rsid w:val="004C75A6"/>
    <w:rsid w:val="00535400"/>
    <w:rsid w:val="00581ACF"/>
    <w:rsid w:val="00584D14"/>
    <w:rsid w:val="005B2F9C"/>
    <w:rsid w:val="005D45DF"/>
    <w:rsid w:val="00604F08"/>
    <w:rsid w:val="00610EEB"/>
    <w:rsid w:val="00612C87"/>
    <w:rsid w:val="00644F84"/>
    <w:rsid w:val="0065325E"/>
    <w:rsid w:val="00666682"/>
    <w:rsid w:val="00670F88"/>
    <w:rsid w:val="00693A5F"/>
    <w:rsid w:val="006B2822"/>
    <w:rsid w:val="006B4A81"/>
    <w:rsid w:val="006D3E6C"/>
    <w:rsid w:val="006E620E"/>
    <w:rsid w:val="006F7A96"/>
    <w:rsid w:val="0074169B"/>
    <w:rsid w:val="00752474"/>
    <w:rsid w:val="007558A6"/>
    <w:rsid w:val="0076192E"/>
    <w:rsid w:val="00763AD6"/>
    <w:rsid w:val="007659F3"/>
    <w:rsid w:val="007850D8"/>
    <w:rsid w:val="007A148A"/>
    <w:rsid w:val="007B5644"/>
    <w:rsid w:val="007E176A"/>
    <w:rsid w:val="0080556E"/>
    <w:rsid w:val="0082757A"/>
    <w:rsid w:val="008471C1"/>
    <w:rsid w:val="0086487D"/>
    <w:rsid w:val="0087544B"/>
    <w:rsid w:val="00896022"/>
    <w:rsid w:val="008A4FE9"/>
    <w:rsid w:val="008B2026"/>
    <w:rsid w:val="008B3EF1"/>
    <w:rsid w:val="00946370"/>
    <w:rsid w:val="00966E57"/>
    <w:rsid w:val="009856BD"/>
    <w:rsid w:val="009C2721"/>
    <w:rsid w:val="009D24CA"/>
    <w:rsid w:val="009F7CB7"/>
    <w:rsid w:val="00A07209"/>
    <w:rsid w:val="00A32669"/>
    <w:rsid w:val="00A427AB"/>
    <w:rsid w:val="00A44956"/>
    <w:rsid w:val="00A5426F"/>
    <w:rsid w:val="00AB121D"/>
    <w:rsid w:val="00AB4579"/>
    <w:rsid w:val="00AD11E0"/>
    <w:rsid w:val="00AF1C73"/>
    <w:rsid w:val="00AF1ED5"/>
    <w:rsid w:val="00B10A53"/>
    <w:rsid w:val="00B252DB"/>
    <w:rsid w:val="00B27C7B"/>
    <w:rsid w:val="00B51761"/>
    <w:rsid w:val="00B55B73"/>
    <w:rsid w:val="00B8100B"/>
    <w:rsid w:val="00B90C9A"/>
    <w:rsid w:val="00BA348E"/>
    <w:rsid w:val="00BB36BB"/>
    <w:rsid w:val="00BD5A19"/>
    <w:rsid w:val="00BF5725"/>
    <w:rsid w:val="00C16C4F"/>
    <w:rsid w:val="00C20CA4"/>
    <w:rsid w:val="00C7449D"/>
    <w:rsid w:val="00C90C25"/>
    <w:rsid w:val="00C941C6"/>
    <w:rsid w:val="00CB6411"/>
    <w:rsid w:val="00CD2460"/>
    <w:rsid w:val="00CE6215"/>
    <w:rsid w:val="00D35617"/>
    <w:rsid w:val="00D430FA"/>
    <w:rsid w:val="00D605C3"/>
    <w:rsid w:val="00D63D18"/>
    <w:rsid w:val="00D75D79"/>
    <w:rsid w:val="00DE6C54"/>
    <w:rsid w:val="00DF34DC"/>
    <w:rsid w:val="00DF41B9"/>
    <w:rsid w:val="00E156F2"/>
    <w:rsid w:val="00E75E51"/>
    <w:rsid w:val="00F0023E"/>
    <w:rsid w:val="00F3027C"/>
    <w:rsid w:val="00F523EB"/>
    <w:rsid w:val="00F619ED"/>
    <w:rsid w:val="00F83712"/>
    <w:rsid w:val="00F86D57"/>
    <w:rsid w:val="00FA789C"/>
    <w:rsid w:val="00FC015E"/>
    <w:rsid w:val="00FE05F3"/>
    <w:rsid w:val="00FE6A55"/>
    <w:rsid w:val="00FE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8D4E"/>
  <w15:docId w15:val="{750BC47B-C4AC-C64F-8058-04EA9267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semiHidden/>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color w:val="666666"/>
      <w:sz w:val="30"/>
      <w:szCs w:val="30"/>
    </w:rPr>
  </w:style>
  <w:style w:type="paragraph" w:styleId="Header">
    <w:name w:val="header"/>
    <w:basedOn w:val="Standard"/>
  </w:style>
  <w:style w:type="character" w:customStyle="1" w:styleId="ListLabel1">
    <w:name w:val="ListLabel 1"/>
    <w:rPr>
      <w:rFonts w:ascii="Times New Roman" w:eastAsia="Times New Roman" w:hAnsi="Times New Roman" w:cs="Times New Roman"/>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Times New Roman" w:eastAsia="Times New Roman" w:hAnsi="Times New Roman" w:cs="Times New Roman"/>
      <w:position w:val="0"/>
      <w:vertAlign w:val="baseline"/>
    </w:rPr>
  </w:style>
  <w:style w:type="character" w:customStyle="1" w:styleId="Internetlink">
    <w:name w:val="Internet link"/>
    <w:rPr>
      <w:color w:val="000080"/>
      <w:u w:val="single"/>
    </w:rPr>
  </w:style>
  <w:style w:type="character" w:customStyle="1" w:styleId="ListLabel11">
    <w:name w:val="ListLabel 11"/>
    <w:rPr>
      <w:position w:val="0"/>
      <w:vertAlign w:val="baseline"/>
    </w:rPr>
  </w:style>
  <w:style w:type="character" w:customStyle="1" w:styleId="ListLabel12">
    <w:name w:val="ListLabel 12"/>
    <w:rPr>
      <w:rFonts w:ascii="Times New Roman" w:eastAsia="Times New Roman" w:hAnsi="Times New Roman" w:cs="Times New Roman"/>
      <w:b/>
      <w:color w:val="1155CC"/>
      <w:u w:val="single"/>
    </w:rPr>
  </w:style>
  <w:style w:type="numbering" w:customStyle="1" w:styleId="WWNum1">
    <w:name w:val="WWNum1"/>
    <w:basedOn w:val="NoList"/>
    <w:pPr>
      <w:numPr>
        <w:numId w:val="1"/>
      </w:numPr>
    </w:pPr>
  </w:style>
  <w:style w:type="paragraph" w:styleId="Bibliography">
    <w:name w:val="Bibliography"/>
    <w:basedOn w:val="Normal"/>
    <w:next w:val="Normal"/>
    <w:uiPriority w:val="37"/>
    <w:unhideWhenUsed/>
    <w:rsid w:val="00F3027C"/>
    <w:pPr>
      <w:tabs>
        <w:tab w:val="left" w:pos="380"/>
      </w:tabs>
      <w:spacing w:after="240"/>
      <w:ind w:left="384" w:hanging="384"/>
    </w:pPr>
    <w:rPr>
      <w:rFonts w:cs="Mangal"/>
      <w:szCs w:val="20"/>
    </w:rPr>
  </w:style>
  <w:style w:type="paragraph" w:styleId="Footer">
    <w:name w:val="footer"/>
    <w:basedOn w:val="Normal"/>
    <w:link w:val="FooterChar"/>
    <w:uiPriority w:val="99"/>
    <w:unhideWhenUsed/>
    <w:rsid w:val="00F3027C"/>
    <w:pPr>
      <w:tabs>
        <w:tab w:val="center" w:pos="4680"/>
        <w:tab w:val="right" w:pos="9360"/>
      </w:tabs>
    </w:pPr>
    <w:rPr>
      <w:rFonts w:cs="Mangal"/>
      <w:szCs w:val="20"/>
    </w:rPr>
  </w:style>
  <w:style w:type="character" w:customStyle="1" w:styleId="FooterChar">
    <w:name w:val="Footer Char"/>
    <w:basedOn w:val="DefaultParagraphFont"/>
    <w:link w:val="Footer"/>
    <w:uiPriority w:val="99"/>
    <w:rsid w:val="00F3027C"/>
    <w:rPr>
      <w:rFonts w:cs="Mangal"/>
      <w:szCs w:val="20"/>
    </w:rPr>
  </w:style>
  <w:style w:type="character" w:styleId="PageNumber">
    <w:name w:val="page number"/>
    <w:basedOn w:val="DefaultParagraphFont"/>
    <w:uiPriority w:val="99"/>
    <w:semiHidden/>
    <w:unhideWhenUsed/>
    <w:rsid w:val="00F3027C"/>
  </w:style>
  <w:style w:type="paragraph" w:styleId="NoSpacing">
    <w:name w:val="No Spacing"/>
    <w:uiPriority w:val="1"/>
    <w:qFormat/>
    <w:rsid w:val="00AF1C73"/>
    <w:pPr>
      <w:widowControl/>
    </w:pPr>
    <w:rPr>
      <w:rFonts w:cs="Mangal"/>
      <w:szCs w:val="20"/>
    </w:rPr>
  </w:style>
  <w:style w:type="character" w:styleId="CommentReference">
    <w:name w:val="annotation reference"/>
    <w:basedOn w:val="DefaultParagraphFont"/>
    <w:uiPriority w:val="99"/>
    <w:semiHidden/>
    <w:unhideWhenUsed/>
    <w:rsid w:val="00AF1C73"/>
    <w:rPr>
      <w:sz w:val="16"/>
      <w:szCs w:val="16"/>
    </w:rPr>
  </w:style>
  <w:style w:type="paragraph" w:styleId="CommentText">
    <w:name w:val="annotation text"/>
    <w:basedOn w:val="Normal"/>
    <w:link w:val="CommentTextChar"/>
    <w:uiPriority w:val="99"/>
    <w:semiHidden/>
    <w:unhideWhenUsed/>
    <w:rsid w:val="00AF1C73"/>
    <w:rPr>
      <w:rFonts w:cs="Mangal"/>
      <w:sz w:val="20"/>
      <w:szCs w:val="18"/>
    </w:rPr>
  </w:style>
  <w:style w:type="character" w:customStyle="1" w:styleId="CommentTextChar">
    <w:name w:val="Comment Text Char"/>
    <w:basedOn w:val="DefaultParagraphFont"/>
    <w:link w:val="CommentText"/>
    <w:uiPriority w:val="99"/>
    <w:semiHidden/>
    <w:rsid w:val="00AF1C73"/>
    <w:rPr>
      <w:rFonts w:cs="Mangal"/>
      <w:sz w:val="20"/>
      <w:szCs w:val="18"/>
    </w:rPr>
  </w:style>
  <w:style w:type="paragraph" w:styleId="CommentSubject">
    <w:name w:val="annotation subject"/>
    <w:basedOn w:val="CommentText"/>
    <w:next w:val="CommentText"/>
    <w:link w:val="CommentSubjectChar"/>
    <w:uiPriority w:val="99"/>
    <w:semiHidden/>
    <w:unhideWhenUsed/>
    <w:rsid w:val="00AF1C73"/>
    <w:rPr>
      <w:b/>
      <w:bCs/>
    </w:rPr>
  </w:style>
  <w:style w:type="character" w:customStyle="1" w:styleId="CommentSubjectChar">
    <w:name w:val="Comment Subject Char"/>
    <w:basedOn w:val="CommentTextChar"/>
    <w:link w:val="CommentSubject"/>
    <w:uiPriority w:val="99"/>
    <w:semiHidden/>
    <w:rsid w:val="00AF1C73"/>
    <w:rPr>
      <w:rFonts w:cs="Mangal"/>
      <w:b/>
      <w:bCs/>
      <w:sz w:val="20"/>
      <w:szCs w:val="18"/>
    </w:rPr>
  </w:style>
  <w:style w:type="character" w:styleId="PlaceholderText">
    <w:name w:val="Placeholder Text"/>
    <w:basedOn w:val="DefaultParagraphFont"/>
    <w:uiPriority w:val="99"/>
    <w:semiHidden/>
    <w:rsid w:val="00CB6411"/>
    <w:rPr>
      <w:color w:val="808080"/>
    </w:rPr>
  </w:style>
  <w:style w:type="paragraph" w:styleId="ListParagraph">
    <w:name w:val="List Paragraph"/>
    <w:basedOn w:val="Normal"/>
    <w:uiPriority w:val="34"/>
    <w:qFormat/>
    <w:rsid w:val="00C90C25"/>
    <w:pPr>
      <w:ind w:left="720"/>
      <w:contextualSpacing/>
    </w:pPr>
    <w:rPr>
      <w:rFonts w:cs="Mangal"/>
      <w:szCs w:val="20"/>
    </w:rPr>
  </w:style>
  <w:style w:type="paragraph" w:styleId="BalloonText">
    <w:name w:val="Balloon Text"/>
    <w:basedOn w:val="Normal"/>
    <w:link w:val="BalloonTextChar"/>
    <w:uiPriority w:val="99"/>
    <w:semiHidden/>
    <w:unhideWhenUsed/>
    <w:rsid w:val="001437AA"/>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1437AA"/>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emf"/><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9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0.png"/><Relationship Id="rId28" Type="http://schemas.openxmlformats.org/officeDocument/2006/relationships/image" Target="media/image11.emf"/><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24</Pages>
  <Words>30715</Words>
  <Characters>175076</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Dave Bridges</cp:lastModifiedBy>
  <cp:revision>38</cp:revision>
  <cp:lastPrinted>2023-11-08T13:55:00Z</cp:lastPrinted>
  <dcterms:created xsi:type="dcterms:W3CDTF">2023-11-08T13:20:00Z</dcterms:created>
  <dcterms:modified xsi:type="dcterms:W3CDTF">2023-11-10T21:25:00Z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{"style":{"styleID":"http://www.zotero.org/styles/american-medical-association","hasBibliography":true,"bibliographyStyleHasBeenSet":true},"prefs":{"fieldType":"Field","automaticJournalAbbreviations":true,"delayCitationUpdates":false,"noteType":0},"sessio</vt:lpwstr>
  </property>
  <property fmtid="{D5CDD505-2E9C-101B-9397-08002B2CF9AE}" pid="3" name="ZOTERO_PREF_2">
    <vt:lpwstr>nID":"AfFMy8ub","zoteroVersion":"6.0.23","dataVersion":4}</vt:lpwstr>
  </property>
</Properties>
</file>