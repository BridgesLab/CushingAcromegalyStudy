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969FB" w14:textId="77777777" w:rsidR="00F83712" w:rsidRDefault="00F83712">
      <w:pPr>
        <w:pStyle w:val="Standard"/>
        <w:rPr>
          <w:rFonts w:ascii="Times New Roman" w:eastAsia="Times New Roman" w:hAnsi="Times New Roman" w:cs="Times New Roman"/>
          <w:b/>
        </w:rPr>
      </w:pPr>
    </w:p>
    <w:p w14:paraId="4033BDBE" w14:textId="77777777" w:rsidR="00F83712" w:rsidRDefault="00F83712">
      <w:pPr>
        <w:pStyle w:val="Standard"/>
        <w:rPr>
          <w:rFonts w:ascii="Times New Roman" w:eastAsia="Times New Roman" w:hAnsi="Times New Roman" w:cs="Times New Roman"/>
          <w:b/>
        </w:rPr>
      </w:pPr>
    </w:p>
    <w:p w14:paraId="1C02E9BB" w14:textId="77777777" w:rsidR="00F83712" w:rsidRDefault="00F83712">
      <w:pPr>
        <w:pStyle w:val="Standard"/>
        <w:rPr>
          <w:rFonts w:ascii="Times New Roman" w:eastAsia="Times New Roman" w:hAnsi="Times New Roman" w:cs="Times New Roman"/>
          <w:b/>
        </w:rPr>
      </w:pPr>
    </w:p>
    <w:p w14:paraId="36CD7E41" w14:textId="77777777" w:rsidR="00F83712" w:rsidRDefault="00F83712">
      <w:pPr>
        <w:pStyle w:val="Standard"/>
        <w:rPr>
          <w:rFonts w:ascii="Times New Roman" w:eastAsia="Times New Roman" w:hAnsi="Times New Roman" w:cs="Times New Roman"/>
          <w:b/>
        </w:rPr>
      </w:pPr>
    </w:p>
    <w:p w14:paraId="04715CDB" w14:textId="77777777" w:rsidR="00F83712" w:rsidRDefault="00F83712">
      <w:pPr>
        <w:pStyle w:val="Standard"/>
        <w:rPr>
          <w:rFonts w:ascii="Times New Roman" w:eastAsia="Times New Roman" w:hAnsi="Times New Roman" w:cs="Times New Roman"/>
          <w:b/>
        </w:rPr>
      </w:pPr>
    </w:p>
    <w:p w14:paraId="0C03FDDA" w14:textId="77777777" w:rsidR="00F83712" w:rsidRDefault="00F83712">
      <w:pPr>
        <w:pStyle w:val="Standard"/>
        <w:rPr>
          <w:rFonts w:ascii="Times New Roman" w:eastAsia="Times New Roman" w:hAnsi="Times New Roman" w:cs="Times New Roman"/>
          <w:b/>
        </w:rPr>
      </w:pPr>
    </w:p>
    <w:p w14:paraId="102E41D4" w14:textId="77777777" w:rsidR="00F83712" w:rsidRDefault="00F83712">
      <w:pPr>
        <w:pStyle w:val="Standard"/>
        <w:rPr>
          <w:rFonts w:ascii="Times New Roman" w:eastAsia="Times New Roman" w:hAnsi="Times New Roman" w:cs="Times New Roman"/>
          <w:b/>
        </w:rPr>
      </w:pPr>
    </w:p>
    <w:p w14:paraId="59A02D3E" w14:textId="77777777" w:rsidR="00F83712" w:rsidRDefault="00F83712">
      <w:pPr>
        <w:pStyle w:val="Standard"/>
        <w:rPr>
          <w:rFonts w:ascii="Times New Roman" w:eastAsia="Times New Roman" w:hAnsi="Times New Roman" w:cs="Times New Roman"/>
          <w:b/>
        </w:rPr>
      </w:pPr>
    </w:p>
    <w:p w14:paraId="70F48B72" w14:textId="77777777" w:rsidR="00F83712" w:rsidRDefault="00F83712">
      <w:pPr>
        <w:pStyle w:val="Title"/>
        <w:jc w:val="center"/>
      </w:pPr>
      <w:bookmarkStart w:id="0" w:name="_tphz2fibgd4x"/>
      <w:bookmarkEnd w:id="0"/>
    </w:p>
    <w:p w14:paraId="70969224" w14:textId="77777777" w:rsidR="00F83712" w:rsidRDefault="00F83712">
      <w:pPr>
        <w:pStyle w:val="Title"/>
        <w:jc w:val="center"/>
      </w:pPr>
      <w:bookmarkStart w:id="1" w:name="_meyl0antromi"/>
      <w:bookmarkEnd w:id="1"/>
    </w:p>
    <w:p w14:paraId="693D63AF" w14:textId="77777777" w:rsidR="0074169B" w:rsidRDefault="0074169B">
      <w:pPr>
        <w:pStyle w:val="Title"/>
        <w:jc w:val="center"/>
      </w:pPr>
      <w:bookmarkStart w:id="2" w:name="_tggncuks7hl2"/>
      <w:bookmarkEnd w:id="2"/>
    </w:p>
    <w:p w14:paraId="185B744D" w14:textId="77777777" w:rsidR="0074169B" w:rsidRDefault="0074169B">
      <w:pPr>
        <w:pStyle w:val="Title"/>
        <w:jc w:val="center"/>
      </w:pPr>
    </w:p>
    <w:p w14:paraId="5B71677D" w14:textId="73261E0B" w:rsidR="00F83712" w:rsidRDefault="00DE5BAD">
      <w:pPr>
        <w:pStyle w:val="Title"/>
        <w:jc w:val="center"/>
      </w:pPr>
      <w:r>
        <w:t>How Do Expectations Around Gestational Weight Gain Influence Disordered Eating?</w:t>
      </w:r>
    </w:p>
    <w:p w14:paraId="289BFC5B" w14:textId="2B342DEF" w:rsidR="00F83712" w:rsidRDefault="00F3027C">
      <w:pPr>
        <w:pStyle w:val="Standard"/>
        <w:jc w:val="center"/>
      </w:pPr>
      <w:r>
        <w:t>Master’s Thesis: Allison Meyer</w:t>
      </w:r>
    </w:p>
    <w:p w14:paraId="032CEFA7" w14:textId="7BDBCFBC" w:rsidR="00F83712" w:rsidRDefault="00DE5BAD">
      <w:pPr>
        <w:pStyle w:val="Standard"/>
        <w:jc w:val="center"/>
      </w:pPr>
      <w:r>
        <w:t>Committee Members: Dave Bridges PhD, Kendrin Sonneville ScD, RD, and Timothy Johnson</w:t>
      </w:r>
      <w:r w:rsidR="00B51761">
        <w:t xml:space="preserve"> </w:t>
      </w:r>
      <w:r>
        <w:t>MD</w:t>
      </w:r>
    </w:p>
    <w:p w14:paraId="6DF27CCF" w14:textId="77777777" w:rsidR="00F83712" w:rsidRDefault="00F83712">
      <w:pPr>
        <w:pStyle w:val="Standard"/>
        <w:rPr>
          <w:rFonts w:ascii="Times New Roman" w:eastAsia="Times New Roman" w:hAnsi="Times New Roman" w:cs="Times New Roman"/>
          <w:b/>
        </w:rPr>
      </w:pPr>
    </w:p>
    <w:p w14:paraId="0AAAF250" w14:textId="77777777" w:rsidR="00F83712" w:rsidRDefault="00F83712">
      <w:pPr>
        <w:pStyle w:val="Standard"/>
        <w:rPr>
          <w:rFonts w:ascii="Times New Roman" w:eastAsia="Times New Roman" w:hAnsi="Times New Roman" w:cs="Times New Roman"/>
          <w:b/>
        </w:rPr>
      </w:pPr>
    </w:p>
    <w:p w14:paraId="5B1E9AD6" w14:textId="77777777" w:rsidR="00F83712" w:rsidRDefault="00F83712">
      <w:pPr>
        <w:pStyle w:val="Standard"/>
        <w:rPr>
          <w:rFonts w:ascii="Times New Roman" w:eastAsia="Times New Roman" w:hAnsi="Times New Roman" w:cs="Times New Roman"/>
          <w:b/>
        </w:rPr>
      </w:pPr>
    </w:p>
    <w:p w14:paraId="4026F14A" w14:textId="77777777" w:rsidR="00F83712" w:rsidRDefault="00F83712">
      <w:pPr>
        <w:pStyle w:val="Standard"/>
        <w:rPr>
          <w:rFonts w:ascii="Times New Roman" w:eastAsia="Times New Roman" w:hAnsi="Times New Roman" w:cs="Times New Roman"/>
          <w:b/>
        </w:rPr>
      </w:pPr>
    </w:p>
    <w:p w14:paraId="31036CCA" w14:textId="77777777" w:rsidR="00F83712" w:rsidRDefault="00F83712">
      <w:pPr>
        <w:pStyle w:val="Standard"/>
        <w:rPr>
          <w:rFonts w:ascii="Times New Roman" w:eastAsia="Times New Roman" w:hAnsi="Times New Roman" w:cs="Times New Roman"/>
          <w:b/>
        </w:rPr>
      </w:pPr>
    </w:p>
    <w:p w14:paraId="6B71511B" w14:textId="77777777" w:rsidR="00F83712" w:rsidRDefault="00F83712">
      <w:pPr>
        <w:pStyle w:val="Standard"/>
        <w:rPr>
          <w:rFonts w:ascii="Times New Roman" w:eastAsia="Times New Roman" w:hAnsi="Times New Roman" w:cs="Times New Roman"/>
          <w:b/>
        </w:rPr>
      </w:pPr>
    </w:p>
    <w:p w14:paraId="75415CD6" w14:textId="77777777" w:rsidR="00F83712" w:rsidRDefault="00F83712">
      <w:pPr>
        <w:pStyle w:val="Standard"/>
        <w:rPr>
          <w:rFonts w:ascii="Times New Roman" w:eastAsia="Times New Roman" w:hAnsi="Times New Roman" w:cs="Times New Roman"/>
          <w:b/>
        </w:rPr>
      </w:pPr>
    </w:p>
    <w:p w14:paraId="67936A76" w14:textId="77777777" w:rsidR="00F83712" w:rsidRDefault="00F83712">
      <w:pPr>
        <w:pStyle w:val="Standard"/>
        <w:rPr>
          <w:rFonts w:ascii="Times New Roman" w:eastAsia="Times New Roman" w:hAnsi="Times New Roman" w:cs="Times New Roman"/>
          <w:b/>
        </w:rPr>
      </w:pPr>
    </w:p>
    <w:p w14:paraId="1D68204A" w14:textId="77777777" w:rsidR="00F83712" w:rsidRDefault="00F83712">
      <w:pPr>
        <w:pStyle w:val="Standard"/>
        <w:rPr>
          <w:rFonts w:ascii="Times New Roman" w:eastAsia="Times New Roman" w:hAnsi="Times New Roman" w:cs="Times New Roman"/>
          <w:b/>
        </w:rPr>
      </w:pPr>
    </w:p>
    <w:p w14:paraId="3EAB6E2E" w14:textId="77777777" w:rsidR="00F83712" w:rsidRDefault="00F83712">
      <w:pPr>
        <w:pStyle w:val="Standard"/>
        <w:rPr>
          <w:rFonts w:ascii="Times New Roman" w:eastAsia="Times New Roman" w:hAnsi="Times New Roman" w:cs="Times New Roman"/>
          <w:b/>
        </w:rPr>
      </w:pPr>
    </w:p>
    <w:p w14:paraId="51AEB67F" w14:textId="77777777" w:rsidR="00F83712" w:rsidRDefault="00F83712">
      <w:pPr>
        <w:pStyle w:val="Standard"/>
        <w:rPr>
          <w:rFonts w:ascii="Times New Roman" w:eastAsia="Times New Roman" w:hAnsi="Times New Roman" w:cs="Times New Roman"/>
          <w:b/>
        </w:rPr>
      </w:pPr>
    </w:p>
    <w:p w14:paraId="369C1388" w14:textId="77777777" w:rsidR="00F83712" w:rsidRDefault="00F83712">
      <w:pPr>
        <w:pStyle w:val="Standard"/>
        <w:rPr>
          <w:rFonts w:ascii="Times New Roman" w:eastAsia="Times New Roman" w:hAnsi="Times New Roman" w:cs="Times New Roman"/>
          <w:b/>
        </w:rPr>
      </w:pPr>
    </w:p>
    <w:p w14:paraId="1CA629BE" w14:textId="77777777" w:rsidR="00F83712" w:rsidRDefault="00F83712">
      <w:pPr>
        <w:pStyle w:val="Standard"/>
        <w:rPr>
          <w:rFonts w:ascii="Times New Roman" w:eastAsia="Times New Roman" w:hAnsi="Times New Roman" w:cs="Times New Roman"/>
          <w:b/>
        </w:rPr>
      </w:pPr>
    </w:p>
    <w:p w14:paraId="2D9C0FA1" w14:textId="77777777" w:rsidR="00F83712" w:rsidRDefault="00F83712">
      <w:pPr>
        <w:pStyle w:val="Standard"/>
        <w:rPr>
          <w:rFonts w:ascii="Times New Roman" w:eastAsia="Times New Roman" w:hAnsi="Times New Roman" w:cs="Times New Roman"/>
          <w:b/>
        </w:rPr>
      </w:pPr>
    </w:p>
    <w:p w14:paraId="57105067" w14:textId="77777777" w:rsidR="00F83712" w:rsidRDefault="00F83712">
      <w:pPr>
        <w:pStyle w:val="Standard"/>
        <w:rPr>
          <w:rFonts w:ascii="Times New Roman" w:eastAsia="Times New Roman" w:hAnsi="Times New Roman" w:cs="Times New Roman"/>
          <w:b/>
        </w:rPr>
      </w:pPr>
    </w:p>
    <w:p w14:paraId="27E9731C" w14:textId="77777777" w:rsidR="00F83712" w:rsidRDefault="00F83712">
      <w:pPr>
        <w:pStyle w:val="Standard"/>
        <w:rPr>
          <w:rFonts w:ascii="Times New Roman" w:eastAsia="Times New Roman" w:hAnsi="Times New Roman" w:cs="Times New Roman"/>
          <w:b/>
        </w:rPr>
      </w:pPr>
    </w:p>
    <w:p w14:paraId="41F1BE08" w14:textId="77777777" w:rsidR="00F83712" w:rsidRDefault="00F83712">
      <w:pPr>
        <w:pStyle w:val="Standard"/>
        <w:rPr>
          <w:rFonts w:ascii="Times New Roman" w:eastAsia="Times New Roman" w:hAnsi="Times New Roman" w:cs="Times New Roman"/>
          <w:b/>
        </w:rPr>
      </w:pPr>
    </w:p>
    <w:p w14:paraId="06B59FD9" w14:textId="3B8654CC" w:rsidR="00F83712" w:rsidRDefault="00F83712">
      <w:pPr>
        <w:pStyle w:val="Standard"/>
        <w:rPr>
          <w:rFonts w:ascii="Times New Roman" w:eastAsia="Times New Roman" w:hAnsi="Times New Roman" w:cs="Times New Roman"/>
          <w:b/>
        </w:rPr>
      </w:pPr>
    </w:p>
    <w:p w14:paraId="00C1F9F7" w14:textId="7FAC04C4" w:rsidR="00F83712" w:rsidRPr="00AF1C73" w:rsidRDefault="00DE5BAD" w:rsidP="00AF1C73">
      <w:pPr>
        <w:pStyle w:val="Heading1"/>
        <w:rPr>
          <w:rFonts w:ascii="Times New Roman" w:hAnsi="Times New Roman" w:cs="Times New Roman"/>
          <w:b/>
          <w:bCs/>
        </w:rPr>
      </w:pPr>
      <w:bookmarkStart w:id="3" w:name="_7iwyqz84qogm"/>
      <w:bookmarkEnd w:id="3"/>
      <w:r w:rsidRPr="00AF1C73">
        <w:rPr>
          <w:rFonts w:ascii="Times New Roman" w:hAnsi="Times New Roman" w:cs="Times New Roman"/>
          <w:b/>
          <w:bCs/>
        </w:rPr>
        <w:lastRenderedPageBreak/>
        <w:t>Abstract</w:t>
      </w:r>
    </w:p>
    <w:p w14:paraId="2C9F19B3" w14:textId="77777777" w:rsidR="00F83712" w:rsidRPr="0074169B" w:rsidRDefault="00DE5BAD">
      <w:pPr>
        <w:pStyle w:val="Standard"/>
        <w:rPr>
          <w:sz w:val="24"/>
          <w:szCs w:val="24"/>
        </w:rPr>
      </w:pPr>
      <w:r w:rsidRPr="0074169B">
        <w:rPr>
          <w:rFonts w:ascii="Times New Roman" w:eastAsia="Times New Roman" w:hAnsi="Times New Roman" w:cs="Times New Roman"/>
          <w:b/>
          <w:sz w:val="24"/>
          <w:szCs w:val="24"/>
        </w:rPr>
        <w:t>Background</w:t>
      </w:r>
      <w:r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Expectations around gestational weight gain (GWG) during pregnancy have not been widely explored or considered in the literature. Mental health consequences like disordered eating, are common during pregnancy, but have not been considered in the creation o</w:t>
      </w:r>
      <w:r w:rsidRPr="0074169B">
        <w:rPr>
          <w:rFonts w:ascii="Times New Roman" w:eastAsia="Times New Roman" w:hAnsi="Times New Roman" w:cs="Times New Roman"/>
          <w:sz w:val="24"/>
          <w:szCs w:val="24"/>
        </w:rPr>
        <w:t>f the National Academy of Medicine (NAM) Guidelines around GWG. The aim of this study was to examine the relationship between GWG and disordered eating during the 3rd trimester of pregnancy and whether expectations compared to a pregnant individual's actua</w:t>
      </w:r>
      <w:r w:rsidRPr="0074169B">
        <w:rPr>
          <w:rFonts w:ascii="Times New Roman" w:eastAsia="Times New Roman" w:hAnsi="Times New Roman" w:cs="Times New Roman"/>
          <w:sz w:val="24"/>
          <w:szCs w:val="24"/>
        </w:rPr>
        <w:t>l GWG (misalignment) act as an effect modifier of that relationship.</w:t>
      </w:r>
    </w:p>
    <w:p w14:paraId="6EA9BEDE" w14:textId="77777777" w:rsidR="00F83712" w:rsidRPr="0074169B" w:rsidRDefault="00DE5BAD">
      <w:pPr>
        <w:pStyle w:val="Standard"/>
        <w:rPr>
          <w:sz w:val="24"/>
          <w:szCs w:val="24"/>
        </w:rPr>
      </w:pPr>
      <w:r w:rsidRPr="0074169B">
        <w:rPr>
          <w:rFonts w:ascii="Times New Roman" w:eastAsia="Times New Roman" w:hAnsi="Times New Roman" w:cs="Times New Roman"/>
          <w:b/>
          <w:sz w:val="24"/>
          <w:szCs w:val="24"/>
        </w:rPr>
        <w:t>Methods:</w:t>
      </w:r>
      <w:r w:rsidRPr="0074169B">
        <w:rPr>
          <w:rFonts w:ascii="Times New Roman" w:eastAsia="Times New Roman" w:hAnsi="Times New Roman" w:cs="Times New Roman"/>
          <w:sz w:val="24"/>
          <w:szCs w:val="24"/>
        </w:rPr>
        <w:t xml:space="preserve"> 86 individuals from the PRESS (Pregnancy Related Eating, Sleeping, and Stress) cohort completed questionnaires throughout their pregnancy in relation to their expectations around</w:t>
      </w:r>
      <w:r w:rsidRPr="0074169B">
        <w:rPr>
          <w:rFonts w:ascii="Times New Roman" w:eastAsia="Times New Roman" w:hAnsi="Times New Roman" w:cs="Times New Roman"/>
          <w:sz w:val="24"/>
          <w:szCs w:val="24"/>
        </w:rPr>
        <w:t xml:space="preserve"> GWG and completed the EDE-QS during their third trimester of pregnancy. Individuals were grouped into misalignment categories based on a 5lb difference between expectations and actual GWG.</w:t>
      </w:r>
    </w:p>
    <w:p w14:paraId="010C4400" w14:textId="0480F974" w:rsidR="00F83712" w:rsidRPr="0074169B" w:rsidRDefault="00DE5BAD">
      <w:pPr>
        <w:pStyle w:val="Standard"/>
        <w:rPr>
          <w:sz w:val="24"/>
          <w:szCs w:val="24"/>
        </w:rPr>
      </w:pPr>
      <w:r w:rsidRPr="0074169B">
        <w:rPr>
          <w:rFonts w:ascii="Times New Roman" w:eastAsia="Times New Roman" w:hAnsi="Times New Roman" w:cs="Times New Roman"/>
          <w:b/>
          <w:sz w:val="24"/>
          <w:szCs w:val="24"/>
        </w:rPr>
        <w:t>Results</w:t>
      </w:r>
      <w:r w:rsidRPr="0074169B">
        <w:rPr>
          <w:rFonts w:ascii="Times New Roman" w:eastAsia="Times New Roman" w:hAnsi="Times New Roman" w:cs="Times New Roman"/>
          <w:sz w:val="24"/>
          <w:szCs w:val="24"/>
        </w:rPr>
        <w:t>: After adjusting for pre-pregnancy BMI, the association be</w:t>
      </w:r>
      <w:r w:rsidRPr="0074169B">
        <w:rPr>
          <w:rFonts w:ascii="Times New Roman" w:eastAsia="Times New Roman" w:hAnsi="Times New Roman" w:cs="Times New Roman"/>
          <w:sz w:val="24"/>
          <w:szCs w:val="24"/>
        </w:rPr>
        <w:t xml:space="preserve">tween GWG and disordered eating during trimester 3 was positively associated, where a 10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increase in GWG was associated with a 32% increase in disordered eating at trimester 3 (</w:t>
      </w:r>
      <w:r w:rsidR="00AF1C73">
        <w:rPr>
          <w:rFonts w:ascii="Times New Roman" w:eastAsia="Times New Roman" w:hAnsi="Times New Roman" w:cs="Times New Roman"/>
          <w:sz w:val="24"/>
          <w:szCs w:val="24"/>
        </w:rPr>
        <w:t>p</w:t>
      </w:r>
      <w:r w:rsidR="00AF1C73"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0.006). Although expectations relative to actual GWG was not found to s</w:t>
      </w:r>
      <w:r w:rsidRPr="0074169B">
        <w:rPr>
          <w:rFonts w:ascii="Times New Roman" w:eastAsia="Times New Roman" w:hAnsi="Times New Roman" w:cs="Times New Roman"/>
          <w:sz w:val="24"/>
          <w:szCs w:val="24"/>
        </w:rPr>
        <w:t>ignificantly modify the relationship between GWG and disordered eating (p</w:t>
      </w:r>
      <w:r w:rsidR="00AF1C73"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 0.46), individuals who </w:t>
      </w:r>
      <w:r w:rsidR="00AF1C73">
        <w:rPr>
          <w:rFonts w:ascii="Times New Roman" w:eastAsia="Times New Roman" w:hAnsi="Times New Roman" w:cs="Times New Roman"/>
          <w:sz w:val="24"/>
          <w:szCs w:val="24"/>
        </w:rPr>
        <w:t>had</w:t>
      </w:r>
      <w:r w:rsidRPr="0074169B">
        <w:rPr>
          <w:rFonts w:ascii="Times New Roman" w:eastAsia="Times New Roman" w:hAnsi="Times New Roman" w:cs="Times New Roman"/>
          <w:sz w:val="24"/>
          <w:szCs w:val="24"/>
        </w:rPr>
        <w:t xml:space="preserve"> expectations </w:t>
      </w:r>
      <w:r w:rsidR="00AF1C73">
        <w:rPr>
          <w:rFonts w:ascii="Times New Roman" w:eastAsia="Times New Roman" w:hAnsi="Times New Roman" w:cs="Times New Roman"/>
          <w:sz w:val="24"/>
          <w:szCs w:val="24"/>
        </w:rPr>
        <w:t>aligned with their actual GWG</w:t>
      </w:r>
      <w:r w:rsidRPr="0074169B">
        <w:rPr>
          <w:rFonts w:ascii="Times New Roman" w:eastAsia="Times New Roman" w:hAnsi="Times New Roman" w:cs="Times New Roman"/>
          <w:sz w:val="24"/>
          <w:szCs w:val="24"/>
        </w:rPr>
        <w:t xml:space="preserve"> (aligned GWG) had </w:t>
      </w:r>
      <w:r w:rsidR="00D35617">
        <w:rPr>
          <w:rFonts w:ascii="Times New Roman" w:eastAsia="Times New Roman" w:hAnsi="Times New Roman" w:cs="Times New Roman"/>
          <w:sz w:val="24"/>
          <w:szCs w:val="24"/>
        </w:rPr>
        <w:t>on average a</w:t>
      </w:r>
      <w:r w:rsidRPr="0074169B">
        <w:rPr>
          <w:rFonts w:ascii="Times New Roman" w:eastAsia="Times New Roman" w:hAnsi="Times New Roman" w:cs="Times New Roman"/>
          <w:sz w:val="24"/>
          <w:szCs w:val="24"/>
        </w:rPr>
        <w:t xml:space="preserve"> </w:t>
      </w:r>
      <w:r w:rsidR="005D45DF">
        <w:rPr>
          <w:rFonts w:ascii="Times New Roman" w:eastAsia="Times New Roman" w:hAnsi="Times New Roman" w:cs="Times New Roman"/>
          <w:sz w:val="24"/>
          <w:szCs w:val="24"/>
        </w:rPr>
        <w:t>10</w:t>
      </w:r>
      <w:r w:rsidR="00A07209">
        <w:rPr>
          <w:rFonts w:ascii="Times New Roman" w:eastAsia="Times New Roman" w:hAnsi="Times New Roman" w:cs="Times New Roman"/>
          <w:sz w:val="24"/>
          <w:szCs w:val="24"/>
        </w:rPr>
        <w:t>%</w:t>
      </w:r>
      <w:r w:rsidR="0000258C">
        <w:rPr>
          <w:rFonts w:ascii="Times New Roman" w:eastAsia="Times New Roman" w:hAnsi="Times New Roman" w:cs="Times New Roman"/>
          <w:sz w:val="24"/>
          <w:szCs w:val="24"/>
        </w:rPr>
        <w:t xml:space="preserve"> increase </w:t>
      </w:r>
      <w:r w:rsidR="00A07209">
        <w:rPr>
          <w:rFonts w:ascii="Times New Roman" w:eastAsia="Times New Roman" w:hAnsi="Times New Roman" w:cs="Times New Roman"/>
          <w:sz w:val="24"/>
          <w:szCs w:val="24"/>
        </w:rPr>
        <w:t xml:space="preserve">in </w:t>
      </w:r>
      <w:r w:rsidRPr="0074169B">
        <w:rPr>
          <w:rFonts w:ascii="Times New Roman" w:eastAsia="Times New Roman" w:hAnsi="Times New Roman" w:cs="Times New Roman"/>
          <w:sz w:val="24"/>
          <w:szCs w:val="24"/>
        </w:rPr>
        <w:t xml:space="preserve">disordered eating compared to </w:t>
      </w:r>
      <w:r w:rsidR="00A44956">
        <w:rPr>
          <w:rFonts w:ascii="Times New Roman" w:eastAsia="Times New Roman" w:hAnsi="Times New Roman" w:cs="Times New Roman"/>
          <w:sz w:val="24"/>
          <w:szCs w:val="24"/>
        </w:rPr>
        <w:t>participants</w:t>
      </w:r>
      <w:r w:rsidRPr="0074169B">
        <w:rPr>
          <w:rFonts w:ascii="Times New Roman" w:eastAsia="Times New Roman" w:hAnsi="Times New Roman" w:cs="Times New Roman"/>
          <w:sz w:val="24"/>
          <w:szCs w:val="24"/>
        </w:rPr>
        <w:t xml:space="preserve"> who overestimated their GWG</w:t>
      </w:r>
      <w:r w:rsidR="000C2FFE">
        <w:rPr>
          <w:rFonts w:ascii="Times New Roman" w:eastAsia="Times New Roman" w:hAnsi="Times New Roman" w:cs="Times New Roman"/>
          <w:sz w:val="24"/>
          <w:szCs w:val="24"/>
        </w:rPr>
        <w:t>,</w:t>
      </w:r>
      <w:r w:rsidR="005D45DF">
        <w:rPr>
          <w:rFonts w:ascii="Times New Roman" w:eastAsia="Times New Roman" w:hAnsi="Times New Roman" w:cs="Times New Roman"/>
          <w:sz w:val="24"/>
          <w:szCs w:val="24"/>
        </w:rPr>
        <w:t xml:space="preserve"> and </w:t>
      </w:r>
      <w:r w:rsidR="00D35617">
        <w:rPr>
          <w:rFonts w:ascii="Times New Roman" w:eastAsia="Times New Roman" w:hAnsi="Times New Roman" w:cs="Times New Roman"/>
          <w:sz w:val="24"/>
          <w:szCs w:val="24"/>
        </w:rPr>
        <w:t>on average a</w:t>
      </w:r>
      <w:r w:rsidR="005D45DF">
        <w:rPr>
          <w:rFonts w:ascii="Times New Roman" w:eastAsia="Times New Roman" w:hAnsi="Times New Roman" w:cs="Times New Roman"/>
          <w:sz w:val="24"/>
          <w:szCs w:val="24"/>
        </w:rPr>
        <w:t xml:space="preserve"> 35% increase </w:t>
      </w:r>
      <w:r w:rsidR="00A44956">
        <w:rPr>
          <w:rFonts w:ascii="Times New Roman" w:eastAsia="Times New Roman" w:hAnsi="Times New Roman" w:cs="Times New Roman"/>
          <w:sz w:val="24"/>
          <w:szCs w:val="24"/>
        </w:rPr>
        <w:t xml:space="preserve">in disordered eating </w:t>
      </w:r>
      <w:r w:rsidR="005D45DF">
        <w:rPr>
          <w:rFonts w:ascii="Times New Roman" w:eastAsia="Times New Roman" w:hAnsi="Times New Roman" w:cs="Times New Roman"/>
          <w:sz w:val="24"/>
          <w:szCs w:val="24"/>
        </w:rPr>
        <w:t>compared to participants who underestimated their true GWG</w:t>
      </w:r>
      <w:r w:rsidRPr="0074169B">
        <w:rPr>
          <w:rFonts w:ascii="Times New Roman" w:eastAsia="Times New Roman" w:hAnsi="Times New Roman" w:cs="Times New Roman"/>
          <w:sz w:val="24"/>
          <w:szCs w:val="24"/>
        </w:rPr>
        <w:t>.</w:t>
      </w:r>
      <w:r w:rsidR="00693A5F">
        <w:rPr>
          <w:rFonts w:ascii="Times New Roman" w:eastAsia="Times New Roman" w:hAnsi="Times New Roman" w:cs="Times New Roman"/>
          <w:sz w:val="24"/>
          <w:szCs w:val="24"/>
        </w:rPr>
        <w:t xml:space="preserve"> </w:t>
      </w:r>
    </w:p>
    <w:p w14:paraId="4E995ABD" w14:textId="62F33287" w:rsidR="00F83712" w:rsidRPr="0074169B" w:rsidRDefault="00DE5BAD">
      <w:pPr>
        <w:pStyle w:val="Standard"/>
        <w:rPr>
          <w:sz w:val="24"/>
          <w:szCs w:val="24"/>
        </w:rPr>
      </w:pPr>
      <w:r w:rsidRPr="0074169B">
        <w:rPr>
          <w:rFonts w:ascii="Times New Roman" w:eastAsia="Times New Roman" w:hAnsi="Times New Roman" w:cs="Times New Roman"/>
          <w:b/>
          <w:sz w:val="24"/>
          <w:szCs w:val="24"/>
        </w:rPr>
        <w:t>Conclusion:</w:t>
      </w:r>
      <w:r w:rsidRPr="0074169B">
        <w:rPr>
          <w:rFonts w:ascii="Times New Roman" w:eastAsia="Times New Roman" w:hAnsi="Times New Roman" w:cs="Times New Roman"/>
          <w:sz w:val="24"/>
          <w:szCs w:val="24"/>
        </w:rPr>
        <w:t xml:space="preserve"> There is a clear relationship between GWG and disordered eating at trimester 3. There may be unintende</w:t>
      </w:r>
      <w:r w:rsidRPr="0074169B">
        <w:rPr>
          <w:rFonts w:ascii="Times New Roman" w:eastAsia="Times New Roman" w:hAnsi="Times New Roman" w:cs="Times New Roman"/>
          <w:sz w:val="24"/>
          <w:szCs w:val="24"/>
        </w:rPr>
        <w:t xml:space="preserve">d consequences of NAM guidelines around </w:t>
      </w:r>
      <w:r w:rsidR="00F3027C" w:rsidRPr="0074169B">
        <w:rPr>
          <w:rFonts w:ascii="Times New Roman" w:eastAsia="Times New Roman" w:hAnsi="Times New Roman" w:cs="Times New Roman"/>
          <w:sz w:val="24"/>
          <w:szCs w:val="24"/>
        </w:rPr>
        <w:t>GWG</w:t>
      </w:r>
      <w:r w:rsidR="00317ED0">
        <w:rPr>
          <w:rFonts w:ascii="Times New Roman" w:eastAsia="Times New Roman" w:hAnsi="Times New Roman" w:cs="Times New Roman"/>
          <w:sz w:val="24"/>
          <w:szCs w:val="24"/>
        </w:rPr>
        <w:t>, specifically in setting expectations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more research needs to be conducted to understand how guidelines like these are impacting pregnant individuals not only physically but mentally.</w:t>
      </w:r>
    </w:p>
    <w:p w14:paraId="6C3ADAFA" w14:textId="053FE192" w:rsidR="00F83712" w:rsidRPr="00AF1C73" w:rsidRDefault="00DE5BAD" w:rsidP="00AF1C73">
      <w:pPr>
        <w:pStyle w:val="Heading1"/>
        <w:rPr>
          <w:rFonts w:ascii="Times New Roman" w:hAnsi="Times New Roman" w:cs="Times New Roman"/>
          <w:b/>
          <w:bCs/>
        </w:rPr>
      </w:pPr>
      <w:bookmarkStart w:id="4" w:name="_bmy4swdd8qra"/>
      <w:bookmarkEnd w:id="4"/>
      <w:r w:rsidRPr="00AF1C73">
        <w:rPr>
          <w:rFonts w:ascii="Times New Roman" w:hAnsi="Times New Roman" w:cs="Times New Roman"/>
          <w:b/>
          <w:bCs/>
        </w:rPr>
        <w:t>Introduction</w:t>
      </w:r>
    </w:p>
    <w:p w14:paraId="28EF97B7" w14:textId="607BAC2C"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 xml:space="preserve">Pregnancy is a very critical period of development for a child and brings about many physiological and mental changes for the pregnant individual. In fact, one physical and rapid change that occurs for the pregnant individual </w:t>
      </w:r>
      <w:r w:rsidR="001F41C3">
        <w:rPr>
          <w:rFonts w:ascii="Times New Roman" w:eastAsia="Times New Roman" w:hAnsi="Times New Roman" w:cs="Times New Roman"/>
          <w:sz w:val="24"/>
          <w:szCs w:val="24"/>
        </w:rPr>
        <w:t>comes from</w:t>
      </w:r>
      <w:r w:rsidRPr="0074169B">
        <w:rPr>
          <w:rFonts w:ascii="Times New Roman" w:eastAsia="Times New Roman" w:hAnsi="Times New Roman" w:cs="Times New Roman"/>
          <w:sz w:val="24"/>
          <w:szCs w:val="24"/>
        </w:rPr>
        <w:t xml:space="preserve"> gestational weight </w:t>
      </w:r>
      <w:r w:rsidRPr="0074169B">
        <w:rPr>
          <w:rFonts w:ascii="Times New Roman" w:eastAsia="Times New Roman" w:hAnsi="Times New Roman" w:cs="Times New Roman"/>
          <w:sz w:val="24"/>
          <w:szCs w:val="24"/>
        </w:rPr>
        <w:t>gain. The Institute of Medicine (IOM), more recently known as the National Academy of Medicine (NAM), has established recommended ranges of pregnancy weight gain with the goal of optimizing health outcomes for a pregnant person and their child. The most re</w:t>
      </w:r>
      <w:r w:rsidRPr="0074169B">
        <w:rPr>
          <w:rFonts w:ascii="Times New Roman" w:eastAsia="Times New Roman" w:hAnsi="Times New Roman" w:cs="Times New Roman"/>
          <w:sz w:val="24"/>
          <w:szCs w:val="24"/>
        </w:rPr>
        <w:t xml:space="preserve">cent guidelines published in 2009 considered outcomes including cesarean delivery, postpartum weight retention, preterm birth, small or large-for-gestational age at birth, childhood obesity, among other physical health outcomes for </w:t>
      </w:r>
      <w:r w:rsidR="001F41C3">
        <w:rPr>
          <w:rFonts w:ascii="Times New Roman" w:eastAsia="Times New Roman" w:hAnsi="Times New Roman" w:cs="Times New Roman"/>
          <w:sz w:val="24"/>
          <w:szCs w:val="24"/>
        </w:rPr>
        <w:t>both the</w:t>
      </w:r>
      <w:r w:rsidRPr="0074169B">
        <w:rPr>
          <w:rFonts w:ascii="Times New Roman" w:eastAsia="Times New Roman" w:hAnsi="Times New Roman" w:cs="Times New Roman"/>
          <w:sz w:val="24"/>
          <w:szCs w:val="24"/>
        </w:rPr>
        <w:t xml:space="preserve"> parent and chil</w:t>
      </w:r>
      <w:r w:rsidRPr="0074169B">
        <w:rPr>
          <w:rFonts w:ascii="Times New Roman" w:eastAsia="Times New Roman" w:hAnsi="Times New Roman" w:cs="Times New Roman"/>
          <w:sz w:val="24"/>
          <w:szCs w:val="24"/>
        </w:rPr>
        <w:t>d. It included four recommended ranges of pregnancy weight gain that differed according to pre-pregnancy BMI, as follows: BMI &lt;18.5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(“underweight”): 28-40 lbs., BMI 18.5-24.9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(“normal weight”): 25-30 lbs., BMI 25.0-29.9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(“overweight”): 15</w:t>
      </w:r>
      <w:r w:rsidRPr="0074169B">
        <w:rPr>
          <w:rFonts w:ascii="Times New Roman" w:eastAsia="Times New Roman" w:hAnsi="Times New Roman" w:cs="Times New Roman"/>
          <w:sz w:val="24"/>
          <w:szCs w:val="24"/>
        </w:rPr>
        <w:t>-25 lbs., BMI &gt;30.0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(“obese”): 11-20 lbs.</w:t>
      </w:r>
      <w:r w:rsidRPr="0074169B">
        <w:rPr>
          <w:sz w:val="24"/>
          <w:szCs w:val="24"/>
        </w:rPr>
        <w:fldChar w:fldCharType="begin"/>
      </w:r>
      <w:r w:rsidR="00F3027C" w:rsidRPr="0074169B">
        <w:rPr>
          <w:sz w:val="24"/>
          <w:szCs w:val="24"/>
        </w:rPr>
        <w:instrText xml:space="preserve"> ADDIN ZOTERO_ITEM CSL_CITATION {"citationID":"IZUwoNvL","properties":{"formattedCitation":"\\super 1\\nosupersub{}","plainCitation":"1","noteIndex":0},"citationItems":[{"id":667,"uris":["http://zotero.org/users/5988853/items/55TQ9TMG"],"itemData":{"id":667,"type":"article-journal","abstract":"PURPOSE OF REVIEW: To review the recently issued guidelines for weight gain during pregnancy.\nRECENT FINDINGS: These guidelines were developed to minimize the negative health consequences for both mother and fetus of inadequate or excessive weight gain. They call for categorizing women's prepregnancy BMI using the WHO/National Heart, Lung and Blood Institute cutoff points and provide ranges of recommended weight gain for underweight (28-40 lb), normal weight (25-35 lb), overweight (15-25 lb) and obese (11-20 lb) gravidas. Data were insufficient to construct specific guidelines for women with class II or class III obesity. Women should attempt to conceive at a normal weight for better obstetric outcomes. Improved comprehensive preconceptional care is necessary to help women reach this goal. Most American women currently gain weight below or above the new ranges, so changes are required in both women's behavior and how their care is managed. Data from a variety of interventions related to improved diet and increased physical activity show that individualized care can assist women in gaining weight within these guidelines.\nSUMMARY: The guidelines offer many opportunities for obstetrician/gynecologists, together with ancillary healthcare providers, to assume a larger role as 'women's healthcare physicians' and to conduct research that could improve the health of mothers and children.","container-title":"Current Opinion in Obstetrics &amp; Gynecology","DOI":"10.1097/GCO.0b013e328332d24e","ISSN":"1473-656X","issue":"6","journalAbbreviation":"Curr Opin Obstet Gynecol","language":"eng","note":"PMID: 19809317\nPMCID: PMC2847829","page":"521-526","source":"PubMed","title":"New guidelines for weight gain during pregnancy: what obstetrician/gynecologists should know","title-short":"New guidelines for weight gain during pregnancy","volume":"21","author":[{"family":"Rasmussen","given":"Kathleen M."},{"family":"Catalano","given":"Patrick M."},{"family":"Yaktine","given":"Ann L."}],"issued":{"date-parts":[["2009",12]]}}}],"schema":"https://github.com/citation-style-language/schema/raw/master/csl-citation.json"} </w:instrText>
      </w:r>
      <w:r w:rsidRPr="0074169B">
        <w:rPr>
          <w:sz w:val="24"/>
          <w:szCs w:val="24"/>
        </w:rPr>
        <w:fldChar w:fldCharType="separate"/>
      </w:r>
      <w:r w:rsidR="00F3027C" w:rsidRPr="0074169B">
        <w:rPr>
          <w:sz w:val="24"/>
          <w:szCs w:val="24"/>
          <w:vertAlign w:val="superscript"/>
        </w:rPr>
        <w:t>1</w:t>
      </w:r>
      <w:r w:rsidRPr="0074169B">
        <w:rPr>
          <w:rFonts w:ascii="Times New Roman" w:eastAsia="Times New Roman" w:hAnsi="Times New Roman" w:cs="Times New Roman"/>
          <w:sz w:val="24"/>
          <w:szCs w:val="24"/>
        </w:rPr>
        <w:fldChar w:fldCharType="end"/>
      </w:r>
      <w:r w:rsidR="001F41C3">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The previous </w:t>
      </w:r>
      <w:r w:rsidRPr="0074169B">
        <w:rPr>
          <w:rFonts w:ascii="Times New Roman" w:eastAsia="Times New Roman" w:hAnsi="Times New Roman" w:cs="Times New Roman"/>
          <w:sz w:val="24"/>
          <w:szCs w:val="24"/>
        </w:rPr>
        <w:lastRenderedPageBreak/>
        <w:t>guidelines, which were released in 1990, included four different set</w:t>
      </w:r>
      <w:r w:rsidRPr="0074169B">
        <w:rPr>
          <w:rFonts w:ascii="Times New Roman" w:eastAsia="Times New Roman" w:hAnsi="Times New Roman" w:cs="Times New Roman"/>
          <w:sz w:val="24"/>
          <w:szCs w:val="24"/>
        </w:rPr>
        <w:t>s of recommendations also based on pre-pregnancy BMI, BMI &lt;18.5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(“underweight”): 28-40 lbs., BMI 18.5-24.9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(“normal weight”): 25-30 lbs., BMI 25.0 -29.9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(“overweight”): 15-25 lbs., and BMI &gt;30.0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(“obese”): at least 15 lbs.</w:t>
      </w:r>
      <w:r w:rsidRPr="0074169B">
        <w:rPr>
          <w:sz w:val="24"/>
          <w:szCs w:val="24"/>
        </w:rPr>
        <w:fldChar w:fldCharType="begin"/>
      </w:r>
      <w:r w:rsidR="00F3027C" w:rsidRPr="0074169B">
        <w:rPr>
          <w:sz w:val="24"/>
          <w:szCs w:val="24"/>
        </w:rPr>
        <w:instrText xml:space="preserve"> ADDIN ZOTERO_ITEM CSL_CITATION {"citationID":"d6uwx9Gf","properties":{"formattedCitation":"\\super 1\\nosupersub{}","plainCitation":"1","noteIndex":0},"citationItems":[{"id":667,"uris":["http://zotero.org/users/5988853/items/55TQ9TMG"],"itemData":{"id":667,"type":"article-journal","abstract":"PURPOSE OF REVIEW: To review the recently issued guidelines for weight gain during pregnancy.\nRECENT FINDINGS: These guidelines were developed to minimize the negative health consequences for both mother and fetus of inadequate or excessive weight gain. They call for categorizing women's prepregnancy BMI using the WHO/National Heart, Lung and Blood Institute cutoff points and provide ranges of recommended weight gain for underweight (28-40 lb), normal weight (25-35 lb), overweight (15-25 lb) and obese (11-20 lb) gravidas. Data were insufficient to construct specific guidelines for women with class II or class III obesity. Women should attempt to conceive at a normal weight for better obstetric outcomes. Improved comprehensive preconceptional care is necessary to help women reach this goal. Most American women currently gain weight below or above the new ranges, so changes are required in both women's behavior and how their care is managed. Data from a variety of interventions related to improved diet and increased physical activity show that individualized care can assist women in gaining weight within these guidelines.\nSUMMARY: The guidelines offer many opportunities for obstetrician/gynecologists, together with ancillary healthcare providers, to assume a larger role as 'women's healthcare physicians' and to conduct research that could improve the health of mothers and children.","container-title":"Current Opinion in Obstetrics &amp; Gynecology","DOI":"10.1097/GCO.0b013e328332d24e","ISSN":"1473-656X","issue":"6","journalAbbreviation":"Curr Opin Obstet Gynecol","language":"eng","note":"PMID: 19809317\nPMCID: PMC2847829","page":"521-526","source":"PubMed","title":"New guidelines for weight gain during pregnancy: what obstetrician/gynecologists should know","title-short":"New guidelines for weight gain during pregnancy","volume":"21","author":[{"family":"Rasmussen","given":"Kathleen M."},{"family":"Catalano","given":"Patrick M."},{"family":"Yaktine","given":"Ann L."}],"issued":{"date-parts":[["2009",12]]}}}],"schema":"https://github.com/citation-style-language/schema/raw/master/csl-citation.json"} </w:instrText>
      </w:r>
      <w:r w:rsidRPr="0074169B">
        <w:rPr>
          <w:sz w:val="24"/>
          <w:szCs w:val="24"/>
        </w:rPr>
        <w:fldChar w:fldCharType="separate"/>
      </w:r>
      <w:r w:rsidR="00F3027C" w:rsidRPr="0074169B">
        <w:rPr>
          <w:sz w:val="24"/>
          <w:szCs w:val="24"/>
          <w:vertAlign w:val="superscript"/>
        </w:rPr>
        <w:t>1</w:t>
      </w:r>
      <w:r w:rsidRPr="0074169B">
        <w:rPr>
          <w:rFonts w:ascii="Times New Roman" w:eastAsia="Times New Roman" w:hAnsi="Times New Roman" w:cs="Times New Roman"/>
          <w:sz w:val="24"/>
          <w:szCs w:val="24"/>
        </w:rPr>
        <w:fldChar w:fldCharType="end"/>
      </w:r>
      <w:r w:rsidR="00D63D18">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These replaced the original IOM guidelines from 1970 which recommended a weight gain range of 20-25 </w:t>
      </w:r>
      <w:r w:rsidR="005B2F9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for all pregnant people, irrespective of pre-pregnancy BMI. Overall, the differences in recommended weight gain ranges over time have altered in the number of categories, ranges of weight gain given, and the overlap between the various pre-pregnancy BMI c</w:t>
      </w:r>
      <w:r w:rsidRPr="0074169B">
        <w:rPr>
          <w:rFonts w:ascii="Times New Roman" w:eastAsia="Times New Roman" w:hAnsi="Times New Roman" w:cs="Times New Roman"/>
          <w:sz w:val="24"/>
          <w:szCs w:val="24"/>
        </w:rPr>
        <w:t>ategories.</w:t>
      </w:r>
    </w:p>
    <w:p w14:paraId="0A9C1ABB" w14:textId="0C85FCC8"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shd w:val="clear" w:color="auto" w:fill="FFFFFF"/>
        </w:rPr>
        <w:t xml:space="preserve">The majority of pregnant people are not gaining weight within their </w:t>
      </w:r>
      <w:r w:rsidR="00D63D18">
        <w:rPr>
          <w:rFonts w:ascii="Times New Roman" w:eastAsia="Times New Roman" w:hAnsi="Times New Roman" w:cs="Times New Roman"/>
          <w:sz w:val="24"/>
          <w:szCs w:val="24"/>
          <w:shd w:val="clear" w:color="auto" w:fill="FFFFFF"/>
        </w:rPr>
        <w:t>NAM</w:t>
      </w:r>
      <w:r w:rsidRPr="0074169B">
        <w:rPr>
          <w:rFonts w:ascii="Times New Roman" w:eastAsia="Times New Roman" w:hAnsi="Times New Roman" w:cs="Times New Roman"/>
          <w:sz w:val="24"/>
          <w:szCs w:val="24"/>
          <w:shd w:val="clear" w:color="auto" w:fill="FFFFFF"/>
        </w:rPr>
        <w:t xml:space="preserve"> recommended weight range </w:t>
      </w:r>
      <w:r w:rsidRPr="0074169B">
        <w:rPr>
          <w:sz w:val="24"/>
          <w:szCs w:val="24"/>
        </w:rPr>
        <w:fldChar w:fldCharType="begin"/>
      </w:r>
      <w:r w:rsidR="00F3027C" w:rsidRPr="0074169B">
        <w:rPr>
          <w:sz w:val="24"/>
          <w:szCs w:val="24"/>
        </w:rPr>
        <w:instrText xml:space="preserve"> ADDIN ZOTERO_ITEM CSL_CITATION {"citationID":"5AY1uHKt","properties":{"formattedCitation":"\\super 2,3\\nosupersub{}","plainCitation":"2,3","noteIndex":0},"citationItems":[{"id":888,"uris":["http://zotero.org/users/5988853/items/2XE5EPNA"],"itemData":{"id":888,"type":"article-journal","abstract":"BACKGROUND AND OBJECTIVES: Gestational weight gain (GWG) is associated with both long- and short-term maternal and child health outcomes, particularly obesity. Targeting maternal nutrition through policies is a potentially powerful pathway to influence these outcomes. Yet prior research has often failed to evaluate national policies and guidelines that address maternal and child health. In 1990, the U.S. Institute of Medicine (IOM) released guidelines recommending different GWG thresholds based on women's pre-pregnancy body mass index (BMI), with the goal of improving infant birth weight. In this study, we employ quasi-experimental methods to examine whether the release of the IOM guidelines led to changes in GWG among a diverse and nationally representative sample of women.\nMETHODS: Our sample included female participants of the National Longitudinal Survey of Youth who self-reported GWG for pregnancies during 1979-2000 (n=7442 pregnancies to 4173 women). We compared GWG before and after the guidelines were released using difference-in-differences (DID) and regression discontinuity (RD) analyses.\nRESULTS: In DID analyses we found no reduction in GWG among overweight/obese women relative to normal/underweight women. Meanwhile, RD analyses demonstrated no changes in GWG by pre-pregnancy BMI for either overweight/obese or normal/underweight women. Results were similar for women regardless of educational attainment, race or parity.\nCONCLUSIONS: These findings suggest that national guidelines had no effect on weight gain among pregnant women. These results have implications for the implementation of policies targeting maternal and child health via dietary behaviors.","container-title":"International Journal of Obesity (2005)","DOI":"10.1038/ijo.2016.97","ISSN":"1476-5497","issue":"10","journalAbbreviation":"Int J Obes (Lond)","language":"eng","note":"PMID: 27200502\nPMCID: PMC5050079","page":"1529-1534","source":"PubMed","title":"Changing national guidelines is not enough: the impact of 1990 IOM recommendations on gestational weight gain among US women","title-short":"Changing national guidelines is not enough","volume":"40","author":[{"family":"Hamad","given":"R."},{"family":"Cohen","given":"A. K."},{"family":"Rehkopf","given":"D. H."}],"issued":{"date-parts":[["2016",10]]}}},{"id":897,"uris":["http://zotero.org/users/5988853/items/75ZCXBZB"],"itemData":{"id":897,"type":"article-journal","abstract":"BACKGROUND: High Body Mass Index (BMI) and gestational weight gain (GWG) affect an increasing number of pregnancies. The Institute of Medicine (IOM) has issued recommendations on the optimal GWG for women according to their pre-pregnancy BMI (healthy, overweight or obese). It has been shown that pregnant women rarely met the recommendations; however, it is unclear by how much. Previous studies also adjusted the analyses for various women's characteristics making their comparison challenging.\nMETHODS: We analysed individual participant data (IPD) of healthy women with a singleton pregnancy and a BMI of 18.5 kg/m2 or more from the control arms of 36 randomised trials (16 countries). Adjusted odds ratios (aOR) and 95% confidence intervals (CI) were used to describe the association between GWG outside (above or below) the IOM recommendations (2009) and risks of caesarean section, preterm birth, and large or small for gestational age (LGA or SGA) infants. The association was examined overall, within the BMI categories and by quartile of GWG departure from the IOM recommendations. We obtained aOR using mixed-effects logistic regression, accounting for the within-study clustering and a priori identified characteristics.\nRESULTS: Out of 4429 women (from 33 trials) meeting the inclusion criteria, two thirds gained weight outside the IOM recommendations (1646 above; 1291 below). The median GWG outside the IOM recommendations was 3.1 kg above and 2.7 kg below. In comparison to GWG within the IOM recommendations, GWG above was associated with increased odds of caesarean section (aOR 1.50; 95%CI 1.25, 1.80), LGA (2.00; 1.58, 2.54), and reduced odds of SGA (0.66; 0.50, 0.87); no significant effect on preterm birth was detected. The relationship between GWG below the IOM recommendation and caesarean section or LGA was inconclusive; however, the odds of preterm birth (1.94; 1.31, 2.28) and SGA (1.52; 1.18, 1.96) were increased.\nCONCLUSIONS: Consistently with previous findings, adherence to the IOM recommendations seem to help achieve better pregnancy outcomes. Nevertheless, even in the context of clinical trials, women find it difficult to adhere to them. Further research should focus on identifying ways of achieving a healthier GWG as defined by the IOM recommendations.","container-title":"BMC pregnancy and childbirth","DOI":"10.1186/s12884-019-2472-7","ISSN":"1471-2393","issue":"1","journalAbbreviation":"BMC Pregnancy Childbirth","language":"eng","note":"PMID: 31477075\nPMCID: PMC6719382","page":"322","source":"PubMed","title":"Gestational weight gain outside the Institute of Medicine recommendations and adverse pregnancy outcomes: analysis using individual participant data from randomised trials","title-short":"Gestational weight gain outside the Institute of Medicine recommendations and adverse pregnancy outcomes","volume":"19","author":[{"family":"Rogozińska","given":"Ewelina"},{"family":"Zamora","given":"Javier"},{"family":"Marlin","given":"Nadine"},{"family":"Betrán","given":"Ana Pilar"},{"family":"Astrup","given":"Arne"},{"family":"Bogaerts","given":"Annick"},{"family":"Cecatti","given":"Jose G."},{"family":"Dodd","given":"Jodie M."},{"family":"Facchinetti","given":"Fabio"},{"family":"Geiker","given":"Nina R. W."},{"family":"Haakstad","given":"Lene A. H."},{"family":"Hauner","given":"Hans"},{"family":"Jensen","given":"Dorte M."},{"family":"Kinnunen","given":"Tarja I."},{"family":"Mol","given":"Ben W. J."},{"family":"Owens","given":"Julie"},{"family":"Phelan","given":"Suzanne"},{"family":"Renault","given":"Kristina M."},{"family":"Salvesen","given":"Kjell Å"},{"family":"Shub","given":"Alexis"},{"family":"Surita","given":"Fernanda G."},{"family":"Stafne","given":"Signe N."},{"family":"Teede","given":"Helena"},{"family":"Poppel","given":"Mireille N. M.","non-dropping-particle":"van"},{"family":"Vinter","given":"Christina A."},{"family":"Khan","given":"Khalid S."},{"family":"Thangaratinam","given":"Shakila"},{"literal":"International Weight Management in Pregnancy (i-WIP) Collaborative Group"}],"issued":{"date-parts":[["2019",9,2]]}}}],"schema":"https://github.com/citation-style-language/schema/raw/master/csl-citation.json"} </w:instrText>
      </w:r>
      <w:r w:rsidRPr="0074169B">
        <w:rPr>
          <w:sz w:val="24"/>
          <w:szCs w:val="24"/>
        </w:rPr>
        <w:fldChar w:fldCharType="separate"/>
      </w:r>
      <w:r w:rsidR="00F3027C" w:rsidRPr="0074169B">
        <w:rPr>
          <w:sz w:val="24"/>
          <w:szCs w:val="24"/>
          <w:vertAlign w:val="superscript"/>
        </w:rPr>
        <w:t>2,3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w:t>
      </w:r>
      <w:r w:rsidRPr="0074169B">
        <w:rPr>
          <w:rFonts w:ascii="Times New Roman" w:eastAsia="Times New Roman" w:hAnsi="Times New Roman" w:cs="Times New Roman"/>
          <w:sz w:val="24"/>
          <w:szCs w:val="24"/>
        </w:rPr>
        <w:t xml:space="preserve">A pregnant person’s </w:t>
      </w:r>
      <w:r w:rsidRPr="0074169B">
        <w:rPr>
          <w:rFonts w:ascii="Times New Roman" w:eastAsia="Times New Roman" w:hAnsi="Times New Roman" w:cs="Times New Roman"/>
          <w:sz w:val="24"/>
          <w:szCs w:val="24"/>
          <w:shd w:val="clear" w:color="auto" w:fill="FFFFFF"/>
        </w:rPr>
        <w:t xml:space="preserve">mental health is one possible explanation. Past studies have found that depression and anxiety </w:t>
      </w:r>
      <w:r w:rsidRPr="0074169B">
        <w:rPr>
          <w:rFonts w:ascii="Times New Roman" w:eastAsia="Times New Roman" w:hAnsi="Times New Roman" w:cs="Times New Roman"/>
          <w:sz w:val="24"/>
          <w:szCs w:val="24"/>
          <w:shd w:val="clear" w:color="auto" w:fill="FFFFFF"/>
        </w:rPr>
        <w:t xml:space="preserve">are associated with lower weight gain during pregnancy </w:t>
      </w:r>
      <w:r w:rsidRPr="0074169B">
        <w:rPr>
          <w:sz w:val="24"/>
          <w:szCs w:val="24"/>
        </w:rPr>
        <w:fldChar w:fldCharType="begin"/>
      </w:r>
      <w:r w:rsidR="00F3027C" w:rsidRPr="0074169B">
        <w:rPr>
          <w:sz w:val="24"/>
          <w:szCs w:val="24"/>
        </w:rPr>
        <w:instrText xml:space="preserve"> ADDIN ZOTERO_ITEM CSL_CITATION {"citationID":"6aWbuiyt","properties":{"formattedCitation":"\\super 4\\nosupersub{}","plainCitation":"4","noteIndex":0},"citationItems":[{"id":672,"uris":["http://zotero.org/users/5988853/items/WYFYQGK7"],"itemData":{"id":672,"type":"article-journal","abstract":"BACKGROUND: Psychological distress and inappropriate or excessive weight gain are common in pregnancy and are associated with adverse maternal and offspring outcomes. Psychological well-being and weight status of women during pregnancy might be interrelated. We aimed to examine whether psychological distress during pregnancy is associated with gestational weight gain.\nMETHOD: In a population-based cohort of 3393 pregnant women, information about psychological distress, depressive and anxiety symptoms was assessed at 20 weeks of gestation using the Brief Symptom Inventory questionnaire. Weight was repeatedly measured during pregnancy and obtained by questionnaire before and after pregnancy. Linear regression and multinomial logistic regression models were used. Weight gain in the second half of pregnancy, total weight gain, and the risks of inadequate and excessive total weight gain were the main outcome measures.\nRESULTS: In total, 7.0% of all women experienced psychological distress. Overall psychological distress and anxiety were associated with lower weight gain in the second half of pregnancy (differences - 1.00 kg (95% confidence interval (CI) - 1.62, - 0.37) and - 0.68 kg (95% CI - 1.24, -0.11), respectively). These associations fully attenuated into non-significance after taking account for socio-demographic variables. Similar results were observed for total weight gain. Only women with anxiety symptoms had, independently of potential confounders, a lower risk of excessive weight gain (odds ratio (OR) 0.61 (95% CI 0.48, 0.91)).\nCONCLUSIONS: In this large prospective cohort study, the observed associations of psychological distress with weight gain during pregnancy seem to be largely explained by common socio-demographic factors.","container-title":"International Journal of Behavioral Medicine","DOI":"10.1007/s12529-019-09832-0","ISSN":"1532-7558","issue":"1","journalAbbreviation":"Int J Behav Med","language":"eng","note":"PMID: 31853868\nPMCID: PMC7058670","page":"30-38","source":"PubMed","title":"Psychological Distress and Weight Gain in Pregnancy: a Population-Based Study","title-short":"Psychological Distress and Weight Gain in Pregnancy","volume":"27","author":[{"family":"Vehmeijer","given":"Florianne O. L."},{"family":"Balkaran","given":"Sangeeta R."},{"family":"Santos","given":"Susana"},{"family":"Gaillard","given":"Romy"},{"family":"Felix","given":"Janine F."},{"family":"Hillegers","given":"Manon H. J."},{"family":"El Marroun","given":"Hanan"},{"family":"Jaddoe","given":"Vincent W. V."}],"issued":{"date-parts":[["2020",2]]}}}],"schema":"https://github.com/citation-style-language/schema/raw/master/csl-citation.json"} </w:instrText>
      </w:r>
      <w:r w:rsidRPr="0074169B">
        <w:rPr>
          <w:sz w:val="24"/>
          <w:szCs w:val="24"/>
        </w:rPr>
        <w:fldChar w:fldCharType="separate"/>
      </w:r>
      <w:r w:rsidR="00F3027C" w:rsidRPr="0074169B">
        <w:rPr>
          <w:sz w:val="24"/>
          <w:szCs w:val="24"/>
          <w:vertAlign w:val="superscript"/>
        </w:rPr>
        <w:t>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where one study saw that pregnant p</w:t>
      </w:r>
      <w:r w:rsidRPr="0074169B">
        <w:rPr>
          <w:rFonts w:ascii="Times New Roman" w:eastAsia="Times New Roman" w:hAnsi="Times New Roman" w:cs="Times New Roman"/>
          <w:sz w:val="24"/>
          <w:szCs w:val="24"/>
          <w:shd w:val="clear" w:color="auto" w:fill="FFFFFF"/>
        </w:rPr>
        <w:t xml:space="preserve">eople with persistent depressive symptoms during pregnancy presented a 0.1 kg/week lower rate of GWG throughout pregnancy and a 140% increased risk of insufficient weight gain </w:t>
      </w:r>
      <w:r w:rsidRPr="0074169B">
        <w:rPr>
          <w:sz w:val="24"/>
          <w:szCs w:val="24"/>
        </w:rPr>
        <w:fldChar w:fldCharType="begin"/>
      </w:r>
      <w:r w:rsidR="00F3027C" w:rsidRPr="0074169B">
        <w:rPr>
          <w:sz w:val="24"/>
          <w:szCs w:val="24"/>
        </w:rPr>
        <w:instrText xml:space="preserve"> ADDIN ZOTERO_ITEM CSL_CITATION {"citationID":"S0y2jij9","properties":{"formattedCitation":"\\super 5\\nosupersub{}","plainCitation":"5","noteIndex":0},"citationItems":[{"id":675,"uris":["http://zotero.org/users/5988853/items/LLIVIUZ4"],"itemData":{"id":675,"type":"article-journal","abstract":"Depression and anxiety are common during pregnancy, but little is known about the influence of these disorders on gestational weight gain (GWG). Data from a prospective cohort of pregnant women followed in a public healthcare center in Rio de Janeiro, Brazil, were used to evaluate the association of depression, anxiety, and suicide risk with GWG. GWG was evaluated at 5-13, 20-26, 30-36, and 37-42 weeks, and GWG adequacy was determined. Statistical analyses included linear mixed-effect models and Poisson regression. We evaluated 206 women, in which 15% (n = 31) presented major depressive disorder, 19.4% (n = 34) suicide risk and 10% (n = 21) generalized anxiety disorder at baseline. Women with depression at the first trimester, persistent depressive symptoms, and anxiety symptoms at the second trimester presented significantly lower rates of GWG per week compared to those without depression or anxiety, respectively. Persistent depressive symptoms represented a 2.40 (95% CI 1.20; 4.81; p = 0.013) increase in the risk of insufficient GWG. There was no significant association between generalized anxiety disorder or suicide risk with GWG. The presence of depression, depressive symptoms, and anxiety during pregnancy were associated with lower GWG rates. Persistent depressive symptoms during pregnancy were directly associated with insufficient GWG.","container-title":"Scientific Reports","DOI":"10.1038/s41598-021-90179-6","ISSN":"2045-2322","issue":"1","journalAbbreviation":"Sci Rep","language":"eng","note":"PMID: 34031477\nPMCID: PMC8144604","page":"10787","source":"PubMed","title":"Maternal mental health and gestational weight gain in a Brazilian Cohort","volume":"11","author":[{"family":"Farias","given":"Dayana Rodrigues"},{"family":"Carrilho","given":"Thais Rangel Bousquet"},{"family":"Freitas-Costa","given":"Nathalia C."},{"family":"Batalha","given":"Mônica Araújo"},{"family":"Gonzalez","given":"Mylena"},{"family":"Kac","given":"Gilberto"}],"issued":{"date-parts":[["2021",5,24]]}}}],"schema":"https://github.com/citation-style-language/schema/raw/master/csl-citation.json"} </w:instrText>
      </w:r>
      <w:r w:rsidRPr="0074169B">
        <w:rPr>
          <w:sz w:val="24"/>
          <w:szCs w:val="24"/>
        </w:rPr>
        <w:fldChar w:fldCharType="separate"/>
      </w:r>
      <w:r w:rsidR="00F3027C" w:rsidRPr="0074169B">
        <w:rPr>
          <w:sz w:val="24"/>
          <w:szCs w:val="24"/>
          <w:vertAlign w:val="superscript"/>
        </w:rPr>
        <w:t>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A recent review on the impact of psychosocial factors and their relationship to gestational weight gain found that gestational weight gain can be influenced by intimate partner violence, lack of social support and recognition, finan</w:t>
      </w:r>
      <w:r w:rsidRPr="0074169B">
        <w:rPr>
          <w:rFonts w:ascii="Times New Roman" w:eastAsia="Times New Roman" w:hAnsi="Times New Roman" w:cs="Times New Roman"/>
          <w:sz w:val="24"/>
          <w:szCs w:val="24"/>
          <w:shd w:val="clear" w:color="auto" w:fill="FFFFFF"/>
        </w:rPr>
        <w:t xml:space="preserve">cial distress, household food insecurity, chronic stress and depression related to pregnancy, low </w:t>
      </w:r>
      <w:r w:rsidR="00F3027C" w:rsidRPr="0074169B">
        <w:rPr>
          <w:rFonts w:ascii="Times New Roman" w:eastAsia="Times New Roman" w:hAnsi="Times New Roman" w:cs="Times New Roman"/>
          <w:sz w:val="24"/>
          <w:szCs w:val="24"/>
          <w:shd w:val="clear" w:color="auto" w:fill="FFFFFF"/>
        </w:rPr>
        <w:t>self-esteem</w:t>
      </w:r>
      <w:r w:rsidRPr="0074169B">
        <w:rPr>
          <w:rFonts w:ascii="Times New Roman" w:eastAsia="Times New Roman" w:hAnsi="Times New Roman" w:cs="Times New Roman"/>
          <w:sz w:val="24"/>
          <w:szCs w:val="24"/>
          <w:shd w:val="clear" w:color="auto" w:fill="FFFFFF"/>
        </w:rPr>
        <w:t xml:space="preserve">, and eating pathologies </w:t>
      </w:r>
      <w:r w:rsidRPr="0074169B">
        <w:rPr>
          <w:sz w:val="24"/>
          <w:szCs w:val="24"/>
        </w:rPr>
        <w:fldChar w:fldCharType="begin"/>
      </w:r>
      <w:r w:rsidR="00F3027C" w:rsidRPr="0074169B">
        <w:rPr>
          <w:sz w:val="24"/>
          <w:szCs w:val="24"/>
        </w:rPr>
        <w:instrText xml:space="preserve"> ADDIN ZOTERO_ITEM CSL_CITATION {"citationID":"wM27AKOg","properties":{"formattedCitation":"\\super 6\\nosupersub{}","plainCitation":"6","noteIndex":0},"citationItems":[{"id":891,"uris":["http://zotero.org/users/5988853/items/7LJZI8IC"],"itemData":{"id":891,"type":"article-journal","abstract":"Many physical factors (including maternal comorbidities) affecting gestational weight gain (GWG) have been widely studied; however, the psychosocial aspects pertaining to this need to be put under the microscope, especially in countries characterized by low indicators of socioeconomic development. Gaining and maintaining an adequate amount of weight during pregnancy is important to prevent premature deliveries, fetal demise, fetal macrosomia, shoulder dystocia during delivery, emergency cesarean sections, postpartum weight retention, childhood obesity, etc. A scoping review of the articles published in the last five years has revealed that perinatal outcomes like gestational weight are influenced by certain psychosocial factors, including, but not limited to, intimate partner violence, lack of social support and recognition, financial distress, household food insecurity, chronic stress and depression related to pregnancy, eating pathologies, and low self-esteem. Employing a multi-disciplinary approach, which involves seeking the help of psychiatrists/psychologists, obstetricians, nutritionists, and public health specialists, can help us mitigate undesirable outcomes related to inadequate and excessive weight gain during pregnancy. More intervention-based research focusing on psychosocial factors relating to GWG is needed in regions like South Asia, which is associated with low indicators of socioeconomic development.","container-title":"Cureus","DOI":"10.7759/cureus.13487","ISSN":"2168-8184","issue":"2","journalAbbreviation":"Cureus","language":"eng","note":"PMID: 33777574\nPMCID: PMC7989722","page":"e13487","source":"PubMed","title":"Caught Between External Pressures and Internal Battles: Psychosocial Factors Affecting Gestational Weight Gain - A Scoping Review","title-short":"Caught Between External Pressures and Internal Battles","volume":"13","author":[{"family":"Athar","given":"Unsa"},{"family":"Daud","given":"Noor Ul Ain"},{"family":"Khan","given":"Warda A."},{"family":"Khalid","given":"Amna"},{"family":"Gill","given":"Seemab Imtiaz"}],"issued":{"date-parts":[["2021",2,22]]}}}],"schema":"https://github.com/citation-style-language/schema/raw/master/csl-citation.json"} </w:instrText>
      </w:r>
      <w:r w:rsidRPr="0074169B">
        <w:rPr>
          <w:sz w:val="24"/>
          <w:szCs w:val="24"/>
        </w:rPr>
        <w:fldChar w:fldCharType="separate"/>
      </w:r>
      <w:r w:rsidR="00F3027C" w:rsidRPr="0074169B">
        <w:rPr>
          <w:sz w:val="24"/>
          <w:szCs w:val="24"/>
          <w:vertAlign w:val="superscript"/>
        </w:rPr>
        <w:t>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While mental health outcomes, like DSM V diagnosed eating disorders (ED), have been shown to lead to negative health outcomes for both the parent and child </w:t>
      </w:r>
      <w:r w:rsidRPr="0074169B">
        <w:rPr>
          <w:sz w:val="24"/>
          <w:szCs w:val="24"/>
        </w:rPr>
        <w:fldChar w:fldCharType="begin"/>
      </w:r>
      <w:r w:rsidR="00F3027C" w:rsidRPr="0074169B">
        <w:rPr>
          <w:sz w:val="24"/>
          <w:szCs w:val="24"/>
        </w:rPr>
        <w:instrText xml:space="preserve"> ADDIN ZOTERO_ITEM CSL_CITATION {"citationID":"Qy5ZkS7y","properties":{"formattedCitation":"\\super 7,8\\nosupersub{}","plainCitation":"7,8","noteIndex":0},"citationItems":[{"id":544,"uris":["http://zotero.org/users/5988853/items/GXJ7ZHI6"],"itemData":{"id":544,"type":"article-journal","abstract":"At least 5% of women have an eating disorder (ED) during pregnancy. These EDs affect prepregnancy body mass index (BMI) and weight gain during pregnancy, factors associated with birth complications and adverse neonatal outcomes. This review contributes to the literature by examining several adverse birth outcomes associated with EDs and differentiates between past and present EDs. Of the 18 articles reviewed, EDs were associated with preterm birth in 5/14 (36%) and small-for-gestational-age in 5/8 (63%) studies. Anorexia Nervosa increases the odds of a low birth weight baby, particularly when women enter pregnancy with a low BMI. Binge Eating Disorder is positively associated with having a large-for-gestational-age infant, and Bulimia Nervosa is associated with miscarriage when symptomatic during pregnancy. Having a current ED increases the risk for adverse birth outcomes more than a past ED. Since the aetiology of adverse birth outcomes is multi-factorial, drawing conclusions about causal relationships between EDs and birth outcomes is problematic given the small number of studies reporting these outcomes. Resources should target preconception interventions that put EDs into remission and help women achieve a healthier BMI prior to pregnancy, as these have been consistently shown to improve birth outcomes.","container-title":"Canadian Journal of Dietetic Practice and Research: A Publication of Dietitians of Canada = Revue Canadienne De La Pratique Et De La Recherche En Dietetique: Une Publication Des Dietetistes Du Canada","DOI":"10.3148/cjdpr-2018-044","ISSN":"1486-3847","issue":"3","journalAbbreviation":"Can J Diet Pract Res","language":"eng","note":"PMID: 30724093","page":"131-136","source":"PubMed","title":"Adverse Birth Outcomes Associated with Types of Eating Disorders: A Review","title-short":"Adverse Birth Outcomes Associated with Types of Eating Disorders","volume":"80","author":[{"family":"Charbonneau","given":"Kimberly D."},{"family":"Seabrook","given":"Jamie A."}],"issued":{"date-parts":[["2019",9,1]]}}},{"id":504,"uris":["http://zotero.org/users/5988853/items/UJY8D7MM"],"itemData":{"id":504,"type":"article-journal","container-title":"American Journal of Obstetrics and Gynecology","DOI":"10.1016/j.ajog.2014.03.067","ISSN":"00029378","issue":"4","journalAbbreviation":"American Journal of Obstetrics and Gynecology","language":"en","page":"392.e1-392.e8","source":"DOI.org (Crossref)","title":"Pregnancy, obstetric, and perinatal health outcomes in eating disorders","volume":"211","author":[{"family":"Linna","given":"Milla S."},{"family":"Raevuori","given":"Anu"},{"family":"Haukka","given":"Jari"},{"family":"Suvisaari","given":"Jaana M."},{"family":"Suokas","given":"Jaana T."},{"family":"Gissler","given":"Mika"}],"issued":{"date-parts":[["2014",10]]}}}],"schema":"https://github.com/citation-style-language/schema/raw/master/csl-citation.json"} </w:instrText>
      </w:r>
      <w:r w:rsidRPr="0074169B">
        <w:rPr>
          <w:sz w:val="24"/>
          <w:szCs w:val="24"/>
        </w:rPr>
        <w:fldChar w:fldCharType="separate"/>
      </w:r>
      <w:r w:rsidR="00F3027C" w:rsidRPr="0074169B">
        <w:rPr>
          <w:sz w:val="24"/>
          <w:szCs w:val="24"/>
          <w:vertAlign w:val="superscript"/>
        </w:rPr>
        <w:t>7,8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the prevalence of having a diagnosed ED in pregnancy is extremely low </w:t>
      </w:r>
      <w:r w:rsidRPr="0074169B">
        <w:rPr>
          <w:sz w:val="24"/>
          <w:szCs w:val="24"/>
        </w:rPr>
        <w:fldChar w:fldCharType="begin"/>
      </w:r>
      <w:r w:rsidR="00F3027C" w:rsidRPr="0074169B">
        <w:rPr>
          <w:sz w:val="24"/>
          <w:szCs w:val="24"/>
        </w:rPr>
        <w:instrText xml:space="preserve"> ADDIN ZOTERO_ITEM CSL_CITATION {"citationID":"Hhp24kKR","properties":{"formattedCitation":"\\super 9\\nosupersub{}","plainCitation":"9","noteIndex":0},"citationItems":[{"id":549,"uris":["http://zotero.org/users/5988853/items/WFRNQYQV"],"itemData":{"id":549,"type":"article-journal","abstract":"BACKGROUND: We explored the course of broadly defined eating disorders during pregnancy in the Norwegian Mother and Child Cohort Study (MoBa) at the Norwegian Institute of Public Health.\nMETHOD: A total of 41,157 pregnant women, enrolled at approximately 18 weeks' gestation, had valid data from the Norwegian Medical Birth Registry. We collected questionnaire-based diagnostic information on broadly defined anorexia nervosa (AN), and bulimia nervosa (BN), and eating disorders not otherwise specified (EDNOS). EDNOS subtypes included binge eating disorder (BED) and recurrent self-induced purging in the absence of binge eating (EDNOS-P). We explored rates of remission, continuation and incidence of BN, BED and EDNOS-P during pregnancy.\nRESULTS: Prepregnancy prevalence estimates were 0.1% for AN, 0.7% for BN, 3.5% for BED and 0.1% for EDNOS-P. During early pregnancy, estimates were 0.2% (BN), 4.8% (BED) and 0.1% (EDNOS-P). Proportions of individuals remitting during pregnancy were 78% (EDNOS-P), 40% (BN purging), 39% (BED), 34% (BN any type) and 29% (BN non-purging type). Additional individuals with BN achieved partial remission. Incident BN and EDNOS-P during pregnancy were rare. For BED, the incidence rate was 1.1 per 1000 person-weeks, equating to 711 new cases of BED during pregnancy. Incident BED was associated with indices of lower socio-economic status.\nCONCLUSIONS: Pregnancy appears to be a catalyst for remission of some eating disorders but also a vulnerability window for the new onset of broadly defined BED, especially in economically disadvantaged individuals. Vigilance by health-care professionals for continuation and emergence of eating disorders in pregnancy is warranted.","container-title":"Psychological Medicine","DOI":"10.1017/S0033291707000724","ISSN":"0033-2917","issue":"8","journalAbbreviation":"Psychol Med","language":"eng","note":"PMID: 17493296\nPMCID: PMC2657803","page":"1109-1118","source":"PubMed","title":"Patterns of remission, continuation and incidence of broadly defined eating disorders during early pregnancy in the Norwegian Mother and Child Cohort Study (MoBa)","volume":"37","author":[{"family":"Bulik","given":"Cynthia M."},{"family":"Von Holle","given":"Ann"},{"family":"Hamer","given":"Robert"},{"family":"Knoph Berg","given":"Cecilie"},{"family":"Torgersen","given":"Leila"},{"family":"Magnus","given":"Per"},{"family":"Stoltenberg","given":"Camilla"},{"family":"Siega-Riz","given":"Anna Maria"},{"family":"Sullivan","given":"Patrick"},{"family":"Reichborn-Kjennerud","given":"Ted"}],"issued":{"date-parts":[["2007",8]]}}}],"schema":"https://github.com/citation-style-language/schema/raw/master/csl-citation.json"} </w:instrText>
      </w:r>
      <w:r w:rsidRPr="0074169B">
        <w:rPr>
          <w:sz w:val="24"/>
          <w:szCs w:val="24"/>
        </w:rPr>
        <w:fldChar w:fldCharType="separate"/>
      </w:r>
      <w:r w:rsidR="00F3027C" w:rsidRPr="0074169B">
        <w:rPr>
          <w:sz w:val="24"/>
          <w:szCs w:val="24"/>
          <w:vertAlign w:val="superscript"/>
        </w:rPr>
        <w:t>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However, disordered eating, which is a term used to describe a range of </w:t>
      </w:r>
      <w:r w:rsidRPr="0074169B">
        <w:rPr>
          <w:rFonts w:ascii="Times New Roman" w:eastAsia="Times New Roman" w:hAnsi="Times New Roman" w:cs="Times New Roman"/>
          <w:sz w:val="24"/>
          <w:szCs w:val="24"/>
        </w:rPr>
        <w:t>irregular eating behaviors that may or may not warrant a diagnosis of a sp</w:t>
      </w:r>
      <w:r w:rsidRPr="0074169B">
        <w:rPr>
          <w:rFonts w:ascii="Times New Roman" w:eastAsia="Times New Roman" w:hAnsi="Times New Roman" w:cs="Times New Roman"/>
          <w:sz w:val="24"/>
          <w:szCs w:val="24"/>
        </w:rPr>
        <w:t xml:space="preserve">ecific eating disorder </w:t>
      </w:r>
      <w:r w:rsidRPr="0074169B">
        <w:rPr>
          <w:sz w:val="24"/>
          <w:szCs w:val="24"/>
        </w:rPr>
        <w:fldChar w:fldCharType="begin"/>
      </w:r>
      <w:r w:rsidR="00F3027C" w:rsidRPr="0074169B">
        <w:rPr>
          <w:sz w:val="24"/>
          <w:szCs w:val="24"/>
        </w:rPr>
        <w:instrText xml:space="preserve"> ADDIN ZOTERO_ITEM CSL_CITATION {"citationID":"0jYRORsC","properties":{"formattedCitation":"\\super 10\\nosupersub{}","plainCitation":"10","noteIndex":0},"citationItems":[{"id":715,"uris":["http://zotero.org/users/5988853/items/2BQWY324"],"itemData":{"id":715,"type":"webpage","container-title":"Academy of Nutrition and Dietetics","title":"What is Disordered Eating?","URL":"https://www.eatright.org/health/diseases-and-conditions/eating-disorders/what-is-disordered-eating","author":[{"family":"Anderson","given":"Marci"}],"accessed":{"date-parts":[["2022",2,5]]},"issued":{"date-parts":[["2018",10,26]]}}}],"schema":"https://github.com/citation-style-language/schema/raw/master/csl-citation.json"} </w:instrText>
      </w:r>
      <w:r w:rsidRPr="0074169B">
        <w:rPr>
          <w:sz w:val="24"/>
          <w:szCs w:val="24"/>
        </w:rPr>
        <w:fldChar w:fldCharType="separate"/>
      </w:r>
      <w:r w:rsidR="00F3027C" w:rsidRPr="0074169B">
        <w:rPr>
          <w:sz w:val="24"/>
          <w:szCs w:val="24"/>
          <w:vertAlign w:val="superscript"/>
        </w:rPr>
        <w:t>10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is more common. One small study, saw </w:t>
      </w:r>
      <w:r w:rsidRPr="0074169B">
        <w:rPr>
          <w:rFonts w:ascii="Times New Roman" w:eastAsia="Times New Roman" w:hAnsi="Times New Roman" w:cs="Times New Roman"/>
          <w:sz w:val="24"/>
          <w:szCs w:val="24"/>
        </w:rPr>
        <w:t xml:space="preserve">that about 52% of mothers felt preoccupied with thoughts of food or weight, 44% experienced binge eating, and 30% felt out of control of their eating and weight </w:t>
      </w:r>
      <w:r w:rsidRPr="0074169B">
        <w:rPr>
          <w:sz w:val="24"/>
          <w:szCs w:val="24"/>
        </w:rPr>
        <w:fldChar w:fldCharType="begin"/>
      </w:r>
      <w:r w:rsidR="00F3027C" w:rsidRPr="0074169B">
        <w:rPr>
          <w:sz w:val="24"/>
          <w:szCs w:val="24"/>
        </w:rPr>
        <w:instrText xml:space="preserve"> ADDIN ZOTERO_ITEM CSL_CITATION {"citationID":"Q5dxMiI5","properties":{"formattedCitation":"\\super 11\\nosupersub{}","plainCitation":"11","noteIndex":0},"citationItems":[{"id":681,"uris":["http://zotero.org/users/5988853/items/4XSPD9B6"],"itemData":{"id":681,"type":"article-journal","abstract":"The eating behavior and attitudes to body weight of 100 healthy women were studied 3 days after the birth of their first child. During pregnancy women 'watch their weight' and use a range of methods of weight control which include cigarette smoking and inducing vomiting. During pregnancy 41 women reported weight control problems and 20 women considered their weight and eating problems to be greater than at any previous time. Picking was the most common unwanted behavior. Binge eating was experienced by 44 women, nine of whom reported it to be a 'severe' problem. Although women were ambivalent about being weighed at each antenatal visit, 81 recommended weighing once each month. The women held differing opinions on the effects of breastfeeding on body weight and on the need for nutritional supplements during pregnancy. Women reporting 'disordered eating' were more likely to have antenatal complications and give birth to low birthweight babies. The results suggest good obstetric care should include a history of the woman's eating behavior and body weight.","container-title":"Journal of Psychosomatic Obstetrics and Gynaecology","DOI":"10.3109/01674829409025645","ISSN":"0167-482X","issue":"4","journalAbbreviation":"J Psychosom Obstet Gynaecol","language":"eng","note":"PMID: 7881504","page":"189-195","source":"PubMed","title":"Attitudes to body weight, weight gain and eating behavior in pregnancy","volume":"15","author":[{"family":"Abraham","given":"S."},{"family":"King","given":"W."},{"family":"Llewellyn-Jones","given":"D."}],"issued":{"date-parts":[["1994",12]]}}}],"schema":"https://github.com/citation-style-language/schema/raw/master/csl-citation.json"} </w:instrText>
      </w:r>
      <w:r w:rsidRPr="0074169B">
        <w:rPr>
          <w:sz w:val="24"/>
          <w:szCs w:val="24"/>
        </w:rPr>
        <w:fldChar w:fldCharType="separate"/>
      </w:r>
      <w:r w:rsidR="00F3027C" w:rsidRPr="0074169B">
        <w:rPr>
          <w:sz w:val="24"/>
          <w:szCs w:val="24"/>
          <w:vertAlign w:val="superscript"/>
        </w:rPr>
        <w:t>11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Another study found that 52% of pregnant people were dissatisfied</w:t>
      </w:r>
      <w:r w:rsidRPr="0074169B">
        <w:rPr>
          <w:rFonts w:ascii="Times New Roman" w:eastAsia="Times New Roman" w:hAnsi="Times New Roman" w:cs="Times New Roman"/>
          <w:sz w:val="24"/>
          <w:szCs w:val="24"/>
        </w:rPr>
        <w:t xml:space="preserve"> with their bodies </w:t>
      </w:r>
      <w:r w:rsidRPr="0074169B">
        <w:rPr>
          <w:sz w:val="24"/>
          <w:szCs w:val="24"/>
        </w:rPr>
        <w:fldChar w:fldCharType="begin"/>
      </w:r>
      <w:r w:rsidR="00F3027C" w:rsidRPr="0074169B">
        <w:rPr>
          <w:sz w:val="24"/>
          <w:szCs w:val="24"/>
        </w:rPr>
        <w:instrText xml:space="preserve"> ADDIN ZOTERO_ITEM CSL_CITATION {"citationID":"sAwvOqvw","properties":{"formattedCitation":"\\super 12\\nosupersub{}","plainCitation":"12","noteIndex":0},"citationItems":[{"id":880,"uris":["http://zotero.org/users/5988853/items/TCTKG839"],"itemData":{"id":880,"type":"article-journal","abstract":"The normal physical changes associated with pregnancy may increase the risk of body dissatisfaction, which is associated with negative mental health outcomes including depression and disordered eating. The purpose of this study was to explore body image and eating concerns among a sample of participants in pregnancy and postpartum and to assess interest and suggestions for a relevant intervention. This was a cross-sectional survey study requiring 10-15 min to complete. Individuals were eligible to participate in the study if they were pregnant or within 1 year postpartum, between the ages of 18 and 45, able to read and write in English, and provided online informed consent. The survey included measures and open-text questions to explore body image, eating behaviors, and related concerns in the perinatal period and to inform the development of an intervention. There were 161 participants, and over 50% were dissatisfied with their body image; 52% were among pregnant participants and 56.2% of postpartum participants. Approximately 80% reported that they would have appreciated the opportunity to participate in a program focused on body acceptance or expectations of body changes in pregnancy and postpartum. We identified intervention preferences as well as commonly reported themes regarding experiences of body image and eating concerns in pregnancy and postpartum. Body dissatisfaction and eating concerns are prevalent issues in pregnancy and postpartum, and our findings underscore an opportunity to tailor an intervention relevant to body image and disordered eating for the perinatal population.","container-title":"Archives of Women's Mental Health","DOI":"10.1007/s00737-022-01236-6","ISSN":"1435-1102","issue":"4","journalAbbreviation":"Arch Womens Ment Health","language":"eng","note":"PMID: 35524142","page":"739-751","source":"PubMed","title":"Body dissatisfaction and disordered eating in the perinatal period: an underrecognized high-risk timeframe and the opportunity to intervene","title-short":"Body dissatisfaction and disordered eating in the perinatal period","volume":"25","author":[{"family":"Vanderkruik","given":"Rachel"},{"family":"Ellison","given":"Kalin"},{"family":"Kanamori","given":"Margaux"},{"family":"Freeman","given":"Marlene P."},{"family":"Cohen","given":"Lee S."},{"family":"Stice","given":"Eric"}],"issued":{"date-parts":[["2022",8]]}}}],"schema":"https://github.com/citation-style-language/schema/raw/master/csl-citation.json"}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12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Additionall</w:t>
      </w:r>
      <w:r w:rsidRPr="0074169B">
        <w:rPr>
          <w:rFonts w:ascii="Times New Roman" w:eastAsia="Times New Roman" w:hAnsi="Times New Roman" w:cs="Times New Roman"/>
          <w:sz w:val="24"/>
          <w:szCs w:val="24"/>
        </w:rPr>
        <w:t xml:space="preserve">y, 27.8% of pregnant people who completed an eating disorder questionnaire retrospectively had a typical clinical or elevated subclinical score on one or more of the eating disorder subscales, where body dissatisfaction was most prevalent </w:t>
      </w:r>
      <w:r w:rsidRPr="0074169B">
        <w:rPr>
          <w:sz w:val="24"/>
          <w:szCs w:val="24"/>
        </w:rPr>
        <w:fldChar w:fldCharType="begin"/>
      </w:r>
      <w:r w:rsidR="00F3027C" w:rsidRPr="0074169B">
        <w:rPr>
          <w:sz w:val="24"/>
          <w:szCs w:val="24"/>
        </w:rPr>
        <w:instrText xml:space="preserve"> ADDIN ZOTERO_ITEM CSL_CITATION {"citationID":"0FpgOmgx","properties":{"formattedCitation":"\\super 13\\nosupersub{}","plainCitation":"13","noteIndex":0},"citationItems":[{"id":683,"uris":["http://zotero.org/users/5988853/items/G4CLIV65"],"itemData":{"id":683,"type":"article-journal","abstract":"INTRODUCTION: The aims of this pilot study were to determine the feasibility of conducting a large-scale study exploring the extent to which self-report psychological and behavioral traits associated with eating disorders occur during pregnancy, to test the design, and to gather preliminary data on the magnitude of the problem. Although eating disorders are estimated to affect 5.9% of women of childbearing age, little is known about pregnancy in women who have an undocumented history of disordered eating behavior in the United States. Understanding and identifying eating disorders is important because optimal maternal nutrition contributes to favorable pregnancy and neonatal outcomes.\nMETHODS: In our study using a retrospective descriptive design, a convenience sample of 54 postpartum women aged 19 to 43 years voluntarily completed a demographic questionnaire and the Eating Disorder Inventory-3 (EDI-3) before discharge from the hospital. Medical records were reviewed for documented eating disorders.\nRESULTS: Fifteen women (27.8%) had scores on the EDI-3 indicating that they had psychological and behavioral traits associated with eating disorders. One (1.85%) of the 54 participants' medical records listed a history of an eating disorder.\nDISCUSSION: Exploration of self-report symptoms associated with eating disorders during pregnancy warrants further investigation. Health professionals providing care to pregnant women should assess all clients for eating disorders throughout pregnancy and the postpartum period, regardless of history.","container-title":"Journal of Midwifery &amp; Women's Health","DOI":"10.1111/j.1542-2011.2011.00089.x","ISSN":"1542-2011","issue":"1","journalAbbreviation":"J Midwifery Womens Health","language":"eng","note":"PMID: 22251914","page":"61-66","source":"PubMed","title":"Psychological and behavioral traits associated with eating disorders and pregnancy: a pilot study","title-short":"Psychological and behavioral traits associated with eating disorders and pregnancy","volume":"57","author":[{"family":"Broussard","given":"Brenda"}],"issued":{"date-parts":[["2012",2]]}}}],"schema":"https://github.com/citation-style-language/schema/raw/master/csl-citation.json"} </w:instrText>
      </w:r>
      <w:r w:rsidRPr="0074169B">
        <w:rPr>
          <w:sz w:val="24"/>
          <w:szCs w:val="24"/>
        </w:rPr>
        <w:fldChar w:fldCharType="separate"/>
      </w:r>
      <w:r w:rsidR="00F3027C" w:rsidRPr="0074169B">
        <w:rPr>
          <w:sz w:val="24"/>
          <w:szCs w:val="24"/>
          <w:vertAlign w:val="superscript"/>
        </w:rPr>
        <w:t>13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Although the prevalence of a full syndrome eating dis</w:t>
      </w:r>
      <w:r w:rsidRPr="0074169B">
        <w:rPr>
          <w:rFonts w:ascii="Times New Roman" w:eastAsia="Times New Roman" w:hAnsi="Times New Roman" w:cs="Times New Roman"/>
          <w:sz w:val="24"/>
          <w:szCs w:val="24"/>
        </w:rPr>
        <w:t>order is less common during pregnancy, disordered eating behaviors and tendencies seem to exist within the context of pregnancy.</w:t>
      </w:r>
    </w:p>
    <w:p w14:paraId="21BA23D8" w14:textId="5B469532"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Both eating disorders (ED) and disordered eating (DE) are implicated in negative health outcomes for pregnant individuals and t</w:t>
      </w:r>
      <w:r w:rsidRPr="0074169B">
        <w:rPr>
          <w:rFonts w:ascii="Times New Roman" w:eastAsia="Times New Roman" w:hAnsi="Times New Roman" w:cs="Times New Roman"/>
          <w:sz w:val="24"/>
          <w:szCs w:val="24"/>
        </w:rPr>
        <w:t xml:space="preserve">heir children. A recent systematic review found that 1 out of 20 pregnant individuals are at risk for an ED during pregnancy, where 40% were concerned about their weight during pregnancy </w:t>
      </w:r>
      <w:r w:rsidRPr="0074169B">
        <w:rPr>
          <w:sz w:val="24"/>
          <w:szCs w:val="24"/>
        </w:rPr>
        <w:fldChar w:fldCharType="begin"/>
      </w:r>
      <w:r w:rsidR="00F3027C" w:rsidRPr="0074169B">
        <w:rPr>
          <w:sz w:val="24"/>
          <w:szCs w:val="24"/>
        </w:rPr>
        <w:instrText xml:space="preserve"> ADDIN ZOTERO_ITEM CSL_CITATION {"citationID":"hPw1fXGr","properties":{"formattedCitation":"\\super 14\\nosupersub{}","plainCitation":"14","noteIndex":0},"citationItems":[{"id":913,"uris":["http://zotero.org/users/5988853/items/G3P6X6XG"],"itemData":{"id":913,"type":"article-journal","abstract":"Background: Pregnancy is a stage associated with various biopsychosocial changes. These changes, along with concerns about keeping an adequate weight, can modulate an individual's risk for psychological disorders, especially eating disorders (EDs). The aim of this review was to investigate the prevalence, associated risks, and consequences of eating disorders in pregnancy and in breastfeeding mothers. Materials and Methods: A systematic review was carried out following the PRISMA guidelines in the scientific databases: PubMed, Web of Science, Scopus, and PsycINFO. Search terms related to EDs, pregnancy, and breastfeeding were used. The evaluation of the methodological quality of the studies was carried out using different scales; CASP (Checklist for Cohort Study), NICE (Methodology Checklist for Cohort Study), ARHQ (Methodology Checklist for Cross-Sectional), and NOS (Newcastle-Ottawa Scale for Cohort). Results: From 2920 studies, 16 were selected to study EDs in pregnant women and 2 studies in nursing mothers. Most of the studies used questionnaires and scales as tools for the diagnosis of EDs. Binge eating, anxiety, and depression were the most common comorbidities of EDs, accompanied in most cases by excessive concern about weight gain. The consequences of EDs are diverse. The prevalence of EDs in this population is estimated to be 1 out of 20. Conclusions: Eating disorders are related to anxiety and depression and have negative consequences for both mothers and fetuses (cesarean, miscarriages, premature births). More research on the field to determine the risk factors for EDs in the population of pregnant and lactating women is needed.","container-title":"Medicina (Kaunas, Lithuania)","DOI":"10.3390/medicina56070352","ISSN":"1648-9144","issue":"7","journalAbbreviation":"Medicina (Kaunas)","language":"eng","note":"PMID: 32679923\nPMCID: PMC7404459","page":"352","source":"PubMed","title":"Eating Disorders in Pregnant and Breastfeeding Women: A Systematic Review","title-short":"Eating Disorders in Pregnant and Breastfeeding Women","volume":"56","author":[{"family":"Martínez-Olcina","given":"María"},{"family":"Rubio-Arias","given":"Jacobo A."},{"family":"Reche-García","given":"Cristina"},{"family":"Leyva-Vela","given":"Belén"},{"family":"Hernández-García","given":"María"},{"family":"Hernández-Morante","given":"Juan José"},{"family":"Martínez-Rodríguez","given":"Alejandro"}],"issued":{"date-parts":[["2020",7,15]]}}}],"schema":"https://github.com/citation-style-language/schema/raw/master/csl-citation.json"} </w:instrText>
      </w:r>
      <w:r w:rsidRPr="0074169B">
        <w:rPr>
          <w:sz w:val="24"/>
          <w:szCs w:val="24"/>
        </w:rPr>
        <w:fldChar w:fldCharType="separate"/>
      </w:r>
      <w:r w:rsidR="00F3027C" w:rsidRPr="0074169B">
        <w:rPr>
          <w:sz w:val="24"/>
          <w:szCs w:val="24"/>
          <w:vertAlign w:val="superscript"/>
        </w:rPr>
        <w:t>14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Among individuals who did not </w:t>
      </w:r>
      <w:r w:rsidRPr="0074169B">
        <w:rPr>
          <w:rFonts w:ascii="Times New Roman" w:eastAsia="Times New Roman" w:hAnsi="Times New Roman" w:cs="Times New Roman"/>
          <w:sz w:val="24"/>
          <w:szCs w:val="24"/>
        </w:rPr>
        <w:t xml:space="preserve">have a diagnosed eating disorder, worry over gestational weight gain was associated with greater GWG, greater child birth weight, greater likelihood for LGA infants and smaller likelihood for SGA infants </w:t>
      </w:r>
      <w:r w:rsidRPr="0074169B">
        <w:rPr>
          <w:sz w:val="24"/>
          <w:szCs w:val="24"/>
        </w:rPr>
        <w:fldChar w:fldCharType="begin"/>
      </w:r>
      <w:r w:rsidR="00F3027C" w:rsidRPr="0074169B">
        <w:rPr>
          <w:sz w:val="24"/>
          <w:szCs w:val="24"/>
        </w:rPr>
        <w:instrText xml:space="preserve"> ADDIN ZOTERO_ITEM CSL_CITATION {"citationID":"yzi48RxF","properties":{"formattedCitation":"\\super 15\\nosupersub{}","plainCitation":"15","noteIndex":0},"citationItems":[{"id":698,"uris":["http://zotero.org/users/5988853/items/54UDZ925"],"itemData":{"id":698,"type":"article-journal","abstract":"OBJECTIVE: To explore attitudes toward weight gain during pregnancy in women with and without eating disorders and across eating disorder subtypes, and to examine associations among weight-gain attitudes and actual gestational weight gain, infant birth weight, and infant size-for-gestational-age.\nMETHOD: Pregnant women (35,929) enrolled in the prospective population-based Norwegian mother and child cohort study (MoBa) provided information at approximately week 18 of gestation regarding eating disorders and weight gain attitudes. We explored these variables in women with anorexia nervosa, bulimia nervosa, eating disorder not otherwise specified, purging type, and binge eating disorder (BED).\nRESULTS: The presence of an eating disorderly was associated with greater worry over gestational weight gain. In women without eating disorders, greater worry was associated with higher gestational weight gain, higher infant weights, greater likelihood of a large-for-gestational-age infant, and reduced likelihood of a small-for-gestational-age infant. Women with BED who reported greater worry also experienced higher weight gains during pregnancy.\nDISCUSSION: Women with eating disorders tend to experience weight-gain-related worry during pregnancy. Early worry about gestational weight-gain may be a harbinger of high gestational gain.","container-title":"The International Journal of Eating Disorders","DOI":"10.1002/eat.20632","ISSN":"1098-108X","issue":"5","journalAbbreviation":"Int J Eat Disord","language":"eng","note":"PMID: 19115369\nPMCID: PMC2696571","page":"394-401","source":"PubMed","title":"Attitudes toward weight gain during pregnancy: results from the Norwegian mother and child cohort study (MoBa)","title-short":"Attitudes toward weight gain during pregnancy","volume":"42","author":[{"family":"Swann","given":"Rebecca A."},{"family":"Von Holle","given":"Ann"},{"family":"Torgersen","given":"Leila"},{"family":"Gendall","given":"Kelly"},{"family":"Reichborn-Kjennerud","given":"Ted"},{"family":"Bulik","given":"Cynthia M."}],"issued":{"date-parts":[["2009",7]]}}}],"schema":"https://github.com/citation-style-language/schema/raw/master/csl-citation.json"} </w:instrText>
      </w:r>
      <w:r w:rsidRPr="0074169B">
        <w:rPr>
          <w:sz w:val="24"/>
          <w:szCs w:val="24"/>
        </w:rPr>
        <w:fldChar w:fldCharType="separate"/>
      </w:r>
      <w:r w:rsidR="00F3027C" w:rsidRPr="0074169B">
        <w:rPr>
          <w:sz w:val="24"/>
          <w:szCs w:val="24"/>
          <w:vertAlign w:val="superscript"/>
        </w:rPr>
        <w:t>15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Because the type of eating disorder that an individual may have affects the outcomes associated with the disorder, many studi</w:t>
      </w:r>
      <w:r w:rsidRPr="0074169B">
        <w:rPr>
          <w:rFonts w:ascii="Times New Roman" w:eastAsia="Times New Roman" w:hAnsi="Times New Roman" w:cs="Times New Roman"/>
          <w:sz w:val="24"/>
          <w:szCs w:val="24"/>
        </w:rPr>
        <w:t xml:space="preserve">es have found differing negative health consequences. Children born to individuals with bulimia nervosa (BN) and eating disorders not otherwise specified (EDNOS) postpartum were smaller, both in terms of weight for length and weight for age, and </w:t>
      </w:r>
      <w:r w:rsidRPr="0074169B">
        <w:rPr>
          <w:rFonts w:ascii="Times New Roman" w:eastAsia="Times New Roman" w:hAnsi="Times New Roman" w:cs="Times New Roman"/>
          <w:sz w:val="24"/>
          <w:szCs w:val="24"/>
        </w:rPr>
        <w:lastRenderedPageBreak/>
        <w:t>are more h</w:t>
      </w:r>
      <w:r w:rsidRPr="0074169B">
        <w:rPr>
          <w:rFonts w:ascii="Times New Roman" w:eastAsia="Times New Roman" w:hAnsi="Times New Roman" w:cs="Times New Roman"/>
          <w:sz w:val="24"/>
          <w:szCs w:val="24"/>
        </w:rPr>
        <w:t xml:space="preserve">ighly sensitive to their children’s shape </w:t>
      </w:r>
      <w:r w:rsidRPr="0074169B">
        <w:rPr>
          <w:sz w:val="24"/>
          <w:szCs w:val="24"/>
        </w:rPr>
        <w:fldChar w:fldCharType="begin"/>
      </w:r>
      <w:r w:rsidR="00F3027C" w:rsidRPr="0074169B">
        <w:rPr>
          <w:sz w:val="24"/>
          <w:szCs w:val="24"/>
        </w:rPr>
        <w:instrText xml:space="preserve"> ADDIN ZOTERO_ITEM CSL_CITATION {"citationID":"j22dVl0j","properties":{"formattedCitation":"\\super 16\\nosupersub{}","plainCitation":"16","noteIndex":0},"citationItems":[{"id":703,"uris":["http://zotero.org/users/5988853/items/LD7DAHIF"],"itemData":{"id":703,"type":"article-journal","abstract":"There is evidence of growth faltering in infants of mothers with eating disorders. The aim of the current study was to examine whether this is a specific relationship. Thus, the infants of mothers with eating disorders were compared with infants of mothers with post-natal depression and a large comparison group. This study also aimed to explore possible mechanisms whereby growth disturbance comes about. It was found that the infants of mothers with eating disorders were smaller, both in terms of weight for length and weight for age, than either comparison group infants or infants of mothers with post-natal depression. There was little evidence, however, that mothers with eating disorders preferred smaller children or were dissatisfied with their children's shape or that they misperceived their children's size. On the contrary these mothers seemed highly sensitive to their children's shape and, compared with the other two groups, were more likely to judge their children's size accurately. None of these maternal measures significantly predicted the child's growth. The mechanism whereby growth disturbance arises in the context of eating disorders does not appear to be by means of a direct extension of the maternal psychopathology to the infant.","container-title":"Psychological Medicine","DOI":"10.1017/s0033291700035649","ISSN":"0033-2917","issue":"3","journalAbbreviation":"Psychol Med","language":"eng","note":"PMID: 8733215","page":"569-574","source":"PubMed","title":"Infant growth in the context of maternal eating disorders and maternal depression: a comparative study","title-short":"Infant growth in the context of maternal eating disorders and maternal depression","volume":"26","author":[{"family":"Stein","given":"A."},{"family":"Murray","given":"L."},{"family":"Cooper","given":"P."},{"family":"Fairburn","given":"C. G."}],"issued":{"date-parts":[["1996",5]]}}}],"schema":"https://github.com/citation-style-language/schema/raw/master/csl-citation.json"} </w:instrText>
      </w:r>
      <w:r w:rsidRPr="0074169B">
        <w:rPr>
          <w:sz w:val="24"/>
          <w:szCs w:val="24"/>
        </w:rPr>
        <w:fldChar w:fldCharType="separate"/>
      </w:r>
      <w:r w:rsidR="00F3027C" w:rsidRPr="0074169B">
        <w:rPr>
          <w:sz w:val="24"/>
          <w:szCs w:val="24"/>
          <w:vertAlign w:val="superscript"/>
        </w:rPr>
        <w:t>16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where studies looking at individuals with anorexia nervosa (AN) found their children had small birth length and individuals with binge eating disorder (BED) had an increased risk of LGA infant</w:t>
      </w:r>
      <w:r w:rsidR="00D63D18">
        <w:rPr>
          <w:rFonts w:ascii="Times New Roman" w:eastAsia="Times New Roman" w:hAnsi="Times New Roman" w:cs="Times New Roman"/>
          <w:sz w:val="24"/>
          <w:szCs w:val="24"/>
        </w:rPr>
        <w:t>s</w:t>
      </w:r>
      <w:r w:rsidRPr="0074169B">
        <w:rPr>
          <w:rFonts w:ascii="Times New Roman" w:eastAsia="Times New Roman" w:hAnsi="Times New Roman" w:cs="Times New Roman"/>
          <w:sz w:val="24"/>
          <w:szCs w:val="24"/>
        </w:rPr>
        <w:t xml:space="preserve"> </w:t>
      </w:r>
      <w:r w:rsidRPr="0074169B">
        <w:rPr>
          <w:sz w:val="24"/>
          <w:szCs w:val="24"/>
        </w:rPr>
        <w:fldChar w:fldCharType="begin"/>
      </w:r>
      <w:r w:rsidR="00F3027C" w:rsidRPr="0074169B">
        <w:rPr>
          <w:sz w:val="24"/>
          <w:szCs w:val="24"/>
        </w:rPr>
        <w:instrText xml:space="preserve"> ADDIN ZOTERO_ITEM CSL_CITATION {"citationID":"4aQ33SNY","properties":{"formattedCitation":"\\super 17\\nosupersub{}","plainCitation":"17","noteIndex":0},"citationItems":[{"id":900,"uris":["http://zotero.org/users/5988853/items/Q224KEAC"],"itemData":{"id":900,"type":"article-journal","abstract":"Previous studies of the relationship between maternal eating disorders and adverse perinatal outcomes have failed to control for familial transmission of perinatal phenotypes, which may confound the reported association. In a unique design afforded by the Norwegian Mother and Child Cohort Study and Medical Birth Registry of Norway, we linked three generations through birth register records and maternal-reported survey data to investigate whether maternal eating disorders increase risk after parsing out the contribution of familial transmission of perinatal phenotypes. The samples were 70,881 pregnancies in grandmother-mother-child triads for analyses concerning eating disorder exposure during pregnancy and 52,348 for analyses concerning lifetime maternal eating disorder exposure. As hypothesized, eating disorders predicted a higher incidence of perinatal complications even after adjusting for grandmaternal perinatal phenotypes. For example, anorexia nervosa immediately prior to pregnancy was associated with smaller birth length (relative risk = 1.62; 95% CI [1.20, 2.14]), bulimia nervosa with induced labor (relative risk = 1.21; 95% CI [1.07, 1.36]), and binge-eating disorder with several delivery complications, larger birth length (relative risk = 1.25; 95% CI [1.17, 1.34]), and large-for-gestational-age (relative risk = 1.04; 95% CI [1.01, 1.06]). Maternal pregravid body mass index and gestational weight mediated most associations. Our results support that exposure to eating disorders increases the risk for negative health outcomes in pregnant women and their babies. (PsycINFO Database Record","container-title":"Journal of Abnormal Psychology","DOI":"10.1037/abn0000241","ISSN":"1939-1846","issue":"5","journalAbbreviation":"J Abnorm Psychol","language":"eng","note":"PMID: 28691845\nPMCID: PMC5505270","page":"552-564","source":"PubMed","title":"Maternal eating disorders and perinatal outcomes: A three-generation study in the Norwegian Mother and Child Cohort Study","title-short":"Maternal eating disorders and perinatal outcomes","volume":"126","author":[{"family":"Watson","given":"Hunna J."},{"family":"Zerwas","given":"Stephanie"},{"family":"Torgersen","given":"Leila"},{"family":"Gustavson","given":"Kristin"},{"family":"Diemer","given":"Elizabeth W."},{"family":"Knudsen","given":"Gun Peggy"},{"family":"Reichborn-Kjennerud","given":"Ted"},{"family":"Bulik","given":"Cynthia M."}],"issued":{"date-parts":[["2017",7]]}}}],"schema":"https://github.com/citation-style-language/schema/raw/master/csl-citation.json"} </w:instrText>
      </w:r>
      <w:r w:rsidRPr="0074169B">
        <w:rPr>
          <w:sz w:val="24"/>
          <w:szCs w:val="24"/>
        </w:rPr>
        <w:fldChar w:fldCharType="separate"/>
      </w:r>
      <w:r w:rsidR="00F3027C" w:rsidRPr="0074169B">
        <w:rPr>
          <w:sz w:val="24"/>
          <w:szCs w:val="24"/>
          <w:vertAlign w:val="superscript"/>
        </w:rPr>
        <w:t>17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When examining specific eating disorder pathologies, pregnant people with frequent </w:t>
      </w:r>
      <w:r w:rsidR="00644F84">
        <w:rPr>
          <w:rFonts w:ascii="Times New Roman" w:eastAsia="Times New Roman" w:hAnsi="Times New Roman" w:cs="Times New Roman"/>
          <w:sz w:val="24"/>
          <w:szCs w:val="24"/>
        </w:rPr>
        <w:t>loss of control eating (</w:t>
      </w:r>
      <w:r w:rsidRPr="0074169B">
        <w:rPr>
          <w:rFonts w:ascii="Times New Roman" w:eastAsia="Times New Roman" w:hAnsi="Times New Roman" w:cs="Times New Roman"/>
          <w:sz w:val="24"/>
          <w:szCs w:val="24"/>
        </w:rPr>
        <w:t>LOC</w:t>
      </w:r>
      <w:r w:rsidR="00644F84">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had higher GWG compared to pregnant people with no LOC eating </w:t>
      </w:r>
      <w:r w:rsidRPr="0074169B">
        <w:rPr>
          <w:sz w:val="24"/>
          <w:szCs w:val="24"/>
        </w:rPr>
        <w:fldChar w:fldCharType="begin"/>
      </w:r>
      <w:r w:rsidR="00F3027C" w:rsidRPr="0074169B">
        <w:rPr>
          <w:sz w:val="24"/>
          <w:szCs w:val="24"/>
        </w:rPr>
        <w:instrText xml:space="preserve"> ADDIN ZOTERO_ITEM CSL_CITATION {"citationID":"FwI4Ibx7","properties":{"formattedCitation":"\\super 18\\nosupersub{}","plainCitation":"18","noteIndex":0},"citationItems":[{"id":689,"uris":["http://zotero.org/users/5988853/items/Q9TSSJXL"],"itemData":{"id":689,"type":"article-journal","abstract":"Background: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E."},{"family":"Treasure","given":"Janet"}],"issued":{"date-parts":[["2018",7,1]]}}}],"schema":"https://github.com/citation-style-language/schema/raw/master/csl-citation.json"} </w:instrText>
      </w:r>
      <w:r w:rsidRPr="0074169B">
        <w:rPr>
          <w:sz w:val="24"/>
          <w:szCs w:val="24"/>
        </w:rPr>
        <w:fldChar w:fldCharType="separate"/>
      </w:r>
      <w:r w:rsidR="00F3027C" w:rsidRPr="0074169B">
        <w:rPr>
          <w:sz w:val="24"/>
          <w:szCs w:val="24"/>
          <w:vertAlign w:val="superscript"/>
        </w:rPr>
        <w:t>18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In fact, pregnant people who had frequent LOC e</w:t>
      </w:r>
      <w:r w:rsidR="00644F84">
        <w:rPr>
          <w:rFonts w:ascii="Times New Roman" w:eastAsia="Times New Roman" w:hAnsi="Times New Roman" w:cs="Times New Roman"/>
          <w:sz w:val="24"/>
          <w:szCs w:val="24"/>
        </w:rPr>
        <w:t>ating</w:t>
      </w:r>
      <w:r w:rsidRPr="0074169B">
        <w:rPr>
          <w:rFonts w:ascii="Times New Roman" w:eastAsia="Times New Roman" w:hAnsi="Times New Roman" w:cs="Times New Roman"/>
          <w:sz w:val="24"/>
          <w:szCs w:val="24"/>
        </w:rPr>
        <w:t xml:space="preserve"> had a 3-fold increased odds of gaining more weight than the </w:t>
      </w:r>
      <w:r w:rsidR="001F41C3">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w:t>
      </w:r>
      <w:r w:rsidRPr="0074169B">
        <w:rPr>
          <w:rFonts w:ascii="Times New Roman" w:eastAsia="Times New Roman" w:hAnsi="Times New Roman" w:cs="Times New Roman"/>
          <w:sz w:val="24"/>
          <w:szCs w:val="24"/>
        </w:rPr>
        <w:t xml:space="preserve">nes </w:t>
      </w:r>
      <w:r w:rsidRPr="0074169B">
        <w:rPr>
          <w:sz w:val="24"/>
          <w:szCs w:val="24"/>
        </w:rPr>
        <w:fldChar w:fldCharType="begin"/>
      </w:r>
      <w:r w:rsidR="00F3027C" w:rsidRPr="0074169B">
        <w:rPr>
          <w:sz w:val="24"/>
          <w:szCs w:val="24"/>
        </w:rPr>
        <w:instrText xml:space="preserve"> ADDIN ZOTERO_ITEM CSL_CITATION {"citationID":"xbHRSYf3","properties":{"formattedCitation":"\\super 18\\nosupersub{}","plainCitation":"18","noteIndex":0},"citationItems":[{"id":689,"uris":["http://zotero.org/users/5988853/items/Q9TSSJXL"],"itemData":{"id":689,"type":"article-journal","abstract":"Background: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E."},{"family":"Treasure","given":"Janet"}],"issued":{"date-parts":[["2018",7,1]]}}}],"schema":"https://github.com/citation-style-language/schema/raw/master/csl-citation.json"} </w:instrText>
      </w:r>
      <w:r w:rsidRPr="0074169B">
        <w:rPr>
          <w:sz w:val="24"/>
          <w:szCs w:val="24"/>
        </w:rPr>
        <w:fldChar w:fldCharType="separate"/>
      </w:r>
      <w:r w:rsidR="00F3027C" w:rsidRPr="0074169B">
        <w:rPr>
          <w:sz w:val="24"/>
          <w:szCs w:val="24"/>
          <w:vertAlign w:val="superscript"/>
        </w:rPr>
        <w:t>18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b/>
          <w:sz w:val="24"/>
          <w:szCs w:val="24"/>
        </w:rPr>
        <w:t xml:space="preserve">. </w:t>
      </w:r>
      <w:r w:rsidRPr="0074169B">
        <w:rPr>
          <w:rFonts w:ascii="Times New Roman" w:eastAsia="Times New Roman" w:hAnsi="Times New Roman" w:cs="Times New Roman"/>
          <w:sz w:val="24"/>
          <w:szCs w:val="24"/>
        </w:rPr>
        <w:t xml:space="preserve">Other eating disorder pathologies, like body image, self-efficacy, attitudes toward weight gain, binge eating and dietary restraint </w:t>
      </w:r>
      <w:r w:rsidR="001F41C3">
        <w:rPr>
          <w:rFonts w:ascii="Times New Roman" w:eastAsia="Times New Roman" w:hAnsi="Times New Roman" w:cs="Times New Roman"/>
          <w:sz w:val="24"/>
          <w:szCs w:val="24"/>
        </w:rPr>
        <w:t>have been shown to be</w:t>
      </w:r>
      <w:r w:rsidRPr="0074169B">
        <w:rPr>
          <w:rFonts w:ascii="Times New Roman" w:eastAsia="Times New Roman" w:hAnsi="Times New Roman" w:cs="Times New Roman"/>
          <w:sz w:val="24"/>
          <w:szCs w:val="24"/>
        </w:rPr>
        <w:t xml:space="preserve"> predictors of excessive GWG </w:t>
      </w:r>
      <w:r w:rsidRPr="0074169B">
        <w:rPr>
          <w:sz w:val="24"/>
          <w:szCs w:val="24"/>
        </w:rPr>
        <w:fldChar w:fldCharType="begin"/>
      </w:r>
      <w:r w:rsidR="00F3027C" w:rsidRPr="0074169B">
        <w:rPr>
          <w:sz w:val="24"/>
          <w:szCs w:val="24"/>
        </w:rPr>
        <w:instrText xml:space="preserve"> ADDIN ZOTERO_ITEM CSL_CITATION {"citationID":"begrNpgk","properties":{"formattedCitation":"\\super 19\\uc0\\u8211{}21\\nosupersub{}","plainCitation":"19–21","noteIndex":0},"citationItems":[{"id":692,"uris":["http://zotero.org/users/5988853/items/2WEST7WZ"],"itemData":{"id":692,"type":"article-journal","abstract":"The identification and measurement of psychosocial factors that are specific to pregnancy and relevant to gestational weight gain is a challenging task. Given the general lack of availability of pregnancy-specific psychosocial assessment instruments, the aim of this study was to develop a short-form psychosocial assessment tool for the detection of women at risk of excessive gestational weight gain with research and clinical practice applications. A staged scale reduction analysis of the weight-related behaviours questionnaire was conducted amongst a sample of 159 Australian pregnant women participating in the Women and Their Children's Health (WATCH) pregnancy cohort study. Exploratory factor analysis, univariate logistic regression, and item response theory techniques were used to derive the minimum and most predictive questions for inclusion in the short-form assessment tool. Of the total 49 questionnaire items, 11 items, all 4 body image items, n = 4 attitudes towards weight gain, and n = 3 self-efficacy items, were retained as the strongest predictors of excessive gestational weight gain. These within-scale items were highly correlated, exhibiting high item information function value statistics, and were observed to have high probability (p &lt; 0.05) for excessive gestational weight gain, in the univariate analysis. The short-form questionnaire may assist with the development of tailored health promotion interventions to support women psychologically and physiologically to optimise their pregnancy weight gain. Confirmatory factor analysis is now required.","container-title":"International Journal of Environmental Research and Public Health","DOI":"10.3390/ijerph18189522","ISSN":"1660-4601","issue":"18","journalAbbreviation":"Int J Environ Res Public Health","language":"eng","note":"PMID: 34574447\nPMCID: PMC8472452","page":"9522","source":"PubMed","title":"Translation of the Weight-Related Behaviours Questionnaire into a Short-Form Psychosocial Assessment Tool for the Detection of Women at Risk of Excessive Gestational Weight Gain","volume":"18","author":[{"family":"Fealy","given":"Shanna"},{"family":"Leigh","given":"Lucy"},{"family":"Hazelton","given":"Michael"},{"family":"Attia","given":"John"},{"family":"Foureur","given":"Maralyn"},{"family":"Oldmeadow","given":"Christopher"},{"family":"Collins","given":"Clare E."},{"family":"Smith","given":"Roger"},{"family":"Hure","given":"Alexis J."}],"issued":{"date-parts":[["2021",9,9]]}}},{"id":606,"uris":["http://zotero.org/users/5988853/items/SKC33Z9B"],"itemData":{"id":606,"type":"article-journal","abstract":"OBJECTIVE: One half of women's gestational weight gain (GWG) exceeds the recommended amount. In attempting to prevent this, randomized trials targeting diet and/or exercise have been generally unsuccessful. In response, study of psychological factors has been called for. We aimed to determine the feasibility of a full-scale prospective cohort study examining psychological and other factors affecting GWG and to obtain prospective pilot data.\nMETHODS: We conducted a prospective cohort feasibility study in seven clinics in southwestern Ontario. Women with a singleton pregnancy were recruited between May and September 2013 and subsequently completed a questionnaire. GWG was abstracted from medical records and was categorized as below, within, or above guideline-recommended limits.\nRESULTS: All clinics and 89.7% of women approached (n = 525) agreed to participate, and 514 were eligible for analysis. For the prospective analysis, we included participants enrolled during their first or second trimester (27%), because only 11% were less than 21 weeks' gestation. Planning GWG predicted excess GWG (adjusted RR [aRR] 9.44; 95% CI 2.64 to 33.80), as did binge eating (aRR 6.51; 95% CI 1.03 to 41.18). Dietary restraint was not significantly associated with excess GWG (aRR 2.74; 95% CI 0.67 to 11.22) or inadequate GWG (aRR 3.86; 95% CI 0.82 to 18.11).\nCONCLUSION: This prospective pilot study demonstrated the feasibility of a full-scale study and identified a need for additional strategies to permit recruitment before 21 weeks, such as a longer recruitment period and involvement of more clinics. Previously identified knowledge factors, particularly planned weight gain, were predictive of excess GWG. However, psychological factors identified in this study, especially binge eating (which was found to be independently predictive for the first time) and dietary restraint, are areas requiring further study.","container-title":"Journal of obstetrics and gynaecology Canada: JOGC = Journal d'obstetrique et gynecologie du Canada: JOGC","DOI":"10.1016/s1701-2163(15)30226-7","ISSN":"1701-2163","issue":"6","journalAbbreviation":"J Obstet Gynaecol Can","language":"eng","note":"PMID: 26334602","page":"494-507","source":"PubMed","title":"Binge Eating Predicts Excess Gestational Weight Gain: A Pilot Prospective Cohort Study","title-short":"Binge Eating Predicts Excess Gestational Weight Gain","volume":"37","author":[{"family":"Park","given":"Christina K."},{"family":"Krebs","given":"Lynette"},{"family":"Lutsiv","given":"Olha"},{"family":"Blyderveen","given":"Sherry","non-dropping-particle":"van"},{"family":"Schmidt","given":"Louis A."},{"family":"Beyene","given":"Joseph"},{"family":"McDonald","given":"Sarah D."}],"issued":{"date-parts":[["2015",6]]}}},{"id":695,"uris":["http://zotero.org/users/5988853/items/9PG9NA5F"],"itemData":{"id":695,"type":"article-journal","abstract":"OBJECTIVE: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R."}],"issued":{"date-parts":[["2008",10]]}}}],"schema":"https://github.com/citation-style-language/schema/raw/master/csl-citation.json"} </w:instrText>
      </w:r>
      <w:r w:rsidRPr="0074169B">
        <w:rPr>
          <w:sz w:val="24"/>
          <w:szCs w:val="24"/>
        </w:rPr>
        <w:fldChar w:fldCharType="separate"/>
      </w:r>
      <w:r w:rsidR="00F3027C" w:rsidRPr="0074169B">
        <w:rPr>
          <w:sz w:val="24"/>
          <w:szCs w:val="24"/>
          <w:vertAlign w:val="superscript"/>
        </w:rPr>
        <w:t>19–21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Disordered eating scores have also been shown to increase with an increase in BMI, and as GWG compared to NAM guidelines move from inadequate to excessive GWG </w:t>
      </w:r>
      <w:r w:rsidRPr="0074169B">
        <w:rPr>
          <w:sz w:val="24"/>
          <w:szCs w:val="24"/>
        </w:rPr>
        <w:fldChar w:fldCharType="begin"/>
      </w:r>
      <w:r w:rsidR="00F3027C" w:rsidRPr="0074169B">
        <w:rPr>
          <w:sz w:val="24"/>
          <w:szCs w:val="24"/>
        </w:rPr>
        <w:instrText xml:space="preserve"> ADDIN ZOTERO_ITEM CSL_CITATION {"citationID":"43xKtijV","properties":{"formattedCitation":"\\super 22,23\\nosupersub{}","plainCitation":"22,23","noteIndex":0},"citationItems":[{"id":701,"uris":["http://zotero.org/users/5988853/items/KR986LI5"],"itemData":{"id":701,"type":"article-journal","abstract":"Objective: Previous studies indicated that gestational weight gain-related disorders share many similarities with feeding and eating disorders (EDs).Design: To examine the association of prepregnancy Body Mass Index (BMI), defined according to 2009 Institute of Medicine (IOM), and its shift across gestation with symptoms of feeding and EDs, defined by EDE-Q.Setting: This prospective cohort study took place at the Division of Perinatal Medicine of Policlinico Abano Terme, Italy, from Jannuary 2015 to October 2015.Population and sample: The sample included 655 healthy at term puerperae.Main outcomes measures: We correlated gestational BMI in different women categories to EDE-Q Global score and Restrain, Eating concern, Shape concern, and Weight concern subscales, by Spearman's correlation test.Results: Among 655 women, 59 (9.0%) were categorized as underweight, 463 (70.7%) normal weight, 98 (15.0%) overweight, and 35 (5.3%) as obese in prepregnancy period. At the end of gestation, underweight women category disappeared, normal weight women lightened to one third, overweight women tripled, and obese women doubled. At the same time, EDE-Q global scores increased from normal weight (0.25 ± 0.41), to overweight (0.47 ± 0.58), and to obese (0.72 ± 0.70) puerperae. In addition, EDE-Q global scores were significantly correlated with gestational BMI increase in Global score (rho = 0.326; p &lt; .001) and in the four subscales: Restrain (rho = 0.161; p &lt; .001), Eating concern (rho = 0.193; p &lt; .001), Shape concern (rho = 0.335; p &lt; .001), and Weight concern (rho = 0.365; p &lt; .001), respectively.Conclusions: It was found that the shift of woman BMI across an uncomplicated pregnancy is a warning indicator of unhealthy eating and feeding symptoms.","container-title":"The Journal of Maternal-Fetal &amp; Neonatal Medicine: The Official Journal of the European Association of Perinatal Medicine, the Federation of Asia and Oceania Perinatal Societies, the International Society of Perinatal Obstetricians","DOI":"10.1080/14767058.2018.1494709","ISSN":"1476-4954","issue":"3","journalAbbreviation":"J Matern Fetal Neonatal Med","language":"eng","note":"PMID: 29950130","page":"415-420","source":"PubMed","title":"Prepregnancy Body Mass Index shift across gestation: primary evidence of an association with eating disorders","title-short":"Prepregnancy Body Mass Index shift across gestation","volume":"33","author":[{"family":"Zanardo","given":"Vincenzo"},{"family":"Volpe","given":"Francesca"},{"family":"Giliberti","given":"Lara"},{"family":"Severino","given":"Lorenzo"},{"family":"Soldera","given":"Gino"},{"family":"Giustardi","given":"Arturo"},{"family":"Straface","given":"Gianluca"}],"issued":{"date-parts":[["2020",2]]}}},{"id":556,"uris":["http://zotero.org/users/5988853/items/W6TA3JBW"],"itemData":{"id":556,"type":"article-journal","container-title":"Journal of Obstetrics and Gynaecology","DOI":"10.1080/01443615.2020.1854699","ISSN":"0144-3615, 1364-6893","journalAbbreviation":"Journal of Obstetrics and Gynaecology","language":"en","page":"1-9","source":"DOI.org (Crossref)","title":"Gestational weight gain and eating-related disorders","author":[{"family":"Zanardo","given":"Vincenzo"},{"family":"Cavaliere","given":"Annafranca"},{"family":"Giliberti","given":"Elia"},{"family":"Giliberti","given":"Lara"},{"family":"Manghina","given":"Valeria"},{"family":"Parotto","given":"Matteo"},{"family":"Severino","given":"Lorenzo"},{"family":"Straface","given":"Gianluca"}],"issued":{"date-parts":[["2021",3,5]]}}}],"schema":"https://github.com/citation-style-language/schema/raw/master/csl-citation.json"} </w:instrText>
      </w:r>
      <w:r w:rsidRPr="0074169B">
        <w:rPr>
          <w:sz w:val="24"/>
          <w:szCs w:val="24"/>
        </w:rPr>
        <w:fldChar w:fldCharType="separate"/>
      </w:r>
      <w:r w:rsidR="00F3027C" w:rsidRPr="0074169B">
        <w:rPr>
          <w:sz w:val="24"/>
          <w:szCs w:val="24"/>
          <w:vertAlign w:val="superscript"/>
        </w:rPr>
        <w:t>22,23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Higher eating disorder tendencies during pregnancy are also associated with an increase in disordered eating postpartum </w:t>
      </w:r>
      <w:r w:rsidRPr="0074169B">
        <w:rPr>
          <w:sz w:val="24"/>
          <w:szCs w:val="24"/>
        </w:rPr>
        <w:fldChar w:fldCharType="begin"/>
      </w:r>
      <w:r w:rsidR="00F3027C" w:rsidRPr="0074169B">
        <w:rPr>
          <w:sz w:val="24"/>
          <w:szCs w:val="24"/>
        </w:rPr>
        <w:instrText xml:space="preserve"> ADDIN ZOTERO_ITEM CSL_CITATION {"citationID":"lPyhAzwI","properties":{"formattedCitation":"\\super 24\\nosupersub{}","plainCitation":"24","noteIndex":0},"citationItems":[{"id":911,"uris":["http://zotero.org/users/5988853/items/NEY2MFCB"],"itemData":{"id":911,"type":"article-journal","abstract":"OBJECTIVE: Although eating disorders in pregnancy have been studied extensively, little research attention has been given to disordered eating. The objectives of the present study were to determine the prevalence and levels of disordered eating in the perinatal period, and to identify risk factors and adverse outcomes of disordered eating during pregnancy.\nMETHOD: A prospective longitudinal design with a quantitative approach was adopted. A consecutive sample of 1,470 Chinese pregnant women from hospitals in Hong Kong was assessed using standardized instruments at five time points from the first trimester to 6 months postpartum.\nRESULTS: The levels of disordered eating changed significantly across trimesters. Higher levels of disordered eating in pregnancy were significantly associated with higher levels of disordered eating at 6 weeks and 6 months postpartum, greater anxiety and depressive symptoms, lower 1-min Apgar scores, and abnormal birth weight.\nDISCUSSION: The present study pointed to the need for more research and clinical attention to antenatal disordered eating given that it is associated with anxiety, depression, postpartum disordered eating and obstetric outcomes.","container-title":"The International Journal of Eating Disorders","DOI":"10.1002/eat.23065","ISSN":"1098-108X","issue":"6","journalAbbreviation":"Int J Eat Disord","language":"eng","note":"PMID: 30821851","page":"652-658","source":"PubMed","title":"Course, risk factors, and adverse outcomes of disordered eating in pregnancy","volume":"52","author":[{"family":"Chan","given":"Chui Yi"},{"family":"Lee","given":"Antoinette M."},{"family":"Koh","given":"Yee Woen"},{"family":"Lam","given":"Siu Keung"},{"family":"Lee","given":"Chin Peng"},{"family":"Leung","given":"Kwok Yin"},{"family":"Tang","given":"Catherine So Kum"}],"issued":{"date-parts":[["2019",6]]}}}],"schema":"https://github.com/citation-style-language/schema/raw/master/csl-citation.json"} </w:instrText>
      </w:r>
      <w:r w:rsidRPr="0074169B">
        <w:rPr>
          <w:sz w:val="24"/>
          <w:szCs w:val="24"/>
        </w:rPr>
        <w:fldChar w:fldCharType="separate"/>
      </w:r>
      <w:r w:rsidR="00F3027C" w:rsidRPr="0074169B">
        <w:rPr>
          <w:sz w:val="24"/>
          <w:szCs w:val="24"/>
          <w:vertAlign w:val="superscript"/>
        </w:rPr>
        <w:t>24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Body dissatisfaction, a common eating disorder pathology that occurs postpartum, was also found to be correlated with depression and self-esteem issues </w:t>
      </w:r>
      <w:r w:rsidRPr="0074169B">
        <w:rPr>
          <w:sz w:val="24"/>
          <w:szCs w:val="24"/>
        </w:rPr>
        <w:fldChar w:fldCharType="begin"/>
      </w:r>
      <w:r w:rsidR="00F3027C" w:rsidRPr="0074169B">
        <w:rPr>
          <w:sz w:val="24"/>
          <w:szCs w:val="24"/>
        </w:rPr>
        <w:instrText xml:space="preserve"> ADDIN ZOTERO_ITEM CSL_CITATION {"citationID":"jsNJP5gu","properties":{"formattedCitation":"\\super 25\\nosupersub{}","plainCitation":"25","noteIndex":0},"citationItems":[{"id":685,"uris":["http://zotero.org/users/5988853/items/D5CCM2NS"],"itemData":{"id":685,"type":"article-journal","abstract":"Pregnancy and childbirth result in dramatic changes in a woman's body shape, which can be associated with body image concerns. To date, however, little is known about how sociocultural factors may influence body dissatisfaction in postpartum women. This study aimed to test a sociocultural model of body image and eating concerns among a sample of postpartum women. A sample of N=474 women, mean (SD) age=30.6 (4.8), having given birth during the last year, completed an online survey and reported on sociocultural pressures from media, peers, family and partners, thin-ideal internalization, appearance comparison, body dissatisfaction, and psychological functioning. Structural equation modeling analyses revealed a good fit to the data, χ2 (49)=220.20, p&lt;.001, RMSEA=.086, CFI=.93. Findings suggest that women experience strong sociocultural pressures to attain unrealistic body shapes/sizes during the post-pregnancy period, contributing to their body image concerns.","container-title":"Body Image","DOI":"10.1016/j.bodyim.2017.12.001","ISSN":"1873-6807","journalAbbreviation":"Body Image","language":"eng","note":"PMID: 29258016","page":"44-54","source":"PubMed","title":"Exploring the Tripartite Influence Model of body dissatisfaction in postpartum women","volume":"24","author":[{"family":"Lovering","given":"Meghan E."},{"family":"Rodgers","given":"Rachel F."},{"family":"George","given":"Jessica Edwards"},{"family":"Franko","given":"Debra L."}],"issued":{"date-parts":[["2018",3]]}}}],"schema":"https://github.com/citation-style-language/schema/raw/master/csl-citation.json"} </w:instrText>
      </w:r>
      <w:r w:rsidRPr="0074169B">
        <w:rPr>
          <w:sz w:val="24"/>
          <w:szCs w:val="24"/>
        </w:rPr>
        <w:fldChar w:fldCharType="separate"/>
      </w:r>
      <w:r w:rsidR="00F3027C" w:rsidRPr="0074169B">
        <w:rPr>
          <w:sz w:val="24"/>
          <w:szCs w:val="24"/>
          <w:vertAlign w:val="superscript"/>
        </w:rPr>
        <w:t>25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which has been shown to lead to issues with breastfeeding </w:t>
      </w:r>
      <w:r w:rsidRPr="0074169B">
        <w:rPr>
          <w:sz w:val="24"/>
          <w:szCs w:val="24"/>
        </w:rPr>
        <w:fldChar w:fldCharType="begin"/>
      </w:r>
      <w:r w:rsidR="00F3027C" w:rsidRPr="0074169B">
        <w:rPr>
          <w:sz w:val="24"/>
          <w:szCs w:val="24"/>
        </w:rPr>
        <w:instrText xml:space="preserve"> ADDIN ZOTERO_ITEM CSL_CITATION {"citationID":"cqDVJeVU","properties":{"formattedCitation":"\\super 26\\nosupersub{}","plainCitation":"26","noteIndex":0},"citationItems":[{"id":687,"uris":["http://zotero.org/users/5988853/items/YUW3VTEN"],"itemData":{"id":687,"type":"article-journal","abstract":"This paper examines the areas of psychological and physiological concern when working with patients who have eating disorders as they move through the postpartum period. These concerns include infant feeding, maternal-child bonding, and postpartum adjustment. The combination of psychological stressors of new motherhood and body image concerns intensified by the residual bodily changes of pregnancy may predispose women to have an exacerbation in eating disordered symptoms as well as the development of postpartum mood disorders. Depression can lead mothers to be nonresponsive, inconsistent, or rejecting of the infant, placing the mother-baby attachment at risk. The added existence of an eating disorder compounds these risks, with medical and psychological risks becoming increasingly apparent. Healthcare providers (e.g., primary care physician, obstetric provider) are more likely to have contact with women during the postpartum period, making such providers instrumental in the screening and referral process. A multidisciplinary approach is recommended for treating eating disorders and related conditions. Unfortunately, there is little information about the efficacy and appropriateness of standard eating disorder treatments for women in the postpartum period. In addition to reviewing the literature, guidance is offered on how to assess and treat patients with eating disorders in general as well as considerations specific to the postpartum period.","container-title":"Journal of Women's Health (2002)","DOI":"10.1089/jwh.2007.0550","ISSN":"1540-9996","issue":"2","journalAbbreviation":"J Womens Health (Larchmt)","language":"eng","note":"PMID: 18321174","page":"227-239","source":"PubMed","title":"The reciprocal effects of eating disorders and the postpartum period: a review of the literature and recommendations for clinical care","title-short":"The reciprocal effects of eating disorders and the postpartum period","volume":"17","author":[{"family":"Astrachan-Fletcher","given":"Ellen"},{"family":"Veldhuis","given":"Cindy"},{"family":"Lively","given":"Nikki"},{"family":"Fowler","given":"Cynthia"},{"family":"Marcks","given":"Brook"}],"issued":{"date-parts":[["2008",3]]}}}],"schema":"https://github.com/citation-style-language/schema/raw/master/csl-citation.json"} </w:instrText>
      </w:r>
      <w:r w:rsidRPr="0074169B">
        <w:rPr>
          <w:sz w:val="24"/>
          <w:szCs w:val="24"/>
        </w:rPr>
        <w:fldChar w:fldCharType="separate"/>
      </w:r>
      <w:r w:rsidR="00F3027C" w:rsidRPr="0074169B">
        <w:rPr>
          <w:sz w:val="24"/>
          <w:szCs w:val="24"/>
          <w:vertAlign w:val="superscript"/>
        </w:rPr>
        <w:t>26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w:t>
      </w:r>
    </w:p>
    <w:p w14:paraId="7CFDD9E0" w14:textId="1C62C7F3"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 xml:space="preserve">Another reason why pregnant people may not be meeting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may b</w:t>
      </w:r>
      <w:r w:rsidRPr="0074169B">
        <w:rPr>
          <w:rFonts w:ascii="Times New Roman" w:eastAsia="Times New Roman" w:hAnsi="Times New Roman" w:cs="Times New Roman"/>
          <w:sz w:val="24"/>
          <w:szCs w:val="24"/>
        </w:rPr>
        <w:t>e due to their own expectations on GWG differing from guidelines, a factor not considered when guidelines were developed. One large study conducted among preconception and pregnant people found that inaccuracies in gestational weight gain knowledge and bel</w:t>
      </w:r>
      <w:r w:rsidRPr="0074169B">
        <w:rPr>
          <w:rFonts w:ascii="Times New Roman" w:eastAsia="Times New Roman" w:hAnsi="Times New Roman" w:cs="Times New Roman"/>
          <w:sz w:val="24"/>
          <w:szCs w:val="24"/>
        </w:rPr>
        <w:t>iefs are common. Specifically, 12.4% of pregnant and 40.2% of preconception individuals in this study reported expecting to gain less than recommendations, while 43.1% of pregnant and 25.8% of preconception pregnant people expected to gain more than the re</w:t>
      </w:r>
      <w:r w:rsidRPr="0074169B">
        <w:rPr>
          <w:rFonts w:ascii="Times New Roman" w:eastAsia="Times New Roman" w:hAnsi="Times New Roman" w:cs="Times New Roman"/>
          <w:sz w:val="24"/>
          <w:szCs w:val="24"/>
        </w:rPr>
        <w:t xml:space="preserve">commendations, which highlights the fact that pregnant people are not aware or do not agree with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w:t>
      </w:r>
      <w:r w:rsidRPr="0074169B">
        <w:rPr>
          <w:sz w:val="24"/>
          <w:szCs w:val="24"/>
        </w:rPr>
        <w:fldChar w:fldCharType="begin"/>
      </w:r>
      <w:r w:rsidR="00F3027C" w:rsidRPr="0074169B">
        <w:rPr>
          <w:sz w:val="24"/>
          <w:szCs w:val="24"/>
        </w:rPr>
        <w:instrText xml:space="preserve"> ADDIN ZOTERO_ITEM CSL_CITATION {"citationID":"bRSKW5GH","properties":{"formattedCitation":"\\super 27\\nosupersub{}","plainCitation":"27","noteIndex":0},"citationItems":[{"id":655,"uris":["http://zotero.org/users/5988853/items/4RG73AY6"],"itemData":{"id":655,"type":"article-journal","abstract":"BACKGROUND: Prevention of excessive gestational weight gain during pregnancy is difficult; targeting women before pregnancy may be more effective.\nAIMS: In order to generate knowledge that may influence the development of effective interventions to promote healthy weight in reproductive-aged women, this study aimed to explore knowledge and belief formation regarding gestational weight gain for preconception and pregnant women.\nMATERIALS AND METHODS: Women ≥18 years (preconception n = 265; pregnant women at 16 weeks gestation n = 271) completed questionnaires assessing knowledge and beliefs about gestational weight gain. Responses were categorised according to the 2009 Institute of Medicine gestational weight gain recommendations.\nRESULTS: Preconception women exhibited poorer gestational weight gain knowledge than pregnant women, yet only half of pregnant women reported accurate gestational weight gain knowledge within the Institute of Medicine recommendations. Beliefs about gestational weight gain were also inaccurate for both preconception and pregnant women, with 34.1% of pregnant and 44.6% of preconception women expecting to gain less than recommendations. Gestational weight gain knowledge accounted for about half of the variance in gestational weight gain beliefs.\nCONCLUSIONS: Overall, the large inaccuracies in gestational weight gain knowledge and beliefs reported by both preconception and pregnant women suggest significant gaps in dissemination of gestational weight gain advice throughout the reproductive life phase. Knowledge is an important part of belief formation that can lead to appropriate weight gain. Hence, health professionals and policy makers should actively pursue opportunities to improve gestational weight gain knowledge in reproductive-aged women.","container-title":"The Australian &amp; New Zealand Journal of Obstetrics &amp; Gynaecology","DOI":"10.1111/ajo.12942","ISSN":"1479-828X","issue":"5","journalAbbreviation":"Aust N Z J Obstet Gynaecol","language":"eng","note":"PMID: 30680719","page":"634-640","source":"PubMed","title":"Preconception and antenatal knowledge and beliefs about gestational weight gain","volume":"59","author":[{"family":"Hill","given":"Briony"},{"family":"Hayden","given":"Melissa"},{"family":"McPhie","given":"Skye"},{"family":"Bailey","given":"Cate"},{"family":"Skouteris","given":"Helen"}],"issued":{"date-parts":[["2019",10]]}}}],"schema":"https://github.com/citation-style-language/schema/raw/master/csl-citation.json"} </w:instrText>
      </w:r>
      <w:r w:rsidRPr="0074169B">
        <w:rPr>
          <w:sz w:val="24"/>
          <w:szCs w:val="24"/>
        </w:rPr>
        <w:fldChar w:fldCharType="separate"/>
      </w:r>
      <w:r w:rsidR="00F3027C" w:rsidRPr="0074169B">
        <w:rPr>
          <w:sz w:val="24"/>
          <w:szCs w:val="24"/>
          <w:vertAlign w:val="superscript"/>
        </w:rPr>
        <w:t>27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Another recent study found that pregnant people who were expecting to gain excessively, in relation to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were 52% more likely to gain excessi</w:t>
      </w:r>
      <w:r w:rsidRPr="0074169B">
        <w:rPr>
          <w:rFonts w:ascii="Times New Roman" w:eastAsia="Times New Roman" w:hAnsi="Times New Roman" w:cs="Times New Roman"/>
          <w:sz w:val="24"/>
          <w:szCs w:val="24"/>
        </w:rPr>
        <w:t xml:space="preserve">ve gestational weight, compared to 38% of people who expected to gain within IOM guidelines </w:t>
      </w:r>
      <w:r w:rsidRPr="0074169B">
        <w:rPr>
          <w:sz w:val="24"/>
          <w:szCs w:val="24"/>
        </w:rPr>
        <w:fldChar w:fldCharType="begin"/>
      </w:r>
      <w:r w:rsidR="00F3027C" w:rsidRPr="0074169B">
        <w:rPr>
          <w:sz w:val="24"/>
          <w:szCs w:val="24"/>
        </w:rPr>
        <w:instrText xml:space="preserve"> ADDIN ZOTERO_ITEM CSL_CITATION {"citationID":"R7Q1PkwW","properties":{"formattedCitation":"\\super 28\\nosupersub{}","plainCitation":"28","noteIndex":0},"citationItems":[{"id":653,"uris":["http://zotero.org/users/5988853/items/P6EDMKWX"],"itemData":{"id":653,"type":"article-journal","abstract":"OBJECTIVE: To examine pregnant women's gestational weight gain expectations and advice from various sources (ie, self, family and friends, physician) and the association of these sources of expectations and advice with measured gestational weight gain.\nMETHODS: This is a secondary analysis of a cohort study of 230 pregnant women in their second pregnancy. Each woman was queried at 12 weeks of gestation about the amount of weight: 1) she felt was \"healthy\" to gain, 2) she expected to gain, 3) her friends and family thought she should gain, and 4) the specificity of her physician's advice about gestational weight gain. Gestational weight gain was calculated as the difference in measured weight between 4 and 10 weeks and 36 weeks of gestation. Odds ratios and corresponding 95% confidence intervals were computed for the association between excessive gestational weight gain and each question using logistic regression in this secondary analysis.\nRESULTS: Participants were 87.4% Caucasian. Overweight and obese women were significantly more likely to expect excessive gestational weight gain compared with normal-weight women. Women who reported expecting to gain excessively were significantly more likely to actually gain excessively (52%; odds ratio [OR] 3.19, 95% confidence interval [CI] 1.77-5.77) than those who expected to gain within the guidelines (36%). After adjusting for self-reported gestational weight gain in the first pregnancy and sociodemographic characteristics, women who reported expecting to gain excessively were still significantly more likely to gain excessively (51%; OR 2.22, 95% CI 1.08-4.56) than those who expected to gain within guidelines (37%).\nCONCLUSION: It may be particularly important to develop interventions that positively influence women's own expectations for gestational weight gain.\nCLINICAL TRIAL REGISTRATION: ClinicalTrials.gov, https://clinicaltrials.gov, NCT01131117.","container-title":"Obstetrics and Gynecology","DOI":"10.1097/AOG.0000000000001780","ISSN":"1873-233X","issue":"1","journalAbbreviation":"Obstet Gynecol","language":"eng","note":"PMID: 27926649","page":"76-82","source":"PubMed","title":"Association of Gestational Weight Gain Expectations and Advice on Actual Weight Gain","volume":"129","author":[{"family":"Krukowski","given":"Rebecca A."},{"family":"West","given":"Delia S."},{"family":"DiCarlo","given":"Marisha"},{"family":"Cleves","given":"Mario A."},{"family":"Saylors","given":"Marie E."},{"family":"Andres","given":"Aline"}],"issued":{"date-parts":[["2017",1]]}}}],"schema":"https://github.com/citation-style-language/schema/raw/master/csl-citation.json"} </w:instrText>
      </w:r>
      <w:r w:rsidRPr="0074169B">
        <w:rPr>
          <w:sz w:val="24"/>
          <w:szCs w:val="24"/>
        </w:rPr>
        <w:fldChar w:fldCharType="separate"/>
      </w:r>
      <w:r w:rsidR="00F3027C" w:rsidRPr="0074169B">
        <w:rPr>
          <w:sz w:val="24"/>
          <w:szCs w:val="24"/>
          <w:vertAlign w:val="superscript"/>
        </w:rPr>
        <w:t>28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Furthermore, when pregnant </w:t>
      </w:r>
      <w:r w:rsidRPr="0074169B">
        <w:rPr>
          <w:rFonts w:ascii="Times New Roman" w:eastAsia="Times New Roman" w:hAnsi="Times New Roman" w:cs="Times New Roman"/>
          <w:sz w:val="24"/>
          <w:szCs w:val="24"/>
        </w:rPr>
        <w:t>people were asked about their GWG goals and self-reported provider weight gain goals, the proportion of women whose weight gain was within IOM guidelines was not meaningfully different according to whether the goal was within or outside the IOM recommendat</w:t>
      </w:r>
      <w:r w:rsidRPr="0074169B">
        <w:rPr>
          <w:rFonts w:ascii="Times New Roman" w:eastAsia="Times New Roman" w:hAnsi="Times New Roman" w:cs="Times New Roman"/>
          <w:sz w:val="24"/>
          <w:szCs w:val="24"/>
        </w:rPr>
        <w:t xml:space="preserve">ions, and their actual weight gain was on average 11.5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higher than goals </w:t>
      </w:r>
      <w:r w:rsidRPr="0074169B">
        <w:rPr>
          <w:sz w:val="24"/>
          <w:szCs w:val="24"/>
        </w:rPr>
        <w:fldChar w:fldCharType="begin"/>
      </w:r>
      <w:r w:rsidR="00F3027C" w:rsidRPr="0074169B">
        <w:rPr>
          <w:sz w:val="24"/>
          <w:szCs w:val="24"/>
        </w:rPr>
        <w:instrText xml:space="preserve"> ADDIN ZOTERO_ITEM CSL_CITATION {"citationID":"vSag9nLA","properties":{"formattedCitation":"\\super 29\\nosupersub{}","plainCitation":"29","noteIndex":0},"citationItems":[{"id":885,"uris":["http://zotero.org/users/5988853/items/V5P3MNIC"],"itemData":{"id":885,"type":"article-journal","abstract":"BACKGROUND: Expert groups recommend that women set a pregnancy weight gain goal with their care provider to optimise weight gain.\nOBJECTIVE: Our aim was to describe the concordance between first-trimester personal and provider pregnancy weight gain goals with the Institute of Medicine (IOM) recommendations and to determine the association between these goals and total weight gain.\nMETHODS: We used data from 9353 women in the Nulliparous Pregnancy Outcomes Study: monitoring mothers-to-be. In the first trimester, women reported their personal pregnancy weight gain goal and their provider weight gain goal, and we categorised personal and provider weight gain goals and total weight gain according to IOM recommendations. We used log-binomial or linear regression models to relate goals to total weight gain, adjusting for confounders including race/ethnicity, maternal age, education, smoking, marital status and planned pregnancy.\nRESULTS: Approximately 37% of women reported no weight gain goals, while 24% had personal and provider goals, 31% had only a personal goal, and 8% had only a provider goal. Personal and provider goals were outside the recommended ranges in 12%-23% of normal-weight women, 31%-41% of overweight women and 47%-63% of women with obesity. Women with both personal and provider pregnancy weight gain goals were 6%-14% more likely than their counterparts to have a goal within IOM-recommended ranges. Having any goal or a goal within the IOM-recommended ranges was unrelated to pregnancy weight gain. Excessive weight gain occurred in approximately half of normal-weight or obese women and three-quarters of overweight women, regardless of goal setting group.\nCONCLUSIONS: These findings do not support the effectiveness of early-pregnancy personal or provider gestational weight gain goal setting alone in optimising weight gain. Multifaceted interventions that address a number of mediators of goal setting success may assist women in achieving weight gain consistent with their goals.","container-title":"Paediatric and Perinatal Epidemiology","DOI":"10.1111/ppe.12724","ISSN":"1365-3016","issue":"2","journalAbbreviation":"Paediatr Perinat Epidemiol","language":"eng","note":"PMID: 33155708\nPMCID: PMC7878338","page":"164-173","source":"PubMed","title":"The impact of setting a pregnancy weight gain goal on total weight gain","volume":"35","author":[{"family":"Bodnar","given":"Lisa M."},{"family":"Abrams","given":"Barbara"},{"family":"Simhan","given":"Hyagriv N."},{"family":"Scifres","given":"Christina M."},{"family":"Silver","given":"Robert M."},{"family":"Parry","given":"Samuel"},{"family":"Crosland","given":"Brian A."},{"family":"Chung","given":"Judith"},{"family":"Himes","given":"Katherine P."}],"issued":{"date-parts":[["2021",3]]}}}],"schema":"https://github.com/citation-style-language/schema/raw/master/csl-citation.json"} </w:instrText>
      </w:r>
      <w:r w:rsidRPr="0074169B">
        <w:rPr>
          <w:sz w:val="24"/>
          <w:szCs w:val="24"/>
        </w:rPr>
        <w:fldChar w:fldCharType="separate"/>
      </w:r>
      <w:r w:rsidR="00F3027C" w:rsidRPr="0074169B">
        <w:rPr>
          <w:sz w:val="24"/>
          <w:szCs w:val="24"/>
          <w:vertAlign w:val="superscript"/>
        </w:rPr>
        <w:t>29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F3027C" w:rsidRPr="0074169B">
        <w:rPr>
          <w:rFonts w:ascii="Times New Roman" w:eastAsia="Times New Roman" w:hAnsi="Times New Roman" w:cs="Times New Roman"/>
          <w:sz w:val="24"/>
          <w:szCs w:val="24"/>
        </w:rPr>
        <w:t>Pregnant</w:t>
      </w:r>
      <w:r w:rsidRPr="0074169B">
        <w:rPr>
          <w:rFonts w:ascii="Times New Roman" w:eastAsia="Times New Roman" w:hAnsi="Times New Roman" w:cs="Times New Roman"/>
          <w:sz w:val="24"/>
          <w:szCs w:val="24"/>
        </w:rPr>
        <w:t xml:space="preserve"> individuals continuously do not gain within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weight recommendations, no matter their pre-pregnancy BMI and setting goals to gain within guidelines have not been an effective way to help pregnant individuals gain within guidelines. Few studies to date have examined the alignment between a pregnant pe</w:t>
      </w:r>
      <w:r w:rsidRPr="0074169B">
        <w:rPr>
          <w:rFonts w:ascii="Times New Roman" w:eastAsia="Times New Roman" w:hAnsi="Times New Roman" w:cs="Times New Roman"/>
          <w:sz w:val="24"/>
          <w:szCs w:val="24"/>
        </w:rPr>
        <w:t>rson’s expected gestational weight gain, and the actual amount of weight they gain, and whether a misalignment between any of these 2 constructs may uniquely relate to mental health outcomes. A recent study looked at the pathway to postpartum disordered ea</w:t>
      </w:r>
      <w:r w:rsidRPr="0074169B">
        <w:rPr>
          <w:rFonts w:ascii="Times New Roman" w:eastAsia="Times New Roman" w:hAnsi="Times New Roman" w:cs="Times New Roman"/>
          <w:sz w:val="24"/>
          <w:szCs w:val="24"/>
        </w:rPr>
        <w:t xml:space="preserve">ting, and showed that body dissatisfaction, along with dysfunctional beliefs about motherhood, and negative self-compassion lead to negative affect, which in turn leads to disordered eating </w:t>
      </w:r>
      <w:r w:rsidRPr="0074169B">
        <w:rPr>
          <w:sz w:val="24"/>
          <w:szCs w:val="24"/>
        </w:rPr>
        <w:fldChar w:fldCharType="begin"/>
      </w:r>
      <w:r w:rsidR="00F3027C" w:rsidRPr="0074169B">
        <w:rPr>
          <w:sz w:val="24"/>
          <w:szCs w:val="24"/>
        </w:rPr>
        <w:instrText xml:space="preserve"> ADDIN ZOTERO_ITEM CSL_CITATION {"citationID":"5FeNooBr","properties":{"formattedCitation":"\\super 30\\nosupersub{}","plainCitation":"30","noteIndex":0},"citationItems":[{"id":705,"uris":["http://zotero.org/users/5988853/items/RRPSKMRM"],"itemData":{"id":705,"type":"article-journal","abstract":"The present cross-sectional study tested the affect regulation model of disordered eating for women in the postpartum period, whereby disordered eating is used to cope with psychological distress. Two hundred and two women who had given birth in the last two years completed an online survey of self-report measures of study variables. Path analyses supported the primary hypothesis: negative affect mediated relationships between body dissatisfaction, dysfunctional maternal beliefs, negative components of self-compassion and disordered eating behaviours, particularly binge eating. Results suggest that negative affect plays a central role in postpartum disordered eating. Interventions to address maladaptive emotion regulation strategies, specifically targeting body image distress and self-critical maternal thoughts may improve eating behaviours for this population.","container-title":"Journal of Health Psychology","DOI":"10.1177/1359105321995940","ISSN":"1461-7277","journalAbbreviation":"J Health Psychol","language":"eng","note":"PMID: 33588637","page":"1359105321995940","source":"PubMed","title":"Disordered eating in the postpartum period: Role of psychological distress, body dissatisfaction, dysfunctional maternal beliefs and self-compassion","title-short":"Disordered eating in the postpartum period","author":[{"family":"O'Loghlen","given":"Elyse"},{"family":"Galligan","given":"Roslyn"}],"issued":{"date-parts":[["2021",2,16]]}}}],"schema":"https://github.com/citation-style-language/schema/raw/master/csl-citation.json"} </w:instrText>
      </w:r>
      <w:r w:rsidRPr="0074169B">
        <w:rPr>
          <w:sz w:val="24"/>
          <w:szCs w:val="24"/>
        </w:rPr>
        <w:fldChar w:fldCharType="separate"/>
      </w:r>
      <w:r w:rsidR="00F3027C" w:rsidRPr="0074169B">
        <w:rPr>
          <w:sz w:val="24"/>
          <w:szCs w:val="24"/>
          <w:vertAlign w:val="superscript"/>
        </w:rPr>
        <w:t>30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Beliefs con</w:t>
      </w:r>
      <w:r w:rsidRPr="0074169B">
        <w:rPr>
          <w:rFonts w:ascii="Times New Roman" w:eastAsia="Times New Roman" w:hAnsi="Times New Roman" w:cs="Times New Roman"/>
          <w:sz w:val="24"/>
          <w:szCs w:val="24"/>
        </w:rPr>
        <w:t xml:space="preserve">tradicting </w:t>
      </w:r>
      <w:r w:rsidR="00CB6411">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on gestational weight gain could be providing a similar effect on disordered eating during pregnancy and actual gestational weight gain.</w:t>
      </w:r>
    </w:p>
    <w:p w14:paraId="319C605C" w14:textId="3DC27052"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 xml:space="preserve">The </w:t>
      </w:r>
      <w:r w:rsidR="00CB6411">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on GWG </w:t>
      </w:r>
      <w:r w:rsidR="008B2026" w:rsidRPr="0074169B">
        <w:rPr>
          <w:rFonts w:ascii="Times New Roman" w:eastAsia="Times New Roman" w:hAnsi="Times New Roman" w:cs="Times New Roman"/>
          <w:sz w:val="24"/>
          <w:szCs w:val="24"/>
        </w:rPr>
        <w:t>have</w:t>
      </w:r>
      <w:r w:rsidRPr="0074169B">
        <w:rPr>
          <w:rFonts w:ascii="Times New Roman" w:eastAsia="Times New Roman" w:hAnsi="Times New Roman" w:cs="Times New Roman"/>
          <w:sz w:val="24"/>
          <w:szCs w:val="24"/>
        </w:rPr>
        <w:t xml:space="preserve"> remained the key resource guiding pregnant people </w:t>
      </w:r>
      <w:r w:rsidRPr="0074169B">
        <w:rPr>
          <w:rFonts w:ascii="Times New Roman" w:eastAsia="Times New Roman" w:hAnsi="Times New Roman" w:cs="Times New Roman"/>
          <w:sz w:val="24"/>
          <w:szCs w:val="24"/>
        </w:rPr>
        <w:lastRenderedPageBreak/>
        <w:t>on the “prop</w:t>
      </w:r>
      <w:r w:rsidRPr="0074169B">
        <w:rPr>
          <w:rFonts w:ascii="Times New Roman" w:eastAsia="Times New Roman" w:hAnsi="Times New Roman" w:cs="Times New Roman"/>
          <w:sz w:val="24"/>
          <w:szCs w:val="24"/>
        </w:rPr>
        <w:t xml:space="preserve">er” amount of weight to gain for a healthy child, however despite public health efforts, </w:t>
      </w:r>
      <w:r w:rsidR="00F3027C" w:rsidRPr="0074169B">
        <w:rPr>
          <w:rFonts w:ascii="Times New Roman" w:eastAsia="Times New Roman" w:hAnsi="Times New Roman" w:cs="Times New Roman"/>
          <w:sz w:val="24"/>
          <w:szCs w:val="24"/>
        </w:rPr>
        <w:t>most</w:t>
      </w:r>
      <w:r w:rsidRPr="0074169B">
        <w:rPr>
          <w:rFonts w:ascii="Times New Roman" w:eastAsia="Times New Roman" w:hAnsi="Times New Roman" w:cs="Times New Roman"/>
          <w:sz w:val="24"/>
          <w:szCs w:val="24"/>
        </w:rPr>
        <w:t xml:space="preserve"> pregnant individuals are not following these guidelines. While the literature shows that there is a relationship between disordered eating and gestational weight </w:t>
      </w:r>
      <w:r w:rsidRPr="0074169B">
        <w:rPr>
          <w:rFonts w:ascii="Times New Roman" w:eastAsia="Times New Roman" w:hAnsi="Times New Roman" w:cs="Times New Roman"/>
          <w:sz w:val="24"/>
          <w:szCs w:val="24"/>
        </w:rPr>
        <w:t xml:space="preserve">gain, many studies examine the unidirectional relationship where eating disorders lead to GWG outside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and focus on comparing a pregnant person's weight gain to the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rather than personal expectations. The changes to recommendati</w:t>
      </w:r>
      <w:r w:rsidRPr="0074169B">
        <w:rPr>
          <w:rFonts w:ascii="Times New Roman" w:eastAsia="Times New Roman" w:hAnsi="Times New Roman" w:cs="Times New Roman"/>
          <w:sz w:val="24"/>
          <w:szCs w:val="24"/>
        </w:rPr>
        <w:t>ons over time have not considered the mental health implications of these recommendations on a pregnant person nor a pregnant individual's expectations on weight gain during pregnancy. Neglecting to gather this information could lead to outcomes like disor</w:t>
      </w:r>
      <w:r w:rsidRPr="0074169B">
        <w:rPr>
          <w:rFonts w:ascii="Times New Roman" w:eastAsia="Times New Roman" w:hAnsi="Times New Roman" w:cs="Times New Roman"/>
          <w:sz w:val="24"/>
          <w:szCs w:val="24"/>
        </w:rPr>
        <w:t>dered eating and could be the reason as to why pregnant individuals continuously do not adhere to guidelines. Therefore, we propose to examine how a pregnant person’s expected gestational weight gain will impact the relationship between their actual GWG an</w:t>
      </w:r>
      <w:r w:rsidRPr="0074169B">
        <w:rPr>
          <w:rFonts w:ascii="Times New Roman" w:eastAsia="Times New Roman" w:hAnsi="Times New Roman" w:cs="Times New Roman"/>
          <w:sz w:val="24"/>
          <w:szCs w:val="24"/>
        </w:rPr>
        <w:t>d disordered eating outcomes. We hypothesize that a pregnant person who gains more than they expected will experience increased disordered eating at the end of their pregnancy. This information will be extremely valuable to the public health community as d</w:t>
      </w:r>
      <w:r w:rsidRPr="0074169B">
        <w:rPr>
          <w:rFonts w:ascii="Times New Roman" w:eastAsia="Times New Roman" w:hAnsi="Times New Roman" w:cs="Times New Roman"/>
          <w:sz w:val="24"/>
          <w:szCs w:val="24"/>
        </w:rPr>
        <w:t xml:space="preserve">isordered eating has many negative health consequences that not only will impact the pregnant person but also their </w:t>
      </w:r>
      <w:r w:rsidR="00F3027C" w:rsidRPr="0074169B">
        <w:rPr>
          <w:rFonts w:ascii="Times New Roman" w:eastAsia="Times New Roman" w:hAnsi="Times New Roman" w:cs="Times New Roman"/>
          <w:sz w:val="24"/>
          <w:szCs w:val="24"/>
        </w:rPr>
        <w:t>child and</w:t>
      </w:r>
      <w:r w:rsidRPr="0074169B">
        <w:rPr>
          <w:rFonts w:ascii="Times New Roman" w:eastAsia="Times New Roman" w:hAnsi="Times New Roman" w:cs="Times New Roman"/>
          <w:sz w:val="24"/>
          <w:szCs w:val="24"/>
        </w:rPr>
        <w:t xml:space="preserve"> may be playing a large role in discrepancies between guidelines and actual weight gain</w:t>
      </w:r>
      <w:r w:rsidR="00CB6411">
        <w:rPr>
          <w:rFonts w:ascii="Times New Roman" w:eastAsia="Times New Roman" w:hAnsi="Times New Roman" w:cs="Times New Roman"/>
          <w:sz w:val="24"/>
          <w:szCs w:val="24"/>
        </w:rPr>
        <w:t>ed</w:t>
      </w:r>
      <w:r w:rsidRPr="0074169B">
        <w:rPr>
          <w:rFonts w:ascii="Times New Roman" w:eastAsia="Times New Roman" w:hAnsi="Times New Roman" w:cs="Times New Roman"/>
          <w:sz w:val="24"/>
          <w:szCs w:val="24"/>
        </w:rPr>
        <w:t xml:space="preserve"> during pregnancy.</w:t>
      </w:r>
    </w:p>
    <w:p w14:paraId="5729782C" w14:textId="77777777" w:rsidR="00F83712" w:rsidRPr="00AF1C73" w:rsidRDefault="00DE5BAD" w:rsidP="00AF1C73">
      <w:pPr>
        <w:pStyle w:val="Heading1"/>
        <w:rPr>
          <w:rFonts w:ascii="Times New Roman" w:hAnsi="Times New Roman" w:cs="Times New Roman"/>
          <w:b/>
          <w:bCs/>
        </w:rPr>
      </w:pPr>
      <w:bookmarkStart w:id="5" w:name="_j8e3n0obpneo"/>
      <w:bookmarkEnd w:id="5"/>
      <w:r w:rsidRPr="00AF1C73">
        <w:rPr>
          <w:rFonts w:ascii="Times New Roman" w:hAnsi="Times New Roman" w:cs="Times New Roman"/>
          <w:b/>
          <w:bCs/>
        </w:rPr>
        <w:t>Methods</w:t>
      </w:r>
    </w:p>
    <w:p w14:paraId="6CF40626" w14:textId="77777777" w:rsidR="00F83712" w:rsidRPr="00AF1C73" w:rsidRDefault="00DE5BAD" w:rsidP="00AF1C73">
      <w:pPr>
        <w:pStyle w:val="Heading3"/>
        <w:rPr>
          <w:rFonts w:ascii="Times New Roman" w:hAnsi="Times New Roman" w:cs="Times New Roman"/>
          <w:b/>
          <w:bCs/>
          <w:color w:val="000000" w:themeColor="text1"/>
        </w:rPr>
      </w:pPr>
      <w:r w:rsidRPr="00AF1C73">
        <w:rPr>
          <w:rFonts w:ascii="Times New Roman" w:hAnsi="Times New Roman" w:cs="Times New Roman"/>
          <w:b/>
          <w:bCs/>
          <w:color w:val="000000" w:themeColor="text1"/>
        </w:rPr>
        <w:t>Population</w:t>
      </w:r>
    </w:p>
    <w:p w14:paraId="689CDBA9" w14:textId="6B843901" w:rsidR="00F83712" w:rsidRPr="0074169B" w:rsidRDefault="00DE5BAD">
      <w:pPr>
        <w:pStyle w:val="Standard"/>
        <w:rPr>
          <w:sz w:val="24"/>
          <w:szCs w:val="24"/>
        </w:rPr>
      </w:pPr>
      <w:r w:rsidRPr="0074169B">
        <w:rPr>
          <w:rFonts w:ascii="Times New Roman" w:eastAsia="Times New Roman" w:hAnsi="Times New Roman" w:cs="Times New Roman"/>
          <w:sz w:val="24"/>
          <w:szCs w:val="24"/>
        </w:rPr>
        <w:tab/>
      </w:r>
      <w:r w:rsidRPr="0074169B">
        <w:rPr>
          <w:rFonts w:ascii="Times New Roman" w:eastAsia="Times New Roman" w:hAnsi="Times New Roman" w:cs="Times New Roman"/>
          <w:sz w:val="24"/>
          <w:szCs w:val="24"/>
        </w:rPr>
        <w:t xml:space="preserve">The data for this study came from the PRESS cohort (Pregnancy Related Eating, Sleeping, and Stress). PRESS participants were recruited through the Michigan Institute for Clinical and Health Research (MICHR) as well as email recruitment in partnership with </w:t>
      </w:r>
      <w:r w:rsidRPr="0074169B">
        <w:rPr>
          <w:rFonts w:ascii="Times New Roman" w:eastAsia="Times New Roman" w:hAnsi="Times New Roman" w:cs="Times New Roman"/>
          <w:sz w:val="24"/>
          <w:szCs w:val="24"/>
        </w:rPr>
        <w:t xml:space="preserve">Michigan Medicine Obstetrics and Gynecological Department. Participants who were recruited through MICHR could access the screener and consent survey with the public link listed on the MICHR study website. Between June 30, </w:t>
      </w:r>
      <w:r w:rsidR="00F3027C" w:rsidRPr="0074169B">
        <w:rPr>
          <w:rFonts w:ascii="Times New Roman" w:eastAsia="Times New Roman" w:hAnsi="Times New Roman" w:cs="Times New Roman"/>
          <w:sz w:val="24"/>
          <w:szCs w:val="24"/>
        </w:rPr>
        <w:t>2022,</w:t>
      </w:r>
      <w:r w:rsidRPr="0074169B">
        <w:rPr>
          <w:rFonts w:ascii="Times New Roman" w:eastAsia="Times New Roman" w:hAnsi="Times New Roman" w:cs="Times New Roman"/>
          <w:sz w:val="24"/>
          <w:szCs w:val="24"/>
        </w:rPr>
        <w:t xml:space="preserve"> and October 1st, </w:t>
      </w:r>
      <w:r w:rsidR="00F3027C" w:rsidRPr="0074169B">
        <w:rPr>
          <w:rFonts w:ascii="Times New Roman" w:eastAsia="Times New Roman" w:hAnsi="Times New Roman" w:cs="Times New Roman"/>
          <w:sz w:val="24"/>
          <w:szCs w:val="24"/>
        </w:rPr>
        <w:t>2022,</w:t>
      </w:r>
      <w:r w:rsidRPr="0074169B">
        <w:rPr>
          <w:rFonts w:ascii="Times New Roman" w:eastAsia="Times New Roman" w:hAnsi="Times New Roman" w:cs="Times New Roman"/>
          <w:sz w:val="24"/>
          <w:szCs w:val="24"/>
        </w:rPr>
        <w:t xml:space="preserve"> the </w:t>
      </w:r>
      <w:r w:rsidRPr="0074169B">
        <w:rPr>
          <w:rFonts w:ascii="Times New Roman" w:eastAsia="Times New Roman" w:hAnsi="Times New Roman" w:cs="Times New Roman"/>
          <w:sz w:val="24"/>
          <w:szCs w:val="24"/>
        </w:rPr>
        <w:t xml:space="preserve">study team received monthly data on all OB patients receiving care at Michigan Medicine. The research staff emailed the individuals from the list inviting them to participate in the study. If they elected to participate, they were taken to a secure online </w:t>
      </w:r>
      <w:r w:rsidRPr="0074169B">
        <w:rPr>
          <w:rFonts w:ascii="Times New Roman" w:eastAsia="Times New Roman" w:hAnsi="Times New Roman" w:cs="Times New Roman"/>
          <w:sz w:val="24"/>
          <w:szCs w:val="24"/>
        </w:rPr>
        <w:t xml:space="preserve">survey platform, REDCap, which started with an eligibility screening, followed by a consent form. To be eligible for the study, participants had to be over 18 years of age, pregnant and between 1-30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as well as be a Michigan Medicine patie</w:t>
      </w:r>
      <w:r w:rsidRPr="0074169B">
        <w:rPr>
          <w:rFonts w:ascii="Times New Roman" w:eastAsia="Times New Roman" w:hAnsi="Times New Roman" w:cs="Times New Roman"/>
          <w:sz w:val="24"/>
          <w:szCs w:val="24"/>
        </w:rPr>
        <w:t>nt. In the end, almost all participants were recruited through the Michigan Medicine email method.</w:t>
      </w:r>
    </w:p>
    <w:p w14:paraId="64A3C5F9" w14:textId="3F08709C"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 xml:space="preserve">Due to recruitment capturing individuals between 1-30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participants entered the study at various time points. Participants were categorized </w:t>
      </w:r>
      <w:r w:rsidRPr="0074169B">
        <w:rPr>
          <w:rFonts w:ascii="Times New Roman" w:eastAsia="Times New Roman" w:hAnsi="Times New Roman" w:cs="Times New Roman"/>
          <w:sz w:val="24"/>
          <w:szCs w:val="24"/>
        </w:rPr>
        <w:t xml:space="preserve">into trimesters based on their responses to “what week of your pregnancy are you currently in?” as well as medical chart verification. Individuals who completed the first survey in their first trimester (1-13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were eligible to receive trime</w:t>
      </w:r>
      <w:r w:rsidRPr="0074169B">
        <w:rPr>
          <w:rFonts w:ascii="Times New Roman" w:eastAsia="Times New Roman" w:hAnsi="Times New Roman" w:cs="Times New Roman"/>
          <w:sz w:val="24"/>
          <w:szCs w:val="24"/>
        </w:rPr>
        <w:t>ster 2 (weeks 14-28 gestation) and trimester 3 (weeks 29-</w:t>
      </w:r>
      <w:r w:rsidRPr="0074169B">
        <w:rPr>
          <w:rFonts w:ascii="Times New Roman" w:eastAsia="Times New Roman" w:hAnsi="Times New Roman" w:cs="Times New Roman"/>
          <w:sz w:val="24"/>
          <w:szCs w:val="24"/>
        </w:rPr>
        <w:lastRenderedPageBreak/>
        <w:t>42+ gestation). Additionally, individuals who completed their first survey in trimester 2 were only eligible for the trimester 3 survey, and those who completed their first survey in their third trim</w:t>
      </w:r>
      <w:r w:rsidRPr="0074169B">
        <w:rPr>
          <w:rFonts w:ascii="Times New Roman" w:eastAsia="Times New Roman" w:hAnsi="Times New Roman" w:cs="Times New Roman"/>
          <w:sz w:val="24"/>
          <w:szCs w:val="24"/>
        </w:rPr>
        <w:t>ester were not eligible for any subsequent surveys. Trimester 2 and 3 surveys contained the same questionnaires as the first survey except did not ask about demographic information nor GWG expectation. The trimester 3 survey included an additional question</w:t>
      </w:r>
      <w:r w:rsidRPr="0074169B">
        <w:rPr>
          <w:rFonts w:ascii="Times New Roman" w:eastAsia="Times New Roman" w:hAnsi="Times New Roman" w:cs="Times New Roman"/>
          <w:sz w:val="24"/>
          <w:szCs w:val="24"/>
        </w:rPr>
        <w:t>; “What is your most recent weight in pounds (</w:t>
      </w:r>
      <w:r w:rsidR="002D21FE"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(Figure 1).</w:t>
      </w:r>
    </w:p>
    <w:p w14:paraId="58E169C5" w14:textId="77777777" w:rsidR="00F83712" w:rsidRPr="0074169B" w:rsidRDefault="00F83712">
      <w:pPr>
        <w:pStyle w:val="Standard"/>
        <w:rPr>
          <w:rFonts w:ascii="Times New Roman" w:eastAsia="Times New Roman" w:hAnsi="Times New Roman" w:cs="Times New Roman"/>
          <w:i/>
          <w:sz w:val="24"/>
          <w:szCs w:val="24"/>
        </w:rPr>
      </w:pPr>
    </w:p>
    <w:p w14:paraId="4DED5D86" w14:textId="795DF192" w:rsidR="00F83712" w:rsidRPr="00AF1C73" w:rsidRDefault="00DE5BAD" w:rsidP="00AF1C73">
      <w:pPr>
        <w:pStyle w:val="Heading3"/>
        <w:rPr>
          <w:rFonts w:ascii="Times New Roman" w:hAnsi="Times New Roman" w:cs="Times New Roman"/>
          <w:b/>
          <w:bCs/>
          <w:color w:val="000000" w:themeColor="text1"/>
        </w:rPr>
      </w:pPr>
      <w:r w:rsidRPr="00AF1C73">
        <w:rPr>
          <w:rFonts w:ascii="Times New Roman" w:hAnsi="Times New Roman" w:cs="Times New Roman"/>
          <w:b/>
          <w:bCs/>
          <w:color w:val="000000" w:themeColor="text1"/>
        </w:rPr>
        <w:t>Participant Measures</w:t>
      </w:r>
    </w:p>
    <w:p w14:paraId="2629AC48" w14:textId="77777777" w:rsidR="00F83712" w:rsidRPr="0074169B" w:rsidRDefault="00DE5BAD">
      <w:pPr>
        <w:pStyle w:val="Standard"/>
        <w:rPr>
          <w:sz w:val="24"/>
          <w:szCs w:val="24"/>
        </w:rPr>
      </w:pPr>
      <w:r w:rsidRPr="0074169B">
        <w:rPr>
          <w:rFonts w:ascii="Times New Roman" w:eastAsia="Times New Roman" w:hAnsi="Times New Roman" w:cs="Times New Roman"/>
          <w:sz w:val="24"/>
          <w:szCs w:val="24"/>
          <w:u w:val="single"/>
        </w:rPr>
        <w:t>Demographics and Other Covariates</w:t>
      </w:r>
    </w:p>
    <w:p w14:paraId="27C30E64" w14:textId="77777777"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Demographic data collected from the initial survey including self-reported information on race/ethnicity, maternal age, parity, househ</w:t>
      </w:r>
      <w:r w:rsidRPr="0074169B">
        <w:rPr>
          <w:rFonts w:ascii="Times New Roman" w:eastAsia="Times New Roman" w:hAnsi="Times New Roman" w:cs="Times New Roman"/>
          <w:sz w:val="24"/>
          <w:szCs w:val="24"/>
        </w:rPr>
        <w:t>old income, maternal education, number in household, smoking status, second-hand smoking status, relationship status, eating disorder history, planned pregnancy status, physical activity, pre-pregnancy weight, marital status, stress, nausea and vomiting, a</w:t>
      </w:r>
      <w:r w:rsidRPr="0074169B">
        <w:rPr>
          <w:rFonts w:ascii="Times New Roman" w:eastAsia="Times New Roman" w:hAnsi="Times New Roman" w:cs="Times New Roman"/>
          <w:sz w:val="24"/>
          <w:szCs w:val="24"/>
        </w:rPr>
        <w:t>nd gestational weight gain expectations. Maternal age was calculated using consent date and date of birth, and parity was also collected from electronic health records (EHR). Stress was measured using the perceived stress scale (PSS) and nausea and vomitin</w:t>
      </w:r>
      <w:r w:rsidRPr="0074169B">
        <w:rPr>
          <w:rFonts w:ascii="Times New Roman" w:eastAsia="Times New Roman" w:hAnsi="Times New Roman" w:cs="Times New Roman"/>
          <w:sz w:val="24"/>
          <w:szCs w:val="24"/>
        </w:rPr>
        <w:t>g was measured using the PUQE-24 questionnaire. Higher scores indicated higher stress levels or more nausea and vomiting, respectively. Both were collected during all three time point surveys. Other information collected from the PRESS cohort that were not</w:t>
      </w:r>
      <w:r w:rsidRPr="0074169B">
        <w:rPr>
          <w:rFonts w:ascii="Times New Roman" w:eastAsia="Times New Roman" w:hAnsi="Times New Roman" w:cs="Times New Roman"/>
          <w:sz w:val="24"/>
          <w:szCs w:val="24"/>
        </w:rPr>
        <w:t xml:space="preserve"> included for this analysis were meal and sleep timing and dietary quality.</w:t>
      </w:r>
    </w:p>
    <w:p w14:paraId="010BC9B4" w14:textId="4941A8D0"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 xml:space="preserve">The following demographic categories were condensed due to lower than 10 participants in the </w:t>
      </w:r>
      <w:r w:rsidR="00F3027C" w:rsidRPr="0074169B">
        <w:rPr>
          <w:rFonts w:ascii="Times New Roman" w:eastAsia="Times New Roman" w:hAnsi="Times New Roman" w:cs="Times New Roman"/>
          <w:sz w:val="24"/>
          <w:szCs w:val="24"/>
        </w:rPr>
        <w:t>categories:</w:t>
      </w:r>
      <w:r w:rsidRPr="0074169B">
        <w:rPr>
          <w:rFonts w:ascii="Times New Roman" w:eastAsia="Times New Roman" w:hAnsi="Times New Roman" w:cs="Times New Roman"/>
          <w:sz w:val="24"/>
          <w:szCs w:val="24"/>
        </w:rPr>
        <w:t xml:space="preserve"> maternal education, income, maternal BMI, marital status, and race/ethnicit</w:t>
      </w:r>
      <w:r w:rsidRPr="0074169B">
        <w:rPr>
          <w:rFonts w:ascii="Times New Roman" w:eastAsia="Times New Roman" w:hAnsi="Times New Roman" w:cs="Times New Roman"/>
          <w:sz w:val="24"/>
          <w:szCs w:val="24"/>
        </w:rPr>
        <w:t>y. Information on various racial categories, including Black or African American, Asian or Asian American, Hispanic, Latinx, or Spanish Origin, Middle Eastern or North African, or Other were collected. Although we would have liked to keep the racial groups</w:t>
      </w:r>
      <w:r w:rsidRPr="0074169B">
        <w:rPr>
          <w:rFonts w:ascii="Times New Roman" w:eastAsia="Times New Roman" w:hAnsi="Times New Roman" w:cs="Times New Roman"/>
          <w:sz w:val="24"/>
          <w:szCs w:val="24"/>
        </w:rPr>
        <w:t xml:space="preserve"> expanded, there were not enough participants in these groups for statistical power.</w:t>
      </w:r>
    </w:p>
    <w:p w14:paraId="3C45BAC9" w14:textId="77777777" w:rsidR="00F83712" w:rsidRPr="0074169B" w:rsidRDefault="00F83712">
      <w:pPr>
        <w:pStyle w:val="Standard"/>
        <w:ind w:firstLine="720"/>
        <w:rPr>
          <w:rFonts w:ascii="Times New Roman" w:eastAsia="Times New Roman" w:hAnsi="Times New Roman" w:cs="Times New Roman"/>
          <w:sz w:val="24"/>
          <w:szCs w:val="24"/>
        </w:rPr>
      </w:pPr>
    </w:p>
    <w:p w14:paraId="5A1B73EE" w14:textId="41E25C1F" w:rsidR="00F83712" w:rsidRPr="0074169B" w:rsidRDefault="00DE5BAD">
      <w:pPr>
        <w:pStyle w:val="Standard"/>
        <w:rPr>
          <w:sz w:val="24"/>
          <w:szCs w:val="24"/>
        </w:rPr>
      </w:pPr>
      <w:r w:rsidRPr="0074169B">
        <w:rPr>
          <w:rFonts w:ascii="Times New Roman" w:eastAsia="Times New Roman" w:hAnsi="Times New Roman" w:cs="Times New Roman"/>
          <w:sz w:val="24"/>
          <w:szCs w:val="24"/>
          <w:u w:val="single"/>
        </w:rPr>
        <w:t xml:space="preserve">Determining Gestational Weight </w:t>
      </w:r>
      <w:r w:rsidR="00AF1C73">
        <w:rPr>
          <w:rFonts w:ascii="Times New Roman" w:eastAsia="Times New Roman" w:hAnsi="Times New Roman" w:cs="Times New Roman"/>
          <w:sz w:val="24"/>
          <w:szCs w:val="24"/>
          <w:u w:val="single"/>
        </w:rPr>
        <w:t>Gain</w:t>
      </w:r>
    </w:p>
    <w:p w14:paraId="23AAF40C" w14:textId="0C7292B1" w:rsidR="00AF1C73" w:rsidRDefault="00DE5BAD">
      <w:pPr>
        <w:pStyle w:val="Standard"/>
        <w:ind w:firstLine="720"/>
        <w:rPr>
          <w:rFonts w:ascii="Times New Roman" w:eastAsia="Times New Roman" w:hAnsi="Times New Roman" w:cs="Times New Roman"/>
          <w:sz w:val="24"/>
          <w:szCs w:val="24"/>
        </w:rPr>
      </w:pPr>
      <w:r w:rsidRPr="0074169B">
        <w:rPr>
          <w:rFonts w:ascii="Times New Roman" w:eastAsia="Times New Roman" w:hAnsi="Times New Roman" w:cs="Times New Roman"/>
          <w:sz w:val="24"/>
          <w:szCs w:val="24"/>
        </w:rPr>
        <w:t xml:space="preserve">Gestational weight gain was calculated by self-reported pre-pregnancy weight and last weight recorded by trained medical professionals, taken from EHR. The difference in the time the weight was </w:t>
      </w:r>
      <w:r w:rsidR="00D605C3" w:rsidRPr="0074169B">
        <w:rPr>
          <w:rFonts w:ascii="Times New Roman" w:eastAsia="Times New Roman" w:hAnsi="Times New Roman" w:cs="Times New Roman"/>
          <w:sz w:val="24"/>
          <w:szCs w:val="24"/>
        </w:rPr>
        <w:t>recorded,</w:t>
      </w:r>
      <w:r w:rsidRPr="0074169B">
        <w:rPr>
          <w:rFonts w:ascii="Times New Roman" w:eastAsia="Times New Roman" w:hAnsi="Times New Roman" w:cs="Times New Roman"/>
          <w:sz w:val="24"/>
          <w:szCs w:val="24"/>
        </w:rPr>
        <w:t xml:space="preserve"> and the delivery data was calculated using the parti</w:t>
      </w:r>
      <w:r w:rsidRPr="0074169B">
        <w:rPr>
          <w:rFonts w:ascii="Times New Roman" w:eastAsia="Times New Roman" w:hAnsi="Times New Roman" w:cs="Times New Roman"/>
          <w:sz w:val="24"/>
          <w:szCs w:val="24"/>
        </w:rPr>
        <w:t>cipants' gestational age at delivery and due date to calculate the delivery date</w:t>
      </w:r>
      <w:r w:rsidR="00CB6411">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by subtracting the delivery date from the day the weights were taken. </w:t>
      </w:r>
      <w:r w:rsidR="0087544B">
        <w:rPr>
          <w:rFonts w:ascii="Times New Roman" w:eastAsia="Times New Roman" w:hAnsi="Times New Roman" w:cs="Times New Roman"/>
          <w:sz w:val="24"/>
          <w:szCs w:val="24"/>
        </w:rPr>
        <w:t xml:space="preserve">If </w:t>
      </w:r>
      <w:r w:rsidR="00C20CA4">
        <w:rPr>
          <w:rFonts w:ascii="Times New Roman" w:eastAsia="Times New Roman" w:hAnsi="Times New Roman" w:cs="Times New Roman"/>
          <w:sz w:val="24"/>
          <w:szCs w:val="24"/>
        </w:rPr>
        <w:t>participant’s</w:t>
      </w:r>
      <w:r w:rsidR="0087544B">
        <w:rPr>
          <w:rFonts w:ascii="Times New Roman" w:eastAsia="Times New Roman" w:hAnsi="Times New Roman" w:cs="Times New Roman"/>
          <w:sz w:val="24"/>
          <w:szCs w:val="24"/>
        </w:rPr>
        <w:t xml:space="preserve"> weights were taken over 14 days from </w:t>
      </w:r>
      <w:r w:rsidR="00C20CA4">
        <w:rPr>
          <w:rFonts w:ascii="Times New Roman" w:eastAsia="Times New Roman" w:hAnsi="Times New Roman" w:cs="Times New Roman"/>
          <w:sz w:val="24"/>
          <w:szCs w:val="24"/>
        </w:rPr>
        <w:t>delivery,</w:t>
      </w:r>
      <w:r w:rsidR="0087544B">
        <w:rPr>
          <w:rFonts w:ascii="Times New Roman" w:eastAsia="Times New Roman" w:hAnsi="Times New Roman" w:cs="Times New Roman"/>
          <w:sz w:val="24"/>
          <w:szCs w:val="24"/>
        </w:rPr>
        <w:t xml:space="preserve"> they were excluded from analyses. </w:t>
      </w:r>
    </w:p>
    <w:p w14:paraId="5DBEEB57" w14:textId="77777777" w:rsidR="00AF1C73" w:rsidRDefault="00AF1C73" w:rsidP="00AF1C73">
      <w:pPr>
        <w:pStyle w:val="Standard"/>
        <w:rPr>
          <w:rFonts w:ascii="Times New Roman" w:eastAsia="Times New Roman" w:hAnsi="Times New Roman" w:cs="Times New Roman"/>
          <w:sz w:val="24"/>
          <w:szCs w:val="24"/>
        </w:rPr>
      </w:pPr>
    </w:p>
    <w:p w14:paraId="2DFBE854" w14:textId="1E2B571D" w:rsidR="00AF1C73" w:rsidRPr="00AF1C73" w:rsidRDefault="00AF1C73" w:rsidP="00AF1C73">
      <w:pPr>
        <w:pStyle w:val="Standard"/>
        <w:rPr>
          <w:rFonts w:ascii="Times New Roman" w:eastAsia="Times New Roman" w:hAnsi="Times New Roman" w:cs="Times New Roman"/>
          <w:sz w:val="24"/>
          <w:szCs w:val="24"/>
          <w:u w:val="single"/>
        </w:rPr>
      </w:pPr>
      <w:r w:rsidRPr="00AF1C73">
        <w:rPr>
          <w:rFonts w:ascii="Times New Roman" w:eastAsia="Times New Roman" w:hAnsi="Times New Roman" w:cs="Times New Roman"/>
          <w:sz w:val="24"/>
          <w:szCs w:val="24"/>
          <w:u w:val="single"/>
        </w:rPr>
        <w:t>Determining Misalignment Categories</w:t>
      </w:r>
    </w:p>
    <w:p w14:paraId="6A3B5EA1" w14:textId="70613F1B"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Expected gestational weight gain was collected through the initial survey which asked participants, “how much weight do you think you should be gaining over the course of your pregnancy (in pounds)?” as well as “check al</w:t>
      </w:r>
      <w:r w:rsidRPr="0074169B">
        <w:rPr>
          <w:rFonts w:ascii="Times New Roman" w:eastAsia="Times New Roman" w:hAnsi="Times New Roman" w:cs="Times New Roman"/>
          <w:sz w:val="24"/>
          <w:szCs w:val="24"/>
        </w:rPr>
        <w:t xml:space="preserve">l the factors influencing your answer to the previous </w:t>
      </w:r>
      <w:r w:rsidRPr="0074169B">
        <w:rPr>
          <w:rFonts w:ascii="Times New Roman" w:eastAsia="Times New Roman" w:hAnsi="Times New Roman" w:cs="Times New Roman"/>
          <w:sz w:val="24"/>
          <w:szCs w:val="24"/>
        </w:rPr>
        <w:lastRenderedPageBreak/>
        <w:t xml:space="preserve">question?” Possible responses </w:t>
      </w:r>
      <w:r w:rsidR="00F3027C" w:rsidRPr="0074169B">
        <w:rPr>
          <w:rFonts w:ascii="Times New Roman" w:eastAsia="Times New Roman" w:hAnsi="Times New Roman" w:cs="Times New Roman"/>
          <w:sz w:val="24"/>
          <w:szCs w:val="24"/>
        </w:rPr>
        <w:t>included</w:t>
      </w:r>
      <w:r w:rsidRPr="0074169B">
        <w:rPr>
          <w:rFonts w:ascii="Times New Roman" w:eastAsia="Times New Roman" w:hAnsi="Times New Roman" w:cs="Times New Roman"/>
          <w:sz w:val="24"/>
          <w:szCs w:val="24"/>
        </w:rPr>
        <w:t xml:space="preserve"> doctor, personal research, social media, family, friends, partner, or nothing. Misalignment was calculated by taking the participants' expected GWG and comparing i</w:t>
      </w:r>
      <w:r w:rsidRPr="0074169B">
        <w:rPr>
          <w:rFonts w:ascii="Times New Roman" w:eastAsia="Times New Roman" w:hAnsi="Times New Roman" w:cs="Times New Roman"/>
          <w:sz w:val="24"/>
          <w:szCs w:val="24"/>
        </w:rPr>
        <w:t xml:space="preserve">t to their actual GWG. If individuals' expectations were within 5lbs of their actual GWG then they were placed in the aligned category. Those whose expectations were 5lbs higher than their actual GWG were assigned into the overestimated category and those </w:t>
      </w:r>
      <w:r w:rsidRPr="0074169B">
        <w:rPr>
          <w:rFonts w:ascii="Times New Roman" w:eastAsia="Times New Roman" w:hAnsi="Times New Roman" w:cs="Times New Roman"/>
          <w:sz w:val="24"/>
          <w:szCs w:val="24"/>
        </w:rPr>
        <w:t>with expectations 5lbs lower than actual GWG were placed in the underestimated category.</w:t>
      </w:r>
    </w:p>
    <w:p w14:paraId="02AA3948" w14:textId="77777777" w:rsidR="00F83712" w:rsidRPr="0074169B" w:rsidRDefault="00F83712">
      <w:pPr>
        <w:pStyle w:val="Standard"/>
        <w:ind w:firstLine="720"/>
        <w:rPr>
          <w:rFonts w:ascii="Times New Roman" w:eastAsia="Times New Roman" w:hAnsi="Times New Roman" w:cs="Times New Roman"/>
          <w:sz w:val="24"/>
          <w:szCs w:val="24"/>
        </w:rPr>
      </w:pPr>
    </w:p>
    <w:p w14:paraId="57643D1F" w14:textId="77777777" w:rsidR="00F83712" w:rsidRPr="0074169B" w:rsidRDefault="00DE5BAD">
      <w:pPr>
        <w:pStyle w:val="Standard"/>
        <w:rPr>
          <w:sz w:val="24"/>
          <w:szCs w:val="24"/>
        </w:rPr>
      </w:pPr>
      <w:r w:rsidRPr="0074169B">
        <w:rPr>
          <w:rFonts w:ascii="Times New Roman" w:eastAsia="Times New Roman" w:hAnsi="Times New Roman" w:cs="Times New Roman"/>
          <w:sz w:val="24"/>
          <w:szCs w:val="24"/>
          <w:u w:val="single"/>
        </w:rPr>
        <w:t>Assessing Disordered Eating (Outcome Variable)</w:t>
      </w:r>
    </w:p>
    <w:p w14:paraId="3B89B06C" w14:textId="2474975A" w:rsidR="00F83712" w:rsidRPr="0074169B" w:rsidRDefault="00DE5BAD">
      <w:pPr>
        <w:pStyle w:val="Standard"/>
        <w:rPr>
          <w:sz w:val="24"/>
          <w:szCs w:val="24"/>
        </w:rPr>
      </w:pPr>
      <w:r w:rsidRPr="0074169B">
        <w:rPr>
          <w:rFonts w:ascii="Times New Roman" w:eastAsia="Times New Roman" w:hAnsi="Times New Roman" w:cs="Times New Roman"/>
          <w:sz w:val="24"/>
          <w:szCs w:val="24"/>
        </w:rPr>
        <w:tab/>
        <w:t xml:space="preserve">Disordered Eating symptomatology was measured using the Eating Disorder Examination Questionnaire-Short Form (EDE-QS) </w:t>
      </w:r>
      <w:r w:rsidRPr="0074169B">
        <w:rPr>
          <w:sz w:val="24"/>
          <w:szCs w:val="24"/>
        </w:rPr>
        <w:fldChar w:fldCharType="begin"/>
      </w:r>
      <w:r w:rsidR="00F3027C" w:rsidRPr="0074169B">
        <w:rPr>
          <w:sz w:val="24"/>
          <w:szCs w:val="24"/>
        </w:rPr>
        <w:instrText xml:space="preserve"> ADDIN ZOTERO_ITEM CSL_CITATION {"citationID":"punAw9vk","properties":{"formattedCitation":"\\super 31\\nosupersub{}","plainCitation":"31","noteIndex":0},"citationItems":[{"id":722,"uris":["http://zotero.org/users/5988853/items/MWQGQ377"],"itemData":{"id":722,"type":"article-journal","abstract":"[This corrects the article DOI: 10.1371/journal.pone.0152744.].","container-title":"PloS One","DOI":"10.1371/journal.pone.0207256","ISSN":"1932-6203","issue":"11","journalAbbreviation":"PLoS One","language":"eng","note":"PMID: 30395641\nPMCID: PMC6218091","page":"e0207256","source":"PubMed","title":"Correction: Development and Psychometric Validation of the EDE-QS, a 12 Item Short Form of the Eating Disorder Examination Questionnaire (EDE-Q)","title-short":"Correction","volume":"13","author":[{"family":"Gideon","given":"Nicole"},{"family":"Hawkes","given":"Nick"},{"family":"Mond","given":"Jonathan"},{"family":"Saunders","given":"Rob"},{"family":"Tchanturia","given":"Kate"},{"family":"Serpell","given":"Lucy"}],"issued":{"date-parts":[["2018"]]}}}],"schema":"https://github.com/citation-style-language/schema/raw/master/csl-citation.json"} </w:instrText>
      </w:r>
      <w:r w:rsidRPr="0074169B">
        <w:rPr>
          <w:sz w:val="24"/>
          <w:szCs w:val="24"/>
        </w:rPr>
        <w:fldChar w:fldCharType="separate"/>
      </w:r>
      <w:r w:rsidR="00F3027C" w:rsidRPr="0074169B">
        <w:rPr>
          <w:sz w:val="24"/>
          <w:szCs w:val="24"/>
          <w:vertAlign w:val="superscript"/>
        </w:rPr>
        <w:t>31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The EDE-QS consists of 12 questions and specific behaviors related to eating disorders, like fasting, purging, compulsive exerci</w:t>
      </w:r>
      <w:r w:rsidRPr="0074169B">
        <w:rPr>
          <w:rFonts w:ascii="Times New Roman" w:eastAsia="Times New Roman" w:hAnsi="Times New Roman" w:cs="Times New Roman"/>
          <w:sz w:val="24"/>
          <w:szCs w:val="24"/>
        </w:rPr>
        <w:t xml:space="preserve">se, limiting food to control weight and shape, binge eating, and loss of control eating </w:t>
      </w:r>
      <w:r w:rsidRPr="0074169B">
        <w:rPr>
          <w:sz w:val="24"/>
          <w:szCs w:val="24"/>
        </w:rPr>
        <w:fldChar w:fldCharType="begin"/>
      </w:r>
      <w:r w:rsidR="00F3027C" w:rsidRPr="0074169B">
        <w:rPr>
          <w:sz w:val="24"/>
          <w:szCs w:val="24"/>
        </w:rPr>
        <w:instrText xml:space="preserve"> ADDIN ZOTERO_ITEM CSL_CITATION {"citationID":"1lqe4iT4","properties":{"formattedCitation":"\\super 32\\nosupersub{}","plainCitation":"32","noteIndex":0},"citationItems":[{"id":589,"uris":["http://zotero.org/users/5988853/items/IJHE42R4"],"itemData":{"id":589,"type":"article-journal","container-title":"Journal of the Academy of Nutrition and Dietetics","DOI":"10.1016/j.jand.2021.06.311","ISSN":"22122672","journalAbbreviation":"Journal of the Academy of Nutrition and Dietetics","language":"en","page":"S2212267221007346","source":"DOI.org (Crossref)","title":"Introducing Dietary Self-Monitoring to Undergraduate Women via a Calorie Counting App Has No Effect on Mental Health or Health Behaviors: Results From a Randomized Controlled Trial","title-short":"Introducing Dietary Self-Monitoring to Undergraduate Women via a Calorie Counting App Has No Effect on Mental Health or Health Behaviors","author":[{"family":"Hahn","given":"Samantha L."},{"family":"Kaciroti","given":"Niko"},{"family":"Eisenberg","given":"Daniel"},{"family":"Weeks","given":"Heidi M."},{"family":"Bauer","given":"Katherine W."},{"family":"Sonneville","given":"Kendrin R."}],"issued":{"date-parts":[["2021",8]]}}}],"schema":"https://github.com/citation-style-language/schema/raw/master/csl-citation.json"} </w:instrText>
      </w:r>
      <w:r w:rsidRPr="0074169B">
        <w:rPr>
          <w:sz w:val="24"/>
          <w:szCs w:val="24"/>
        </w:rPr>
        <w:fldChar w:fldCharType="separate"/>
      </w:r>
      <w:r w:rsidR="00F3027C" w:rsidRPr="0074169B">
        <w:rPr>
          <w:sz w:val="24"/>
          <w:szCs w:val="24"/>
          <w:vertAlign w:val="superscript"/>
        </w:rPr>
        <w:t>32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Questions assessing these behaviors are scored from 0 (0 days) to 3 (6-7 days) </w:t>
      </w:r>
      <w:r w:rsidRPr="0074169B">
        <w:rPr>
          <w:sz w:val="24"/>
          <w:szCs w:val="24"/>
        </w:rPr>
        <w:fldChar w:fldCharType="begin"/>
      </w:r>
      <w:r w:rsidR="00F3027C" w:rsidRPr="0074169B">
        <w:rPr>
          <w:sz w:val="24"/>
          <w:szCs w:val="24"/>
        </w:rPr>
        <w:instrText xml:space="preserve"> ADDIN ZOTERO_ITEM CSL_CITATION {"citationID":"VUhmtQNJ","properties":{"formattedCitation":"\\super 33\\nosupersub{}","plainCitation":"33","noteIndex":0},"citationItems":[{"id":584,"uris":["http://zotero.org/users/5988853/items/34H3AHRV"],"itemData":{"id":584,"type":"article-journal","abstract":"BACKGROUND: The Eating Disorder Examination - Questionnaire Short (EDE-QS) was developed as a 12-item version of the Eating Disorder Examination Questionnaire (EDE-Q) with a 4-point response scale that assesses eating disorder (ED) symptoms over the preceding 7 days. It has demonstrated good psychometric properties at initial testing. The purpose of this brief report is to determine a threshold score that could be used in screening for probable ED cases in community settings.\nMETHODS: Data collected from Gideon et al. (2016) were re-analyzed. In their study, 559 participants (80.86% female; 9.66% self-reported ED diagnosis) completed the EDE-Q, EDE-QS, SCOFF, and Clinical Impairment Assessment (CIA). Discriminatory power was compared between ED instruments using receiver operating characteristic (ROC) curve analyses.\nRESULTS: A score of 15 emerged as the threshold that ensured the best trade-off between sensitivity (.83) and specificity (.85), and good positive predictive value (.37) for the EDE-QS, with discriminatory power comparable to other ED instruments.\nCONCLUSION: The EDE-QS appears to be an instrument with good discriminatory power that could be used for ED screening purposes.","container-title":"BMC psychiatry","DOI":"10.1186/s12888-020-02565-5","ISSN":"1471-244X","issue":"1","journalAbbreviation":"BMC Psychiatry","language":"eng","note":"PMID: 32245441\nPMCID: PMC7118929","page":"146","source":"PubMed","title":"Further development of the 12-item EDE-QS: identifying a cut-off for screening purposes","title-short":"Further development of the 12-item EDE-QS","volume":"20","author":[{"family":"Prnjak","given":"Katarina"},{"family":"Mitchison","given":"Deborah"},{"family":"Griffiths","given":"Scott"},{"family":"Mond","given":"Jonathan"},{"family":"Gideon","given":"Nicole"},{"family":"Serpell","given":"Lucy"},{"family":"Hay","given":"Phillipa"}],"issued":{"date-parts":[["2020",4,3]]}}}],"schema":"https://github.com/citation-style-language/schema/raw/master/csl-citation.json"} </w:instrText>
      </w:r>
      <w:r w:rsidRPr="0074169B">
        <w:rPr>
          <w:sz w:val="24"/>
          <w:szCs w:val="24"/>
        </w:rPr>
        <w:fldChar w:fldCharType="separate"/>
      </w:r>
      <w:r w:rsidR="00F3027C" w:rsidRPr="0074169B">
        <w:rPr>
          <w:sz w:val="24"/>
          <w:szCs w:val="24"/>
          <w:vertAlign w:val="superscript"/>
        </w:rPr>
        <w:t>33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 sum of the scores at each trimester were calculated to fin</w:t>
      </w:r>
      <w:r w:rsidRPr="0074169B">
        <w:rPr>
          <w:rFonts w:ascii="Times New Roman" w:eastAsia="Times New Roman" w:hAnsi="Times New Roman" w:cs="Times New Roman"/>
          <w:sz w:val="24"/>
          <w:szCs w:val="24"/>
        </w:rPr>
        <w:t xml:space="preserve">d the disordered eating symptomatology at each trimester. </w:t>
      </w:r>
      <w:r w:rsidR="00CB6411">
        <w:rPr>
          <w:rFonts w:ascii="Times New Roman" w:eastAsia="Times New Roman" w:hAnsi="Times New Roman" w:cs="Times New Roman"/>
          <w:sz w:val="24"/>
          <w:szCs w:val="24"/>
        </w:rPr>
        <w:t xml:space="preserve">A score of </w:t>
      </w:r>
      <m:oMath>
        <m:r>
          <w:rPr>
            <w:rFonts w:ascii="Cambria Math" w:eastAsia="Times New Roman" w:hAnsi="Cambria Math" w:cs="Times New Roman"/>
            <w:sz w:val="24"/>
            <w:szCs w:val="24"/>
          </w:rPr>
          <m:t>≥</m:t>
        </m:r>
      </m:oMath>
      <w:r w:rsidR="00CB6411">
        <w:rPr>
          <w:rFonts w:ascii="Times New Roman" w:eastAsia="Times New Roman" w:hAnsi="Times New Roman" w:cs="Times New Roman"/>
          <w:sz w:val="24"/>
          <w:szCs w:val="24"/>
        </w:rPr>
        <w:t xml:space="preserve">2 on the EDE-QS was found to be an accurate cut-off </w:t>
      </w:r>
      <w:r w:rsidR="00B252DB">
        <w:rPr>
          <w:rFonts w:ascii="Times New Roman" w:eastAsia="Times New Roman" w:hAnsi="Times New Roman" w:cs="Times New Roman"/>
          <w:sz w:val="24"/>
          <w:szCs w:val="24"/>
        </w:rPr>
        <w:t xml:space="preserve">based on a score of </w:t>
      </w:r>
      <m:oMath>
        <m:r>
          <w:rPr>
            <w:rFonts w:ascii="Cambria Math" w:eastAsia="Times New Roman" w:hAnsi="Cambria Math" w:cs="Times New Roman"/>
            <w:sz w:val="24"/>
            <w:szCs w:val="24"/>
          </w:rPr>
          <m:t>≥</m:t>
        </m:r>
      </m:oMath>
      <w:r w:rsidR="00B252DB">
        <w:rPr>
          <w:rFonts w:ascii="Times New Roman" w:eastAsia="Times New Roman" w:hAnsi="Times New Roman" w:cs="Times New Roman"/>
          <w:sz w:val="24"/>
          <w:szCs w:val="24"/>
        </w:rPr>
        <w:t xml:space="preserve">4 being the cut-off for the EDE-Q </w:t>
      </w:r>
      <w:r w:rsidR="00B252DB">
        <w:rPr>
          <w:rFonts w:ascii="Times New Roman" w:eastAsia="Times New Roman" w:hAnsi="Times New Roman" w:cs="Times New Roman"/>
          <w:sz w:val="24"/>
          <w:szCs w:val="24"/>
        </w:rPr>
        <w:fldChar w:fldCharType="begin"/>
      </w:r>
      <w:r w:rsidR="00B252DB">
        <w:rPr>
          <w:rFonts w:ascii="Times New Roman" w:eastAsia="Times New Roman" w:hAnsi="Times New Roman" w:cs="Times New Roman"/>
          <w:sz w:val="24"/>
          <w:szCs w:val="24"/>
        </w:rPr>
        <w:instrText xml:space="preserve"> ADDIN ZOTERO_ITEM CSL_CITATION {"citationID":"9YW1G86R","properties":{"formattedCitation":"\\super 32\\nosupersub{}","plainCitation":"32","noteIndex":0},"citationItems":[{"id":589,"uris":["http://zotero.org/users/5988853/items/IJHE42R4"],"itemData":{"id":589,"type":"article-journal","container-title":"Journal of the Academy of Nutrition and Dietetics","DOI":"10.1016/j.jand.2021.06.311","ISSN":"22122672","journalAbbreviation":"Journal of the Academy of Nutrition and Dietetics","language":"en","page":"S2212267221007346","source":"DOI.org (Crossref)","title":"Introducing Dietary Self-Monitoring to Undergraduate Women via a Calorie Counting App Has No Effect on Mental Health or Health Behaviors: Results From a Randomized Controlled Trial","title-short":"Introducing Dietary Self-Monitoring to Undergraduate Women via a Calorie Counting App Has No Effect on Mental Health or Health Behaviors","author":[{"family":"Hahn","given":"Samantha L."},{"family":"Kaciroti","given":"Niko"},{"family":"Eisenberg","given":"Daniel"},{"family":"Weeks","given":"Heidi M."},{"family":"Bauer","given":"Katherine W."},{"family":"Sonneville","given":"Kendrin R."}],"issued":{"date-parts":[["2021",8]]}}}],"schema":"https://github.com/citation-style-language/schema/raw/master/csl-citation.json"} </w:instrText>
      </w:r>
      <w:r w:rsidR="00B252DB">
        <w:rPr>
          <w:rFonts w:ascii="Times New Roman" w:eastAsia="Times New Roman" w:hAnsi="Times New Roman" w:cs="Times New Roman"/>
          <w:sz w:val="24"/>
          <w:szCs w:val="24"/>
        </w:rPr>
        <w:fldChar w:fldCharType="separate"/>
      </w:r>
      <w:r w:rsidR="00B252DB" w:rsidRPr="00B252DB">
        <w:rPr>
          <w:rFonts w:ascii="Times New Roman" w:hAnsi="Times New Roman" w:cs="Times New Roman"/>
          <w:sz w:val="24"/>
          <w:vertAlign w:val="superscript"/>
        </w:rPr>
        <w:t>32</w:t>
      </w:r>
      <w:r w:rsidR="00B252DB">
        <w:rPr>
          <w:rFonts w:ascii="Times New Roman" w:eastAsia="Times New Roman" w:hAnsi="Times New Roman" w:cs="Times New Roman"/>
          <w:sz w:val="24"/>
          <w:szCs w:val="24"/>
        </w:rPr>
        <w:fldChar w:fldCharType="end"/>
      </w:r>
      <w:r w:rsidR="00B252DB">
        <w:rPr>
          <w:rFonts w:ascii="Times New Roman" w:eastAsia="Times New Roman" w:hAnsi="Times New Roman" w:cs="Times New Roman"/>
          <w:sz w:val="24"/>
          <w:szCs w:val="24"/>
        </w:rPr>
        <w:t>.</w:t>
      </w:r>
      <w:r w:rsidR="00CB6411">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Trimester 3 scores were used for the purpose of this study as disorde</w:t>
      </w:r>
      <w:r w:rsidRPr="0074169B">
        <w:rPr>
          <w:rFonts w:ascii="Times New Roman" w:eastAsia="Times New Roman" w:hAnsi="Times New Roman" w:cs="Times New Roman"/>
          <w:sz w:val="24"/>
          <w:szCs w:val="24"/>
        </w:rPr>
        <w:t>red eating at the end of pregnancy was the primary outcome.</w:t>
      </w:r>
      <w:r w:rsidR="00F0023E" w:rsidRPr="0074169B">
        <w:rPr>
          <w:rFonts w:ascii="Times New Roman" w:eastAsia="Times New Roman" w:hAnsi="Times New Roman" w:cs="Times New Roman"/>
          <w:sz w:val="24"/>
          <w:szCs w:val="24"/>
        </w:rPr>
        <w:t xml:space="preserve"> </w:t>
      </w:r>
    </w:p>
    <w:p w14:paraId="2C41E7C4" w14:textId="77777777" w:rsidR="00F83712" w:rsidRPr="0074169B" w:rsidRDefault="00F83712">
      <w:pPr>
        <w:pStyle w:val="Standard"/>
        <w:rPr>
          <w:rFonts w:ascii="Times New Roman" w:eastAsia="Times New Roman" w:hAnsi="Times New Roman" w:cs="Times New Roman"/>
          <w:sz w:val="24"/>
          <w:szCs w:val="24"/>
        </w:rPr>
      </w:pPr>
    </w:p>
    <w:p w14:paraId="77651D72" w14:textId="5CF05450" w:rsidR="00F83712" w:rsidRPr="00AF1C73" w:rsidRDefault="00DE5BAD" w:rsidP="00AF1C73">
      <w:pPr>
        <w:pStyle w:val="Heading3"/>
        <w:rPr>
          <w:rFonts w:ascii="Times New Roman" w:hAnsi="Times New Roman" w:cs="Times New Roman"/>
          <w:b/>
          <w:bCs/>
          <w:color w:val="000000" w:themeColor="text1"/>
        </w:rPr>
      </w:pPr>
      <w:del w:id="6" w:author="Dave Bridges" w:date="2023-11-08T08:22:00Z">
        <w:r w:rsidRPr="00AF1C73" w:rsidDel="001437AA">
          <w:rPr>
            <w:rFonts w:ascii="Times New Roman" w:hAnsi="Times New Roman" w:cs="Times New Roman"/>
            <w:b/>
            <w:bCs/>
            <w:color w:val="000000" w:themeColor="text1"/>
          </w:rPr>
          <w:delText>Analysis</w:delText>
        </w:r>
      </w:del>
      <w:ins w:id="7" w:author="Dave Bridges" w:date="2023-11-08T08:22:00Z">
        <w:r w:rsidR="001437AA">
          <w:rPr>
            <w:rFonts w:ascii="Times New Roman" w:hAnsi="Times New Roman" w:cs="Times New Roman"/>
            <w:b/>
            <w:bCs/>
            <w:color w:val="000000" w:themeColor="text1"/>
          </w:rPr>
          <w:t>Results</w:t>
        </w:r>
      </w:ins>
      <w:bookmarkStart w:id="8" w:name="_GoBack"/>
      <w:bookmarkEnd w:id="8"/>
    </w:p>
    <w:p w14:paraId="7D27970C" w14:textId="018BE310"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 xml:space="preserve">The exposure variable, </w:t>
      </w:r>
      <w:ins w:id="9" w:author="Dave Bridges" w:date="2023-11-08T08:21:00Z">
        <w:r w:rsidR="00DE6C54">
          <w:rPr>
            <w:rFonts w:ascii="Times New Roman" w:eastAsia="Times New Roman" w:hAnsi="Times New Roman" w:cs="Times New Roman"/>
            <w:sz w:val="24"/>
            <w:szCs w:val="24"/>
          </w:rPr>
          <w:t xml:space="preserve">the participant’s </w:t>
        </w:r>
      </w:ins>
      <w:r w:rsidRPr="0074169B">
        <w:rPr>
          <w:rFonts w:ascii="Times New Roman" w:eastAsia="Times New Roman" w:hAnsi="Times New Roman" w:cs="Times New Roman"/>
          <w:sz w:val="24"/>
          <w:szCs w:val="24"/>
        </w:rPr>
        <w:t xml:space="preserve">actual </w:t>
      </w:r>
      <w:ins w:id="10" w:author="Dave Bridges" w:date="2023-11-08T08:21:00Z">
        <w:r w:rsidR="00DE6C54">
          <w:rPr>
            <w:rFonts w:ascii="Times New Roman" w:eastAsia="Times New Roman" w:hAnsi="Times New Roman" w:cs="Times New Roman"/>
            <w:sz w:val="24"/>
            <w:szCs w:val="24"/>
          </w:rPr>
          <w:t>gestational weight gain (</w:t>
        </w:r>
      </w:ins>
      <w:r w:rsidRPr="0074169B">
        <w:rPr>
          <w:rFonts w:ascii="Times New Roman" w:eastAsia="Times New Roman" w:hAnsi="Times New Roman" w:cs="Times New Roman"/>
          <w:sz w:val="24"/>
          <w:szCs w:val="24"/>
        </w:rPr>
        <w:t>GWG</w:t>
      </w:r>
      <w:ins w:id="11" w:author="Dave Bridges" w:date="2023-11-08T08:22:00Z">
        <w:r w:rsidR="00DE6C54">
          <w:rPr>
            <w:rFonts w:ascii="Times New Roman" w:eastAsia="Times New Roman" w:hAnsi="Times New Roman" w:cs="Times New Roman"/>
            <w:sz w:val="24"/>
            <w:szCs w:val="24"/>
          </w:rPr>
          <w:t>)</w:t>
        </w:r>
      </w:ins>
      <w:r w:rsidRPr="0074169B">
        <w:rPr>
          <w:rFonts w:ascii="Times New Roman" w:eastAsia="Times New Roman" w:hAnsi="Times New Roman" w:cs="Times New Roman"/>
          <w:sz w:val="24"/>
          <w:szCs w:val="24"/>
        </w:rPr>
        <w:t>, was found to be normally distributed</w:t>
      </w:r>
      <w:r w:rsidR="00A32669">
        <w:rPr>
          <w:rFonts w:ascii="Times New Roman" w:eastAsia="Times New Roman" w:hAnsi="Times New Roman" w:cs="Times New Roman"/>
          <w:sz w:val="24"/>
          <w:szCs w:val="24"/>
        </w:rPr>
        <w:t xml:space="preserve"> (p=0.323</w:t>
      </w:r>
      <w:r w:rsidR="00B252DB">
        <w:rPr>
          <w:rFonts w:ascii="Times New Roman" w:eastAsia="Times New Roman" w:hAnsi="Times New Roman" w:cs="Times New Roman"/>
          <w:sz w:val="24"/>
          <w:szCs w:val="24"/>
        </w:rPr>
        <w:t xml:space="preserve"> for Shapiro-Wilk test</w:t>
      </w:r>
      <w:r w:rsidR="00A32669">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GWG was compared to possible covariates using linear regression for continuous variables and ANOVA for categorical variables. For categories that had less than 10 individuals within a subcategory, </w:t>
      </w:r>
      <w:r w:rsidR="00F3027C" w:rsidRPr="0074169B">
        <w:rPr>
          <w:rFonts w:ascii="Times New Roman" w:eastAsia="Times New Roman" w:hAnsi="Times New Roman" w:cs="Times New Roman"/>
          <w:sz w:val="24"/>
          <w:szCs w:val="24"/>
        </w:rPr>
        <w:t>Mann Whitney</w:t>
      </w:r>
      <w:r w:rsidRPr="0074169B">
        <w:rPr>
          <w:rFonts w:ascii="Times New Roman" w:eastAsia="Times New Roman" w:hAnsi="Times New Roman" w:cs="Times New Roman"/>
          <w:sz w:val="24"/>
          <w:szCs w:val="24"/>
        </w:rPr>
        <w:t xml:space="preserve"> tests were used to assess differences in GWG</w:t>
      </w:r>
      <w:r w:rsidRPr="0074169B">
        <w:rPr>
          <w:rFonts w:ascii="Times New Roman" w:eastAsia="Times New Roman" w:hAnsi="Times New Roman" w:cs="Times New Roman"/>
          <w:sz w:val="24"/>
          <w:szCs w:val="24"/>
        </w:rPr>
        <w:t>. Variables had significant associations with actual GWG if the p-value &lt; 0.1. Significant covariates that had at least 10 individuals per group were considered for multivariate analysis.</w:t>
      </w:r>
    </w:p>
    <w:p w14:paraId="72DA9247" w14:textId="275A33CC"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The outcome variable, total EDE-QS score during trimester 3, was cal</w:t>
      </w:r>
      <w:r w:rsidRPr="0074169B">
        <w:rPr>
          <w:rFonts w:ascii="Times New Roman" w:eastAsia="Times New Roman" w:hAnsi="Times New Roman" w:cs="Times New Roman"/>
          <w:sz w:val="24"/>
          <w:szCs w:val="24"/>
        </w:rPr>
        <w:t xml:space="preserve">culated by totaling the answers to each individual question from the EDE-QS during trimester 3. Trimester 3 scores were found to be right skewed, where </w:t>
      </w:r>
      <w:r w:rsidR="00F3027C" w:rsidRPr="0074169B">
        <w:rPr>
          <w:rFonts w:ascii="Times New Roman" w:eastAsia="Times New Roman" w:hAnsi="Times New Roman" w:cs="Times New Roman"/>
          <w:sz w:val="24"/>
          <w:szCs w:val="24"/>
        </w:rPr>
        <w:t>many</w:t>
      </w:r>
      <w:r w:rsidRPr="0074169B">
        <w:rPr>
          <w:rFonts w:ascii="Times New Roman" w:eastAsia="Times New Roman" w:hAnsi="Times New Roman" w:cs="Times New Roman"/>
          <w:sz w:val="24"/>
          <w:szCs w:val="24"/>
        </w:rPr>
        <w:t xml:space="preserve"> individuals had a score of zero</w:t>
      </w:r>
      <w:r w:rsidR="00A32669">
        <w:rPr>
          <w:rFonts w:ascii="Times New Roman" w:eastAsia="Times New Roman" w:hAnsi="Times New Roman" w:cs="Times New Roman"/>
          <w:sz w:val="24"/>
          <w:szCs w:val="24"/>
        </w:rPr>
        <w:t xml:space="preserve"> (p</w:t>
      </w:r>
      <w:r w:rsidR="00B252DB">
        <w:rPr>
          <w:rFonts w:ascii="Times New Roman" w:eastAsia="Times New Roman" w:hAnsi="Times New Roman" w:cs="Times New Roman"/>
          <w:sz w:val="24"/>
          <w:szCs w:val="24"/>
        </w:rPr>
        <w:t xml:space="preserve"> </w:t>
      </w:r>
      <w:r w:rsidR="00A32669">
        <w:rPr>
          <w:rFonts w:ascii="Times New Roman" w:eastAsia="Times New Roman" w:hAnsi="Times New Roman" w:cs="Times New Roman"/>
          <w:sz w:val="24"/>
          <w:szCs w:val="24"/>
        </w:rPr>
        <w:t>= 0</w:t>
      </w:r>
      <w:r w:rsidR="00B252DB">
        <w:rPr>
          <w:rFonts w:ascii="Times New Roman" w:eastAsia="Times New Roman" w:hAnsi="Times New Roman" w:cs="Times New Roman"/>
          <w:sz w:val="24"/>
          <w:szCs w:val="24"/>
        </w:rPr>
        <w:t xml:space="preserve"> for Shapiro-Wilk</w:t>
      </w:r>
      <w:r w:rsidR="00A32669">
        <w:rPr>
          <w:rFonts w:ascii="Times New Roman" w:eastAsia="Times New Roman" w:hAnsi="Times New Roman" w:cs="Times New Roman"/>
          <w:sz w:val="24"/>
          <w:szCs w:val="24"/>
        </w:rPr>
        <w:t>)</w:t>
      </w:r>
      <w:r w:rsidR="00B252D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The mean and variance were found to be di</w:t>
      </w:r>
      <w:r w:rsidRPr="0074169B">
        <w:rPr>
          <w:rFonts w:ascii="Times New Roman" w:eastAsia="Times New Roman" w:hAnsi="Times New Roman" w:cs="Times New Roman"/>
          <w:sz w:val="24"/>
          <w:szCs w:val="24"/>
        </w:rPr>
        <w:t>fferent as models tested against EDE-QS scores failed the overdispersion test (p</w:t>
      </w:r>
      <w:r w:rsidR="00D430FA"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 0.0004). Because of this, negative binomial multilinear regression was used </w:t>
      </w:r>
      <w:r w:rsidR="00D430FA">
        <w:rPr>
          <w:rFonts w:ascii="Times New Roman" w:eastAsia="Times New Roman" w:hAnsi="Times New Roman" w:cs="Times New Roman"/>
          <w:sz w:val="24"/>
          <w:szCs w:val="24"/>
        </w:rPr>
        <w:t>to model</w:t>
      </w:r>
      <w:r w:rsidRPr="0074169B">
        <w:rPr>
          <w:rFonts w:ascii="Times New Roman" w:eastAsia="Times New Roman" w:hAnsi="Times New Roman" w:cs="Times New Roman"/>
          <w:sz w:val="24"/>
          <w:szCs w:val="24"/>
        </w:rPr>
        <w:t xml:space="preserve"> EDE-QS scores. </w:t>
      </w:r>
      <w:r w:rsidR="00D430FA">
        <w:rPr>
          <w:rFonts w:ascii="Times New Roman" w:eastAsia="Times New Roman" w:hAnsi="Times New Roman" w:cs="Times New Roman"/>
          <w:sz w:val="24"/>
          <w:szCs w:val="24"/>
        </w:rPr>
        <w:t>Covariates</w:t>
      </w:r>
      <w:r w:rsidRPr="0074169B">
        <w:rPr>
          <w:rFonts w:ascii="Times New Roman" w:eastAsia="Times New Roman" w:hAnsi="Times New Roman" w:cs="Times New Roman"/>
          <w:sz w:val="24"/>
          <w:szCs w:val="24"/>
        </w:rPr>
        <w:t xml:space="preserve"> with a p-value of &lt;0.1 were considered for multivariate analysis.</w:t>
      </w:r>
    </w:p>
    <w:p w14:paraId="462AB5CA" w14:textId="742ECE10"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 xml:space="preserve">Alignment categories were compared to demographic variables using ꭓ-squared tests for categorical covariates and ANOVA for the continuous </w:t>
      </w:r>
      <w:r w:rsidR="00B252DB">
        <w:rPr>
          <w:rFonts w:ascii="Times New Roman" w:eastAsia="Times New Roman" w:hAnsi="Times New Roman" w:cs="Times New Roman"/>
          <w:sz w:val="24"/>
          <w:szCs w:val="24"/>
        </w:rPr>
        <w:t>covariates</w:t>
      </w:r>
      <w:r w:rsidRPr="0074169B">
        <w:rPr>
          <w:rFonts w:ascii="Times New Roman" w:eastAsia="Times New Roman" w:hAnsi="Times New Roman" w:cs="Times New Roman"/>
          <w:sz w:val="24"/>
          <w:szCs w:val="24"/>
        </w:rPr>
        <w:t>. For categories that had less than 10 in</w:t>
      </w:r>
      <w:r w:rsidRPr="0074169B">
        <w:rPr>
          <w:rFonts w:ascii="Times New Roman" w:eastAsia="Times New Roman" w:hAnsi="Times New Roman" w:cs="Times New Roman"/>
          <w:sz w:val="24"/>
          <w:szCs w:val="24"/>
        </w:rPr>
        <w:t xml:space="preserve">dividuals within subcategory, </w:t>
      </w:r>
      <w:r w:rsidR="00B252DB">
        <w:rPr>
          <w:rFonts w:ascii="Times New Roman" w:eastAsia="Times New Roman" w:hAnsi="Times New Roman" w:cs="Times New Roman"/>
          <w:sz w:val="24"/>
          <w:szCs w:val="24"/>
        </w:rPr>
        <w:t>F</w:t>
      </w:r>
      <w:r w:rsidRPr="0074169B">
        <w:rPr>
          <w:rFonts w:ascii="Times New Roman" w:eastAsia="Times New Roman" w:hAnsi="Times New Roman" w:cs="Times New Roman"/>
          <w:sz w:val="24"/>
          <w:szCs w:val="24"/>
        </w:rPr>
        <w:t xml:space="preserve">isher </w:t>
      </w:r>
      <w:r w:rsidR="00B252DB">
        <w:rPr>
          <w:rFonts w:ascii="Times New Roman" w:eastAsia="Times New Roman" w:hAnsi="Times New Roman" w:cs="Times New Roman"/>
          <w:sz w:val="24"/>
          <w:szCs w:val="24"/>
        </w:rPr>
        <w:t>E</w:t>
      </w:r>
      <w:r w:rsidRPr="0074169B">
        <w:rPr>
          <w:rFonts w:ascii="Times New Roman" w:eastAsia="Times New Roman" w:hAnsi="Times New Roman" w:cs="Times New Roman"/>
          <w:sz w:val="24"/>
          <w:szCs w:val="24"/>
        </w:rPr>
        <w:t>xact tests were used to assess any relationship with alignment categories. Variables had significant associations with misalignment categories if the p-value &lt; 0.1.</w:t>
      </w:r>
    </w:p>
    <w:p w14:paraId="6F8CD3EE" w14:textId="6BBBD579"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 xml:space="preserve">The primary relationship explored for this study was </w:t>
      </w:r>
      <w:r w:rsidRPr="0074169B">
        <w:rPr>
          <w:rFonts w:ascii="Times New Roman" w:eastAsia="Times New Roman" w:hAnsi="Times New Roman" w:cs="Times New Roman"/>
          <w:sz w:val="24"/>
          <w:szCs w:val="24"/>
        </w:rPr>
        <w:t xml:space="preserve">the relationship between GWG and </w:t>
      </w:r>
      <w:r w:rsidRPr="0074169B">
        <w:rPr>
          <w:rFonts w:ascii="Times New Roman" w:eastAsia="Times New Roman" w:hAnsi="Times New Roman" w:cs="Times New Roman"/>
          <w:sz w:val="24"/>
          <w:szCs w:val="24"/>
        </w:rPr>
        <w:lastRenderedPageBreak/>
        <w:t xml:space="preserve">trimester 3 EDE-QS scores. Negative binomial multilinear regression was used to test this relationship. </w:t>
      </w:r>
      <w:r w:rsidRPr="0074169B">
        <w:rPr>
          <w:rFonts w:ascii="Times New Roman" w:eastAsia="Times New Roman" w:hAnsi="Times New Roman" w:cs="Times New Roman"/>
          <w:i/>
          <w:sz w:val="24"/>
          <w:szCs w:val="24"/>
        </w:rPr>
        <w:t>A priori</w:t>
      </w:r>
      <w:r w:rsidRPr="0074169B">
        <w:rPr>
          <w:rFonts w:ascii="Times New Roman" w:eastAsia="Times New Roman" w:hAnsi="Times New Roman" w:cs="Times New Roman"/>
          <w:sz w:val="24"/>
          <w:szCs w:val="24"/>
        </w:rPr>
        <w:t xml:space="preserve"> covariates were added to the model, including maternal age and parity, followed by sociodemographic characteri</w:t>
      </w:r>
      <w:r w:rsidRPr="0074169B">
        <w:rPr>
          <w:rFonts w:ascii="Times New Roman" w:eastAsia="Times New Roman" w:hAnsi="Times New Roman" w:cs="Times New Roman"/>
          <w:sz w:val="24"/>
          <w:szCs w:val="24"/>
        </w:rPr>
        <w:t>stics and significant covariates from univariate analyses.</w:t>
      </w:r>
      <w:r w:rsidR="00A427AB">
        <w:rPr>
          <w:rFonts w:ascii="Times New Roman" w:eastAsia="Times New Roman" w:hAnsi="Times New Roman" w:cs="Times New Roman"/>
          <w:sz w:val="24"/>
          <w:szCs w:val="24"/>
        </w:rPr>
        <w:t xml:space="preserve"> Significant models had a p-value &lt;0.5.</w:t>
      </w:r>
      <w:r w:rsidRPr="0074169B">
        <w:rPr>
          <w:rFonts w:ascii="Times New Roman" w:eastAsia="Times New Roman" w:hAnsi="Times New Roman" w:cs="Times New Roman"/>
          <w:sz w:val="24"/>
          <w:szCs w:val="24"/>
        </w:rPr>
        <w:t xml:space="preserve"> Once the final adjusted model was determined, misalignment was added as an interaction term to determine if </w:t>
      </w:r>
      <w:r w:rsidR="00D430FA">
        <w:rPr>
          <w:rFonts w:ascii="Times New Roman" w:eastAsia="Times New Roman" w:hAnsi="Times New Roman" w:cs="Times New Roman"/>
          <w:sz w:val="24"/>
          <w:szCs w:val="24"/>
        </w:rPr>
        <w:t xml:space="preserve">misalignment </w:t>
      </w:r>
      <w:r w:rsidRPr="0074169B">
        <w:rPr>
          <w:rFonts w:ascii="Times New Roman" w:eastAsia="Times New Roman" w:hAnsi="Times New Roman" w:cs="Times New Roman"/>
          <w:sz w:val="24"/>
          <w:szCs w:val="24"/>
        </w:rPr>
        <w:t>was an effect modifier</w:t>
      </w:r>
      <w:r w:rsidR="00D430FA">
        <w:rPr>
          <w:rFonts w:ascii="Times New Roman" w:eastAsia="Times New Roman" w:hAnsi="Times New Roman" w:cs="Times New Roman"/>
          <w:sz w:val="24"/>
          <w:szCs w:val="24"/>
        </w:rPr>
        <w:t xml:space="preserve"> of the GWG and EDE-QS </w:t>
      </w:r>
      <w:r w:rsidR="008B3EF1">
        <w:rPr>
          <w:noProof/>
        </w:rPr>
        <mc:AlternateContent>
          <mc:Choice Requires="wpg">
            <w:drawing>
              <wp:anchor distT="114300" distB="114300" distL="114300" distR="114300" simplePos="0" relativeHeight="251660288" behindDoc="0" locked="0" layoutInCell="1" hidden="0" allowOverlap="1" wp14:anchorId="1645571B" wp14:editId="324C14FD">
                <wp:simplePos x="0" y="0"/>
                <wp:positionH relativeFrom="column">
                  <wp:posOffset>0</wp:posOffset>
                </wp:positionH>
                <wp:positionV relativeFrom="paragraph">
                  <wp:posOffset>1374257</wp:posOffset>
                </wp:positionV>
                <wp:extent cx="5509260" cy="3981450"/>
                <wp:effectExtent l="0" t="0" r="2540" b="0"/>
                <wp:wrapThrough wrapText="bothSides">
                  <wp:wrapPolygon edited="0">
                    <wp:start x="0" y="0"/>
                    <wp:lineTo x="0" y="18672"/>
                    <wp:lineTo x="10805" y="18741"/>
                    <wp:lineTo x="249" y="19430"/>
                    <wp:lineTo x="249" y="21221"/>
                    <wp:lineTo x="21062" y="21221"/>
                    <wp:lineTo x="21162" y="19430"/>
                    <wp:lineTo x="10805" y="18741"/>
                    <wp:lineTo x="21560" y="18672"/>
                    <wp:lineTo x="21560"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5509260" cy="3981450"/>
                          <a:chOff x="152400" y="152400"/>
                          <a:chExt cx="4533900" cy="3380285"/>
                        </a:xfrm>
                      </wpg:grpSpPr>
                      <pic:pic xmlns:pic="http://schemas.openxmlformats.org/drawingml/2006/picture">
                        <pic:nvPicPr>
                          <pic:cNvPr id="14" name="Shape 4"/>
                          <pic:cNvPicPr preferRelativeResize="0"/>
                        </pic:nvPicPr>
                        <pic:blipFill rotWithShape="1">
                          <a:blip r:embed="rId7">
                            <a:alphaModFix/>
                          </a:blip>
                          <a:srcRect b="6112"/>
                          <a:stretch/>
                        </pic:blipFill>
                        <pic:spPr>
                          <a:xfrm>
                            <a:off x="152400" y="152400"/>
                            <a:ext cx="4533900" cy="2924175"/>
                          </a:xfrm>
                          <a:prstGeom prst="rect">
                            <a:avLst/>
                          </a:prstGeom>
                          <a:noFill/>
                          <a:ln>
                            <a:noFill/>
                          </a:ln>
                        </pic:spPr>
                      </pic:pic>
                      <wps:wsp>
                        <wps:cNvPr id="15" name="Text Box 15"/>
                        <wps:cNvSpPr txBox="1"/>
                        <wps:spPr>
                          <a:xfrm>
                            <a:off x="152400" y="3127355"/>
                            <a:ext cx="4479354" cy="405330"/>
                          </a:xfrm>
                          <a:prstGeom prst="rect">
                            <a:avLst/>
                          </a:prstGeom>
                          <a:noFill/>
                          <a:ln>
                            <a:noFill/>
                          </a:ln>
                        </wps:spPr>
                        <wps:txbx>
                          <w:txbxContent>
                            <w:p w14:paraId="2C1B53B9" w14:textId="77777777" w:rsidR="00F3027C" w:rsidRDefault="00F3027C" w:rsidP="00F3027C">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645571B" id="Group 13" o:spid="_x0000_s1026" style="position:absolute;left:0;text-align:left;margin-left:0;margin-top:108.2pt;width:433.8pt;height:313.5pt;z-index:251660288;mso-wrap-distance-top:9pt;mso-wrap-distance-bottom:9pt;mso-width-relative:margin;mso-height-relative:margin" coordorigin="1524,1524" coordsize="45339,338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style="position:absolute;left:1524;top:1524;width:45339;height:2924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">
                  <v:imagedata r:id="rId8" o:title="" cropbottom="4006f"/>
                </v:shape>
                <v:shapetype id="_x0000_t202" coordsize="21600,21600" o:spt="202" path="m,l,21600r21600,l21600,xe">
                  <v:stroke joinstyle="miter"/>
                  <v:path gradientshapeok="t" o:connecttype="rect"/>
                </v:shapetype>
                <v:shape id="Text Box 15" o:spid="_x0000_s1028" type="#_x0000_t202" style="position:absolute;left:1524;top:31273;width:44793;height:4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S5rywAAAOAAAAAPAAAAZHJzL2Rvd25yZXYueG1sRI/RSgMx&#13;&#10;EEXfBf8hjOCLtFmFFt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AwrS5rywAA&#13;&#10;AOAAAAAPAAAAAAAAAAAAAAAAAAcCAABkcnMvZG93bnJldi54bWxQSwUGAAAAAAMAAwC3AAAA/wIA&#13;&#10;AAAA&#13;&#10;" filled="f" stroked="f">
                  <v:textbox inset="2.53958mm,2.53958mm,2.53958mm,2.53958mm">
                    <w:txbxContent>
                      <w:p w14:paraId="2C1B53B9" w14:textId="77777777" w:rsidR="00F3027C" w:rsidRDefault="00F3027C" w:rsidP="00F3027C">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v:textbox>
                </v:shape>
                <w10:wrap type="through"/>
              </v:group>
            </w:pict>
          </mc:Fallback>
        </mc:AlternateContent>
      </w:r>
      <w:r w:rsidR="00B252DB">
        <w:rPr>
          <w:noProof/>
        </w:rPr>
        <mc:AlternateContent>
          <mc:Choice Requires="wps">
            <w:drawing>
              <wp:anchor distT="0" distB="0" distL="114300" distR="114300" simplePos="0" relativeHeight="251681792" behindDoc="0" locked="0" layoutInCell="1" allowOverlap="1" wp14:anchorId="45DA66F9" wp14:editId="0C2B3D41">
                <wp:simplePos x="0" y="0"/>
                <wp:positionH relativeFrom="column">
                  <wp:posOffset>1359673</wp:posOffset>
                </wp:positionH>
                <wp:positionV relativeFrom="paragraph">
                  <wp:posOffset>3824577</wp:posOffset>
                </wp:positionV>
                <wp:extent cx="1288111" cy="621510"/>
                <wp:effectExtent l="0" t="0" r="0" b="1270"/>
                <wp:wrapNone/>
                <wp:docPr id="8" name="Rectangle 8"/>
                <wp:cNvGraphicFramePr/>
                <a:graphic xmlns:a="http://schemas.openxmlformats.org/drawingml/2006/main">
                  <a:graphicData uri="http://schemas.microsoft.com/office/word/2010/wordprocessingShape">
                    <wps:wsp>
                      <wps:cNvSpPr/>
                      <wps:spPr>
                        <a:xfrm>
                          <a:off x="0" y="0"/>
                          <a:ext cx="1288111" cy="6215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337FC35" id="Rectangle 8" o:spid="_x0000_s1026" style="position:absolute;margin-left:107.05pt;margin-top:301.15pt;width:101.45pt;height:48.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" fillcolor="white [3212]" stroked="f" strokeweight="1pt"/>
            </w:pict>
          </mc:Fallback>
        </mc:AlternateContent>
      </w:r>
      <w:r w:rsidR="008B3EF1">
        <w:rPr>
          <w:rFonts w:ascii="Times New Roman" w:eastAsia="Times New Roman" w:hAnsi="Times New Roman" w:cs="Times New Roman"/>
          <w:sz w:val="24"/>
          <w:szCs w:val="24"/>
        </w:rPr>
        <w:t>association</w:t>
      </w:r>
      <w:r w:rsidRPr="0074169B">
        <w:rPr>
          <w:rFonts w:ascii="Times New Roman" w:eastAsia="Times New Roman" w:hAnsi="Times New Roman" w:cs="Times New Roman"/>
          <w:sz w:val="24"/>
          <w:szCs w:val="24"/>
        </w:rPr>
        <w:t>.</w:t>
      </w:r>
    </w:p>
    <w:bookmarkStart w:id="12" w:name="_m26ueltczuwg"/>
    <w:bookmarkEnd w:id="12"/>
    <w:p w14:paraId="54404628" w14:textId="6030FAFA" w:rsidR="00F3027C" w:rsidRDefault="00F619ED">
      <w:pPr>
        <w:pStyle w:val="Heading2"/>
      </w:pPr>
      <w:r>
        <w:rPr>
          <w:rFonts w:cs="Mangal"/>
          <w:noProof/>
          <w:sz w:val="16"/>
          <w:szCs w:val="16"/>
        </w:rPr>
        <w:lastRenderedPageBreak/>
        <mc:AlternateContent>
          <mc:Choice Requires="wps">
            <w:drawing>
              <wp:anchor distT="0" distB="0" distL="114300" distR="114300" simplePos="0" relativeHeight="251682816" behindDoc="0" locked="0" layoutInCell="1" allowOverlap="1" wp14:anchorId="23C565A0" wp14:editId="5166BC70">
                <wp:simplePos x="0" y="0"/>
                <wp:positionH relativeFrom="column">
                  <wp:posOffset>-41275</wp:posOffset>
                </wp:positionH>
                <wp:positionV relativeFrom="paragraph">
                  <wp:posOffset>-41852</wp:posOffset>
                </wp:positionV>
                <wp:extent cx="6109335" cy="6428509"/>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9335" cy="6428509"/>
                        </a:xfrm>
                        <a:prstGeom prst="rect">
                          <a:avLst/>
                        </a:prstGeom>
                        <a:solidFill>
                          <a:schemeClr val="lt1"/>
                        </a:solidFill>
                        <a:ln w="6350">
                          <a:noFill/>
                        </a:ln>
                      </wps:spPr>
                      <wps:txbx>
                        <w:txbxContent>
                          <w:p w14:paraId="236F103F" w14:textId="599862E0" w:rsidR="00F619ED" w:rsidRDefault="00F619ED">
                            <w:r>
                              <w:rPr>
                                <w:noProof/>
                              </w:rPr>
                              <w:drawing>
                                <wp:inline distT="0" distB="0" distL="0" distR="0" wp14:anchorId="46161ACB" wp14:editId="7EDD8811">
                                  <wp:extent cx="4356100" cy="603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4356100" cy="6032500"/>
                                          </a:xfrm>
                                          <a:prstGeom prst="rect">
                                            <a:avLst/>
                                          </a:prstGeom>
                                        </pic:spPr>
                                      </pic:pic>
                                    </a:graphicData>
                                  </a:graphic>
                                </wp:inline>
                              </w:drawing>
                            </w:r>
                          </w:p>
                          <w:p w14:paraId="0D0ED3C8" w14:textId="77777777" w:rsidR="00F619ED" w:rsidRDefault="00F619ED" w:rsidP="00F619ED">
                            <w:pPr>
                              <w:textDirection w:val="btLr"/>
                            </w:pPr>
                            <w:r w:rsidRPr="008675C6">
                              <w:rPr>
                                <w:rFonts w:ascii="Times New Roman" w:eastAsia="Times New Roman" w:hAnsi="Times New Roman" w:cs="Times New Roman"/>
                                <w:b/>
                                <w:bCs/>
                                <w:color w:val="000000"/>
                              </w:rPr>
                              <w:t>Figure 2:</w:t>
                            </w:r>
                            <w:r>
                              <w:rPr>
                                <w:rFonts w:ascii="Times New Roman" w:eastAsia="Times New Roman" w:hAnsi="Times New Roman" w:cs="Times New Roman"/>
                                <w:color w:val="000000"/>
                              </w:rPr>
                              <w:t xml:space="preserve"> Flow of participants through the study</w:t>
                            </w:r>
                          </w:p>
                          <w:p w14:paraId="2A985074" w14:textId="01D615CC" w:rsidR="00F619ED" w:rsidRDefault="00F61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3C565A0" id="Text Box 9" o:spid="_x0000_s1029" type="#_x0000_t202" style="position:absolute;margin-left:-3.25pt;margin-top:-3.3pt;width:481.05pt;height:506.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" fillcolor="white [3201]" stroked="f" strokeweight=".5pt">
                <v:textbox>
                  <w:txbxContent>
                    <w:p w14:paraId="236F103F" w14:textId="599862E0" w:rsidR="00F619ED" w:rsidRDefault="00F619ED">
                      <w:r>
                        <w:rPr>
                          <w:noProof/>
                        </w:rPr>
                        <w:drawing>
                          <wp:inline distT="0" distB="0" distL="0" distR="0" wp14:anchorId="46161ACB" wp14:editId="7EDD8811">
                            <wp:extent cx="4356100" cy="603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4356100" cy="6032500"/>
                                    </a:xfrm>
                                    <a:prstGeom prst="rect">
                                      <a:avLst/>
                                    </a:prstGeom>
                                  </pic:spPr>
                                </pic:pic>
                              </a:graphicData>
                            </a:graphic>
                          </wp:inline>
                        </w:drawing>
                      </w:r>
                    </w:p>
                    <w:p w14:paraId="0D0ED3C8" w14:textId="77777777" w:rsidR="00F619ED" w:rsidRDefault="00F619ED" w:rsidP="00F619ED">
                      <w:pPr>
                        <w:textDirection w:val="btLr"/>
                      </w:pPr>
                      <w:r w:rsidRPr="008675C6">
                        <w:rPr>
                          <w:rFonts w:ascii="Times New Roman" w:eastAsia="Times New Roman" w:hAnsi="Times New Roman" w:cs="Times New Roman"/>
                          <w:b/>
                          <w:bCs/>
                          <w:color w:val="000000"/>
                        </w:rPr>
                        <w:t>Figure 2:</w:t>
                      </w:r>
                      <w:r>
                        <w:rPr>
                          <w:rFonts w:ascii="Times New Roman" w:eastAsia="Times New Roman" w:hAnsi="Times New Roman" w:cs="Times New Roman"/>
                          <w:color w:val="000000"/>
                        </w:rPr>
                        <w:t xml:space="preserve"> Flow of participants through the study</w:t>
                      </w:r>
                    </w:p>
                    <w:p w14:paraId="2A985074" w14:textId="01D615CC" w:rsidR="00F619ED" w:rsidRDefault="00F619ED"/>
                  </w:txbxContent>
                </v:textbox>
              </v:shape>
            </w:pict>
          </mc:Fallback>
        </mc:AlternateContent>
      </w:r>
    </w:p>
    <w:p w14:paraId="1062747B" w14:textId="2C20DDA4" w:rsidR="00F3027C" w:rsidRDefault="00F3027C">
      <w:pPr>
        <w:pStyle w:val="Heading2"/>
      </w:pPr>
    </w:p>
    <w:p w14:paraId="1E9F992B" w14:textId="5350DCBC" w:rsidR="00F3027C" w:rsidRDefault="00F3027C">
      <w:pPr>
        <w:pStyle w:val="Heading2"/>
      </w:pPr>
    </w:p>
    <w:p w14:paraId="513126F3" w14:textId="3265F08D" w:rsidR="00F3027C" w:rsidRDefault="00F3027C">
      <w:pPr>
        <w:pStyle w:val="Heading2"/>
      </w:pPr>
    </w:p>
    <w:p w14:paraId="2E18A18E" w14:textId="77777777" w:rsidR="00F3027C" w:rsidRDefault="00F3027C">
      <w:pPr>
        <w:pStyle w:val="Heading2"/>
      </w:pPr>
    </w:p>
    <w:p w14:paraId="05661B3E" w14:textId="77777777" w:rsidR="00F3027C" w:rsidRDefault="00F3027C">
      <w:pPr>
        <w:pStyle w:val="Heading2"/>
      </w:pPr>
    </w:p>
    <w:p w14:paraId="777CBCD2" w14:textId="77777777" w:rsidR="00F3027C" w:rsidRDefault="00F3027C">
      <w:pPr>
        <w:pStyle w:val="Heading2"/>
      </w:pPr>
    </w:p>
    <w:p w14:paraId="3F518D6A" w14:textId="77777777" w:rsidR="00F3027C" w:rsidRDefault="00F3027C">
      <w:pPr>
        <w:pStyle w:val="Heading2"/>
      </w:pPr>
    </w:p>
    <w:p w14:paraId="58A43CB7" w14:textId="77777777" w:rsidR="00F3027C" w:rsidRDefault="00F3027C">
      <w:pPr>
        <w:pStyle w:val="Heading2"/>
      </w:pPr>
    </w:p>
    <w:p w14:paraId="797583BB" w14:textId="77777777" w:rsidR="00F3027C" w:rsidRDefault="00F3027C">
      <w:pPr>
        <w:pStyle w:val="Heading2"/>
      </w:pPr>
    </w:p>
    <w:p w14:paraId="6917D938" w14:textId="77777777" w:rsidR="00F3027C" w:rsidRDefault="00F3027C">
      <w:pPr>
        <w:pStyle w:val="Heading2"/>
      </w:pPr>
    </w:p>
    <w:p w14:paraId="22C7B764" w14:textId="77777777" w:rsidR="00F3027C" w:rsidRDefault="00F3027C">
      <w:pPr>
        <w:pStyle w:val="Heading2"/>
      </w:pPr>
    </w:p>
    <w:p w14:paraId="5AEFC911" w14:textId="77777777" w:rsidR="00F3027C" w:rsidRDefault="00F3027C">
      <w:pPr>
        <w:pStyle w:val="Heading2"/>
      </w:pPr>
    </w:p>
    <w:p w14:paraId="1E4AE06E" w14:textId="77777777" w:rsidR="00F3027C" w:rsidRDefault="00F3027C">
      <w:pPr>
        <w:pStyle w:val="Heading2"/>
      </w:pPr>
    </w:p>
    <w:p w14:paraId="1C45299A" w14:textId="50699ADE" w:rsidR="00F83712" w:rsidRPr="005B2F9C" w:rsidRDefault="00DE5BAD" w:rsidP="005B2F9C">
      <w:pPr>
        <w:pStyle w:val="Heading2"/>
        <w:rPr>
          <w:rFonts w:ascii="Times New Roman" w:hAnsi="Times New Roman" w:cs="Times New Roman"/>
          <w:b/>
          <w:bCs/>
        </w:rPr>
      </w:pPr>
      <w:r w:rsidRPr="005B2F9C">
        <w:rPr>
          <w:rFonts w:ascii="Times New Roman" w:hAnsi="Times New Roman" w:cs="Times New Roman"/>
          <w:b/>
          <w:bCs/>
        </w:rPr>
        <w:t>Results</w:t>
      </w:r>
    </w:p>
    <w:p w14:paraId="2459B32B" w14:textId="77777777" w:rsidR="00F83712" w:rsidRPr="0074169B" w:rsidRDefault="00DE5BAD">
      <w:pPr>
        <w:pStyle w:val="Standard"/>
        <w:rPr>
          <w:sz w:val="24"/>
          <w:szCs w:val="24"/>
        </w:rPr>
      </w:pPr>
      <w:r w:rsidRPr="0074169B">
        <w:rPr>
          <w:rFonts w:ascii="Times New Roman" w:eastAsia="Times New Roman" w:hAnsi="Times New Roman" w:cs="Times New Roman"/>
          <w:b/>
          <w:sz w:val="24"/>
          <w:szCs w:val="24"/>
          <w:u w:val="single"/>
        </w:rPr>
        <w:t>Demographic Characteristics of the PRESS Population</w:t>
      </w:r>
    </w:p>
    <w:p w14:paraId="203B3145" w14:textId="40397790" w:rsidR="00F83712" w:rsidRPr="0074169B" w:rsidRDefault="00F3027C">
      <w:pPr>
        <w:pStyle w:val="Standard"/>
        <w:rPr>
          <w:sz w:val="24"/>
          <w:szCs w:val="24"/>
        </w:rPr>
      </w:pPr>
      <w:r w:rsidRPr="0074169B">
        <w:rPr>
          <w:rFonts w:ascii="Times New Roman" w:eastAsia="Times New Roman" w:hAnsi="Times New Roman" w:cs="Times New Roman"/>
          <w:sz w:val="24"/>
          <w:szCs w:val="24"/>
        </w:rPr>
        <w:t>Figure 1 illustrates the flow of surveys participants in PRESS study completed throughout the time they were enrolled in the study. Every participant completed a screener, consent form, and a demographics survey no matter their gestational age at enrollment. Figure 2 illustrates th</w:t>
      </w:r>
      <w:r w:rsidR="00B252DB">
        <w:rPr>
          <w:rFonts w:ascii="Times New Roman" w:eastAsia="Times New Roman" w:hAnsi="Times New Roman" w:cs="Times New Roman"/>
          <w:sz w:val="24"/>
          <w:szCs w:val="24"/>
        </w:rPr>
        <w:t>e</w:t>
      </w:r>
      <w:r w:rsidRPr="0074169B">
        <w:rPr>
          <w:rFonts w:ascii="Times New Roman" w:eastAsia="Times New Roman" w:hAnsi="Times New Roman" w:cs="Times New Roman"/>
          <w:sz w:val="24"/>
          <w:szCs w:val="24"/>
        </w:rPr>
        <w:t xml:space="preserve"> flow </w:t>
      </w:r>
      <w:r w:rsidR="00BA348E">
        <w:rPr>
          <w:rFonts w:ascii="Times New Roman" w:eastAsia="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21E517C1" wp14:editId="02487D46">
                <wp:simplePos x="0" y="0"/>
                <wp:positionH relativeFrom="column">
                  <wp:posOffset>-130810</wp:posOffset>
                </wp:positionH>
                <wp:positionV relativeFrom="paragraph">
                  <wp:posOffset>425958</wp:posOffset>
                </wp:positionV>
                <wp:extent cx="2873375" cy="7384415"/>
                <wp:effectExtent l="0" t="0" r="0" b="0"/>
                <wp:wrapThrough wrapText="bothSides">
                  <wp:wrapPolygon edited="0">
                    <wp:start x="0" y="0"/>
                    <wp:lineTo x="0" y="21546"/>
                    <wp:lineTo x="21481" y="21546"/>
                    <wp:lineTo x="21481"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2873375" cy="7384415"/>
                        </a:xfrm>
                        <a:prstGeom prst="rect">
                          <a:avLst/>
                        </a:prstGeom>
                        <a:solidFill>
                          <a:schemeClr val="lt1"/>
                        </a:solidFill>
                        <a:ln w="6350">
                          <a:noFill/>
                        </a:ln>
                      </wps:spPr>
                      <wps:txbx>
                        <w:txbxContent>
                          <w:p w14:paraId="3794834E" w14:textId="0D0FCE39" w:rsidR="00F3027C" w:rsidRDefault="0087544B" w:rsidP="00F3027C">
                            <w:r w:rsidRPr="0087544B">
                              <w:rPr>
                                <w:noProof/>
                              </w:rPr>
                              <w:drawing>
                                <wp:inline distT="0" distB="0" distL="0" distR="0" wp14:anchorId="32670832" wp14:editId="0C92C989">
                                  <wp:extent cx="2302137" cy="6886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9341" cy="6937790"/>
                                          </a:xfrm>
                                          <a:prstGeom prst="rect">
                                            <a:avLst/>
                                          </a:prstGeom>
                                        </pic:spPr>
                                      </pic:pic>
                                    </a:graphicData>
                                  </a:graphic>
                                </wp:inline>
                              </w:drawing>
                            </w:r>
                            <w:r w:rsidR="00F3027C">
                              <w:t xml:space="preserve"> </w:t>
                            </w:r>
                          </w:p>
                          <w:p w14:paraId="577E1EB4" w14:textId="77777777" w:rsidR="00F3027C" w:rsidRPr="008675C6" w:rsidRDefault="00F3027C" w:rsidP="00F3027C">
                            <w:pPr>
                              <w:rPr>
                                <w:rFonts w:ascii="Times New Roman" w:hAnsi="Times New Roman" w:cs="Times New Roman"/>
                              </w:rPr>
                            </w:pPr>
                            <w:r w:rsidRPr="008675C6">
                              <w:rPr>
                                <w:rFonts w:ascii="Times New Roman" w:hAnsi="Times New Roman" w:cs="Times New Roman"/>
                                <w:b/>
                                <w:bCs/>
                              </w:rPr>
                              <w:t>Table 1:</w:t>
                            </w:r>
                            <w:r w:rsidRPr="008675C6">
                              <w:rPr>
                                <w:rFonts w:ascii="Times New Roman" w:hAnsi="Times New Roman" w:cs="Times New Roman"/>
                              </w:rPr>
                              <w:t xml:space="preserve"> Demographic characteristics of PRESS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1E517C1" id="_x0000_t202" coordsize="21600,21600" o:spt="202" path="m,l,21600r21600,l21600,xe">
                <v:stroke joinstyle="miter"/>
                <v:path gradientshapeok="t" o:connecttype="rect"/>
              </v:shapetype>
              <v:shape id="Text Box 16" o:spid="_x0000_s1030" type="#_x0000_t202" style="position:absolute;margin-left:-10.3pt;margin-top:33.55pt;width:226.25pt;height:58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" fillcolor="white [3201]" stroked="f" strokeweight=".5pt">
                <v:textbox>
                  <w:txbxContent>
                    <w:p w14:paraId="3794834E" w14:textId="0D0FCE39" w:rsidR="00F3027C" w:rsidRDefault="0087544B" w:rsidP="00F3027C">
                      <w:r w:rsidRPr="0087544B">
                        <w:drawing>
                          <wp:inline distT="0" distB="0" distL="0" distR="0" wp14:anchorId="32670832" wp14:editId="0C92C989">
                            <wp:extent cx="2302137" cy="6886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9341" cy="6937790"/>
                                    </a:xfrm>
                                    <a:prstGeom prst="rect">
                                      <a:avLst/>
                                    </a:prstGeom>
                                  </pic:spPr>
                                </pic:pic>
                              </a:graphicData>
                            </a:graphic>
                          </wp:inline>
                        </w:drawing>
                      </w:r>
                      <w:r w:rsidR="00F3027C">
                        <w:t xml:space="preserve"> </w:t>
                      </w:r>
                    </w:p>
                    <w:p w14:paraId="577E1EB4" w14:textId="77777777" w:rsidR="00F3027C" w:rsidRPr="008675C6" w:rsidRDefault="00F3027C" w:rsidP="00F3027C">
                      <w:pPr>
                        <w:rPr>
                          <w:rFonts w:ascii="Times New Roman" w:hAnsi="Times New Roman" w:cs="Times New Roman"/>
                        </w:rPr>
                      </w:pPr>
                      <w:r w:rsidRPr="008675C6">
                        <w:rPr>
                          <w:rFonts w:ascii="Times New Roman" w:hAnsi="Times New Roman" w:cs="Times New Roman"/>
                          <w:b/>
                          <w:bCs/>
                        </w:rPr>
                        <w:t>Table 1:</w:t>
                      </w:r>
                      <w:r w:rsidRPr="008675C6">
                        <w:rPr>
                          <w:rFonts w:ascii="Times New Roman" w:hAnsi="Times New Roman" w:cs="Times New Roman"/>
                        </w:rPr>
                        <w:t xml:space="preserve"> Demographic characteristics of PRESS population</w:t>
                      </w:r>
                    </w:p>
                  </w:txbxContent>
                </v:textbox>
                <w10:wrap type="through"/>
              </v:shape>
            </w:pict>
          </mc:Fallback>
        </mc:AlternateContent>
      </w:r>
      <w:r w:rsidRPr="0074169B">
        <w:rPr>
          <w:rFonts w:ascii="Times New Roman" w:eastAsia="Times New Roman" w:hAnsi="Times New Roman" w:cs="Times New Roman"/>
          <w:sz w:val="24"/>
          <w:szCs w:val="24"/>
        </w:rPr>
        <w:t>of participants through the study. 3,140 individuals received an email from the study team to participate in the study. 725 of the people who received a recruitment email clicked on the survey link and began the survey. 12 individuals were found to be duplicates, so this number was corrected to 713 individuals. After completing the screener, 109 individuals were not eligible. Of the remaining 611 participants, 356 individuals consented to complete the study. After completing the first survey, 7 individuals were found to not have valid Michigan Medicine ID’s and 41 participants did not complete the entire first survey and were therefore excluded. Of the 308 individuals who remained, 155 individuals had a trimester 3 score during the time of data abstraction, and 7 participants had a loss of pregnancy. Of the 15</w:t>
      </w:r>
      <w:r w:rsidR="008B3EF1">
        <w:rPr>
          <w:rFonts w:ascii="Times New Roman" w:eastAsia="Times New Roman" w:hAnsi="Times New Roman" w:cs="Times New Roman"/>
          <w:sz w:val="24"/>
          <w:szCs w:val="24"/>
        </w:rPr>
        <w:t>1</w:t>
      </w:r>
      <w:r w:rsidRPr="0074169B">
        <w:rPr>
          <w:rFonts w:ascii="Times New Roman" w:eastAsia="Times New Roman" w:hAnsi="Times New Roman" w:cs="Times New Roman"/>
          <w:sz w:val="24"/>
          <w:szCs w:val="24"/>
        </w:rPr>
        <w:t xml:space="preserve"> participants remaining, 50 participants did not have completed outcome data and 14 of the participants GWG weights were taken over 2 weeks from delivery. 1 participant was found to have completed two trimester 3 EDE-QS surveys and was therefore excluded as their two scores differed. Therefore, the final sample for this analysis consisted of 86 individuals. </w:t>
      </w:r>
    </w:p>
    <w:p w14:paraId="19F53E15" w14:textId="37889BD4" w:rsidR="00F83712" w:rsidRPr="0074169B" w:rsidRDefault="00DE5BAD">
      <w:pPr>
        <w:pStyle w:val="Standard"/>
        <w:rPr>
          <w:sz w:val="24"/>
          <w:szCs w:val="24"/>
        </w:rPr>
      </w:pPr>
      <w:r w:rsidRPr="0074169B">
        <w:rPr>
          <w:rFonts w:ascii="Times New Roman" w:eastAsia="Times New Roman" w:hAnsi="Times New Roman" w:cs="Times New Roman"/>
          <w:sz w:val="24"/>
          <w:szCs w:val="24"/>
        </w:rPr>
        <w:tab/>
        <w:t>The final sample of participants used for analy</w:t>
      </w:r>
      <w:r w:rsidRPr="0074169B">
        <w:rPr>
          <w:rFonts w:ascii="Times New Roman" w:eastAsia="Times New Roman" w:hAnsi="Times New Roman" w:cs="Times New Roman"/>
          <w:sz w:val="24"/>
          <w:szCs w:val="24"/>
        </w:rPr>
        <w:t xml:space="preserve">sis consisted of pregnant people who were predominantly white, educated, wealthy, within a normal BMI category, married or in a long-term partnership, and did not smoke (Table 1). </w:t>
      </w:r>
      <w:r w:rsidR="00F3027C" w:rsidRPr="0074169B">
        <w:rPr>
          <w:rFonts w:ascii="Times New Roman" w:eastAsia="Times New Roman" w:hAnsi="Times New Roman" w:cs="Times New Roman"/>
          <w:sz w:val="24"/>
          <w:szCs w:val="24"/>
        </w:rPr>
        <w:t>The average</w:t>
      </w:r>
      <w:r w:rsidRPr="0074169B">
        <w:rPr>
          <w:rFonts w:ascii="Times New Roman" w:eastAsia="Times New Roman" w:hAnsi="Times New Roman" w:cs="Times New Roman"/>
          <w:sz w:val="24"/>
          <w:szCs w:val="24"/>
        </w:rPr>
        <w:t xml:space="preserve"> gestational age at enrollment was 18.9 +/- 6.31 weeks. Their exp</w:t>
      </w:r>
      <w:r w:rsidRPr="0074169B">
        <w:rPr>
          <w:rFonts w:ascii="Times New Roman" w:eastAsia="Times New Roman" w:hAnsi="Times New Roman" w:cs="Times New Roman"/>
          <w:sz w:val="24"/>
          <w:szCs w:val="24"/>
        </w:rPr>
        <w:t>ected gestational weight gain was 24.9 +/- 9.26 lbs</w:t>
      </w:r>
      <w:r w:rsidR="00D430FA">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The average age was 31.6 +/- 3.84 years old. Trimester 3 EDE-QS scores were on average 3.8 +/- 2.81, and the average GWG for these participants was 30.3 +/- 13.6 lbs.</w:t>
      </w:r>
      <w:r w:rsidR="009D24CA">
        <w:rPr>
          <w:rFonts w:ascii="Times New Roman" w:eastAsia="Times New Roman" w:hAnsi="Times New Roman" w:cs="Times New Roman"/>
          <w:sz w:val="24"/>
          <w:szCs w:val="24"/>
        </w:rPr>
        <w:t xml:space="preserve"> </w:t>
      </w:r>
      <w:r w:rsidR="008B3EF1">
        <w:rPr>
          <w:rFonts w:ascii="Times New Roman" w:eastAsia="Times New Roman" w:hAnsi="Times New Roman" w:cs="Times New Roman"/>
          <w:sz w:val="24"/>
          <w:szCs w:val="24"/>
        </w:rPr>
        <w:t>Most</w:t>
      </w:r>
      <w:r w:rsidR="009D24CA">
        <w:rPr>
          <w:rFonts w:ascii="Times New Roman" w:eastAsia="Times New Roman" w:hAnsi="Times New Roman" w:cs="Times New Roman"/>
          <w:sz w:val="24"/>
          <w:szCs w:val="24"/>
        </w:rPr>
        <w:t xml:space="preserve"> participants underestimated their actual GWG (47.7%), followed by aligned GWG (33.7%), and overestimated GWG (18.6%).</w:t>
      </w:r>
    </w:p>
    <w:p w14:paraId="5549DB3C" w14:textId="05B48F35" w:rsidR="00F83712" w:rsidRDefault="00354EEA">
      <w:pPr>
        <w:pStyle w:val="Standard"/>
        <w:rPr>
          <w:rFonts w:ascii="Times New Roman" w:eastAsia="Times New Roman" w:hAnsi="Times New Roman" w:cs="Times New Roman"/>
        </w:rPr>
      </w:pPr>
      <w:r w:rsidRPr="0074169B">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0266BB2F" wp14:editId="641D5635">
                <wp:simplePos x="0" y="0"/>
                <wp:positionH relativeFrom="column">
                  <wp:posOffset>-457200</wp:posOffset>
                </wp:positionH>
                <wp:positionV relativeFrom="paragraph">
                  <wp:posOffset>262255</wp:posOffset>
                </wp:positionV>
                <wp:extent cx="4594860" cy="7561385"/>
                <wp:effectExtent l="0" t="0" r="2540" b="0"/>
                <wp:wrapThrough wrapText="bothSides">
                  <wp:wrapPolygon edited="0">
                    <wp:start x="0" y="0"/>
                    <wp:lineTo x="0" y="21551"/>
                    <wp:lineTo x="21552" y="21551"/>
                    <wp:lineTo x="21552"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4594860" cy="7561385"/>
                        </a:xfrm>
                        <a:prstGeom prst="rect">
                          <a:avLst/>
                        </a:prstGeom>
                        <a:solidFill>
                          <a:schemeClr val="lt1"/>
                        </a:solidFill>
                        <a:ln w="6350">
                          <a:noFill/>
                        </a:ln>
                      </wps:spPr>
                      <wps:txbx>
                        <w:txbxContent>
                          <w:p w14:paraId="4867C325" w14:textId="77777777" w:rsidR="00F3027C" w:rsidRPr="008675C6" w:rsidRDefault="00F3027C" w:rsidP="00F3027C">
                            <w:r w:rsidRPr="008675C6">
                              <w:rPr>
                                <w:noProof/>
                              </w:rPr>
                              <w:drawing>
                                <wp:inline distT="0" distB="0" distL="0" distR="0" wp14:anchorId="7FE0722D" wp14:editId="30B3E3BF">
                                  <wp:extent cx="4305300" cy="6365631"/>
                                  <wp:effectExtent l="0" t="0" r="0" b="0"/>
                                  <wp:docPr id="32" name="Picture 32"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rotWithShape="1">
                                          <a:blip r:embed="rId13"/>
                                          <a:srcRect b="6746"/>
                                          <a:stretch/>
                                        </pic:blipFill>
                                        <pic:spPr bwMode="auto">
                                          <a:xfrm>
                                            <a:off x="0" y="0"/>
                                            <a:ext cx="4346721" cy="6426874"/>
                                          </a:xfrm>
                                          <a:prstGeom prst="rect">
                                            <a:avLst/>
                                          </a:prstGeom>
                                          <a:ln>
                                            <a:noFill/>
                                          </a:ln>
                                          <a:extLst>
                                            <a:ext uri="{53640926-AAD7-44D8-BBD7-CCE9431645EC}">
                                              <a14:shadowObscured xmlns:a14="http://schemas.microsoft.com/office/drawing/2010/main"/>
                                            </a:ext>
                                          </a:extLst>
                                        </pic:spPr>
                                      </pic:pic>
                                    </a:graphicData>
                                  </a:graphic>
                                </wp:inline>
                              </w:drawing>
                            </w:r>
                          </w:p>
                          <w:p w14:paraId="4FB62E0B" w14:textId="7237BFB3" w:rsidR="00F3027C" w:rsidRDefault="00F3027C" w:rsidP="00F3027C">
                            <w:pPr>
                              <w:rPr>
                                <w:rFonts w:ascii="Times New Roman" w:hAnsi="Times New Roman" w:cs="Times New Roman"/>
                              </w:rPr>
                            </w:pPr>
                            <w:r w:rsidRPr="008675C6">
                              <w:rPr>
                                <w:rFonts w:ascii="Times New Roman" w:hAnsi="Times New Roman" w:cs="Times New Roman"/>
                                <w:b/>
                                <w:bCs/>
                              </w:rPr>
                              <w:t>Table 2:</w:t>
                            </w:r>
                            <w:r w:rsidRPr="008675C6">
                              <w:rPr>
                                <w:rFonts w:ascii="Times New Roman" w:hAnsi="Times New Roman" w:cs="Times New Roman"/>
                              </w:rPr>
                              <w:t xml:space="preserve"> GWG compared to demographic </w:t>
                            </w:r>
                            <w:r w:rsidR="00C90C25">
                              <w:rPr>
                                <w:rFonts w:ascii="Times New Roman" w:hAnsi="Times New Roman" w:cs="Times New Roman"/>
                              </w:rPr>
                              <w:t>variables.</w:t>
                            </w:r>
                          </w:p>
                          <w:p w14:paraId="1B7BCFEB" w14:textId="675BCB3C" w:rsidR="00C90C25" w:rsidRDefault="00C90C25" w:rsidP="00C90C25">
                            <w:pPr>
                              <w:rPr>
                                <w:rFonts w:ascii="Times New Roman" w:hAnsi="Times New Roman" w:cs="Times New Roman"/>
                              </w:rPr>
                            </w:pPr>
                            <w:r>
                              <w:rPr>
                                <w:rFonts w:ascii="Times New Roman" w:hAnsi="Times New Roman" w:cs="Times New Roman"/>
                              </w:rPr>
                              <w:t>Continuous covariates modeled against GWG using linear regression</w:t>
                            </w:r>
                          </w:p>
                          <w:p w14:paraId="14D1128D" w14:textId="209E0F09" w:rsidR="00C90C25" w:rsidRDefault="00C90C25" w:rsidP="00C90C25">
                            <w:pPr>
                              <w:rPr>
                                <w:rFonts w:ascii="Times New Roman" w:hAnsi="Times New Roman" w:cs="Times New Roman"/>
                              </w:rPr>
                            </w:pPr>
                            <w:r>
                              <w:rPr>
                                <w:rFonts w:ascii="Times New Roman" w:hAnsi="Times New Roman" w:cs="Times New Roman"/>
                              </w:rPr>
                              <w:t>Discrete covariates modeled against GWG using ANOVA</w:t>
                            </w:r>
                          </w:p>
                          <w:p w14:paraId="38BB665A" w14:textId="7E04A072" w:rsidR="00C90C25" w:rsidRDefault="00C90C25" w:rsidP="00C90C25">
                            <w:pPr>
                              <w:rPr>
                                <w:rFonts w:ascii="Times New Roman" w:hAnsi="Times New Roman" w:cs="Times New Roman"/>
                              </w:rPr>
                            </w:pPr>
                            <w:r>
                              <w:rPr>
                                <w:rFonts w:ascii="Times New Roman" w:hAnsi="Times New Roman" w:cs="Times New Roman"/>
                              </w:rPr>
                              <w:t>**Mann-Whitney Test</w:t>
                            </w:r>
                          </w:p>
                          <w:p w14:paraId="26A16F5A" w14:textId="5F6890F5"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266BB2F" id="Text Box 18" o:spid="_x0000_s1031" type="#_x0000_t202" style="position:absolute;margin-left:-36pt;margin-top:20.65pt;width:361.8pt;height:59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" fillcolor="white [3201]" stroked="f" strokeweight=".5pt">
                <v:textbox>
                  <w:txbxContent>
                    <w:p w14:paraId="4867C325" w14:textId="77777777" w:rsidR="00F3027C" w:rsidRPr="008675C6" w:rsidRDefault="00F3027C" w:rsidP="00F3027C">
                      <w:r w:rsidRPr="008675C6">
                        <w:rPr>
                          <w:noProof/>
                        </w:rPr>
                        <w:drawing>
                          <wp:inline distT="0" distB="0" distL="0" distR="0" wp14:anchorId="7FE0722D" wp14:editId="30B3E3BF">
                            <wp:extent cx="4305300" cy="6365631"/>
                            <wp:effectExtent l="0" t="0" r="0" b="0"/>
                            <wp:docPr id="32" name="Picture 32"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rotWithShape="1">
                                    <a:blip r:embed="rId14"/>
                                    <a:srcRect b="6746"/>
                                    <a:stretch/>
                                  </pic:blipFill>
                                  <pic:spPr bwMode="auto">
                                    <a:xfrm>
                                      <a:off x="0" y="0"/>
                                      <a:ext cx="4346721" cy="6426874"/>
                                    </a:xfrm>
                                    <a:prstGeom prst="rect">
                                      <a:avLst/>
                                    </a:prstGeom>
                                    <a:ln>
                                      <a:noFill/>
                                    </a:ln>
                                    <a:extLst>
                                      <a:ext uri="{53640926-AAD7-44D8-BBD7-CCE9431645EC}">
                                        <a14:shadowObscured xmlns:a14="http://schemas.microsoft.com/office/drawing/2010/main"/>
                                      </a:ext>
                                    </a:extLst>
                                  </pic:spPr>
                                </pic:pic>
                              </a:graphicData>
                            </a:graphic>
                          </wp:inline>
                        </w:drawing>
                      </w:r>
                    </w:p>
                    <w:p w14:paraId="4FB62E0B" w14:textId="7237BFB3" w:rsidR="00F3027C" w:rsidRDefault="00F3027C" w:rsidP="00F3027C">
                      <w:pPr>
                        <w:rPr>
                          <w:rFonts w:ascii="Times New Roman" w:hAnsi="Times New Roman" w:cs="Times New Roman"/>
                        </w:rPr>
                      </w:pPr>
                      <w:r w:rsidRPr="008675C6">
                        <w:rPr>
                          <w:rFonts w:ascii="Times New Roman" w:hAnsi="Times New Roman" w:cs="Times New Roman"/>
                          <w:b/>
                          <w:bCs/>
                        </w:rPr>
                        <w:t>Table 2:</w:t>
                      </w:r>
                      <w:r w:rsidRPr="008675C6">
                        <w:rPr>
                          <w:rFonts w:ascii="Times New Roman" w:hAnsi="Times New Roman" w:cs="Times New Roman"/>
                        </w:rPr>
                        <w:t xml:space="preserve"> GWG compared to demographic </w:t>
                      </w:r>
                      <w:r w:rsidR="00C90C25">
                        <w:rPr>
                          <w:rFonts w:ascii="Times New Roman" w:hAnsi="Times New Roman" w:cs="Times New Roman"/>
                        </w:rPr>
                        <w:t>variables.</w:t>
                      </w:r>
                    </w:p>
                    <w:p w14:paraId="1B7BCFEB" w14:textId="675BCB3C" w:rsidR="00C90C25" w:rsidRDefault="00C90C25" w:rsidP="00C90C25">
                      <w:pPr>
                        <w:rPr>
                          <w:rFonts w:ascii="Times New Roman" w:hAnsi="Times New Roman" w:cs="Times New Roman"/>
                        </w:rPr>
                      </w:pPr>
                      <w:r>
                        <w:rPr>
                          <w:rFonts w:ascii="Times New Roman" w:hAnsi="Times New Roman" w:cs="Times New Roman"/>
                        </w:rPr>
                        <w:t>Continuous covariates modeled against GWG using linear regression</w:t>
                      </w:r>
                    </w:p>
                    <w:p w14:paraId="14D1128D" w14:textId="209E0F09" w:rsidR="00C90C25" w:rsidRDefault="00C90C25" w:rsidP="00C90C25">
                      <w:pPr>
                        <w:rPr>
                          <w:rFonts w:ascii="Times New Roman" w:hAnsi="Times New Roman" w:cs="Times New Roman"/>
                        </w:rPr>
                      </w:pPr>
                      <w:r>
                        <w:rPr>
                          <w:rFonts w:ascii="Times New Roman" w:hAnsi="Times New Roman" w:cs="Times New Roman"/>
                        </w:rPr>
                        <w:t>Discrete covariates modeled against GWG using ANOVA</w:t>
                      </w:r>
                    </w:p>
                    <w:p w14:paraId="38BB665A" w14:textId="7E04A072" w:rsidR="00C90C25" w:rsidRDefault="00C90C25" w:rsidP="00C90C25">
                      <w:pPr>
                        <w:rPr>
                          <w:rFonts w:ascii="Times New Roman" w:hAnsi="Times New Roman" w:cs="Times New Roman"/>
                        </w:rPr>
                      </w:pPr>
                      <w:r>
                        <w:rPr>
                          <w:rFonts w:ascii="Times New Roman" w:hAnsi="Times New Roman" w:cs="Times New Roman"/>
                        </w:rPr>
                        <w:t>**Mann-Whitney Test</w:t>
                      </w:r>
                    </w:p>
                    <w:p w14:paraId="26A16F5A" w14:textId="5F6890F5"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txbxContent>
                </v:textbox>
                <w10:wrap type="through"/>
              </v:shape>
            </w:pict>
          </mc:Fallback>
        </mc:AlternateContent>
      </w:r>
    </w:p>
    <w:p w14:paraId="0D6C6E6F" w14:textId="111496A2" w:rsidR="00F83712" w:rsidRPr="0074169B" w:rsidRDefault="00DE5BAD">
      <w:pPr>
        <w:pStyle w:val="Standard"/>
        <w:rPr>
          <w:sz w:val="24"/>
          <w:szCs w:val="24"/>
        </w:rPr>
      </w:pPr>
      <w:r w:rsidRPr="0074169B">
        <w:rPr>
          <w:rFonts w:ascii="Times New Roman" w:eastAsia="Times New Roman" w:hAnsi="Times New Roman" w:cs="Times New Roman"/>
          <w:b/>
          <w:sz w:val="24"/>
          <w:szCs w:val="24"/>
          <w:u w:val="single"/>
        </w:rPr>
        <w:t>GWG Expectations Are Associated with Actual GWG</w:t>
      </w:r>
    </w:p>
    <w:p w14:paraId="13D53F71" w14:textId="2BC7FF5F" w:rsidR="00F83712" w:rsidRDefault="009D24CA">
      <w:pPr>
        <w:pStyle w:val="Standard"/>
        <w:ind w:firstLine="720"/>
        <w:rPr>
          <w:rFonts w:ascii="Times New Roman" w:eastAsia="Times New Roman" w:hAnsi="Times New Roman" w:cs="Times New Roman"/>
        </w:rPr>
      </w:pPr>
      <w:r w:rsidRPr="0074169B">
        <w:rPr>
          <w:rFonts w:ascii="Times New Roman" w:eastAsia="Times New Roman" w:hAnsi="Times New Roman" w:cs="Times New Roman"/>
          <w:sz w:val="24"/>
          <w:szCs w:val="24"/>
        </w:rPr>
        <w:t>Most covariates were not found to be significantly associated with GWG</w:t>
      </w:r>
      <w:r w:rsidR="00D430FA">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w:t>
      </w:r>
      <w:r w:rsidR="00D430FA">
        <w:rPr>
          <w:rFonts w:ascii="Times New Roman" w:eastAsia="Times New Roman" w:hAnsi="Times New Roman" w:cs="Times New Roman"/>
          <w:sz w:val="24"/>
          <w:szCs w:val="24"/>
        </w:rPr>
        <w:t>I</w:t>
      </w:r>
      <w:r w:rsidRPr="0074169B">
        <w:rPr>
          <w:rFonts w:ascii="Times New Roman" w:eastAsia="Times New Roman" w:hAnsi="Times New Roman" w:cs="Times New Roman"/>
          <w:sz w:val="24"/>
          <w:szCs w:val="24"/>
        </w:rPr>
        <w:t>ndividuals who were not White or Caucasian (27.0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had a lower mean GWG compared to White and Caucasian participants (30.9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(p = 0.3). Household income was also not found to be significantly associated with GWG, however individuals with the lowest income had higher mean GWG (34.1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compared to those with an income between $100,000-149,999 and $150,000 or more (26.3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29.8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(p</w:t>
      </w:r>
      <w:r w:rsidR="00D430FA"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=0.2). Participants' pre-pregnancy BMI as well as pre-pregnancy weight was found to be negatively associated with GWG, where a 1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vertAlign w:val="subscript"/>
        </w:rPr>
        <w:t xml:space="preserve"> </w:t>
      </w:r>
      <w:r w:rsidRPr="0074169B">
        <w:rPr>
          <w:rFonts w:ascii="Times New Roman" w:eastAsia="Times New Roman" w:hAnsi="Times New Roman" w:cs="Times New Roman"/>
          <w:sz w:val="24"/>
          <w:szCs w:val="24"/>
        </w:rPr>
        <w:t>increase in BMI was associated with a 0.8</w:t>
      </w:r>
      <w:r w:rsidR="00D430FA">
        <w:rPr>
          <w:rFonts w:ascii="Times New Roman" w:eastAsia="Times New Roman" w:hAnsi="Times New Roman" w:cs="Times New Roman"/>
          <w:sz w:val="24"/>
          <w:szCs w:val="24"/>
        </w:rPr>
        <w:t>6 +/- 0.21</w:t>
      </w:r>
      <w:r w:rsidRPr="0074169B">
        <w:rPr>
          <w:rFonts w:ascii="Times New Roman" w:eastAsia="Times New Roman" w:hAnsi="Times New Roman" w:cs="Times New Roman"/>
          <w:sz w:val="24"/>
          <w:szCs w:val="24"/>
        </w:rPr>
        <w:t xml:space="preserve"> lb</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decrease in </w:t>
      </w:r>
      <w:r w:rsidR="00F3027C" w:rsidRPr="0074169B">
        <w:rPr>
          <w:rFonts w:ascii="Times New Roman" w:eastAsia="Times New Roman" w:hAnsi="Times New Roman" w:cs="Times New Roman"/>
          <w:sz w:val="24"/>
          <w:szCs w:val="24"/>
        </w:rPr>
        <w:t>GWG (</w:t>
      </w:r>
      <w:r w:rsidRPr="0074169B">
        <w:rPr>
          <w:rFonts w:ascii="Times New Roman" w:eastAsia="Times New Roman" w:hAnsi="Times New Roman" w:cs="Times New Roman"/>
          <w:sz w:val="24"/>
          <w:szCs w:val="24"/>
        </w:rPr>
        <w:t>p=</w:t>
      </w:r>
      <w:r w:rsidR="00B252D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0.00009), and where a l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increase in maternal pre-pregnancy weight was associated with a 0.12</w:t>
      </w:r>
      <w:r w:rsidR="00D430FA">
        <w:rPr>
          <w:rFonts w:ascii="Times New Roman" w:eastAsia="Times New Roman" w:hAnsi="Times New Roman" w:cs="Times New Roman"/>
          <w:sz w:val="24"/>
          <w:szCs w:val="24"/>
        </w:rPr>
        <w:t xml:space="preserve"> +/- 0.037</w:t>
      </w:r>
      <w:r w:rsidRPr="0074169B">
        <w:rPr>
          <w:rFonts w:ascii="Times New Roman" w:eastAsia="Times New Roman" w:hAnsi="Times New Roman" w:cs="Times New Roman"/>
          <w:sz w:val="24"/>
          <w:szCs w:val="24"/>
        </w:rPr>
        <w:t xml:space="preserve">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decrease in GWG (p</w:t>
      </w:r>
      <w:r w:rsidR="00D430FA"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=0.001</w:t>
      </w:r>
      <w:r w:rsidR="00D430FA">
        <w:rPr>
          <w:rFonts w:ascii="Times New Roman" w:eastAsia="Times New Roman" w:hAnsi="Times New Roman" w:cs="Times New Roman"/>
          <w:sz w:val="24"/>
          <w:szCs w:val="24"/>
        </w:rPr>
        <w:t>7</w:t>
      </w:r>
      <w:r w:rsidRPr="0074169B">
        <w:rPr>
          <w:rFonts w:ascii="Times New Roman" w:eastAsia="Times New Roman" w:hAnsi="Times New Roman" w:cs="Times New Roman"/>
          <w:sz w:val="24"/>
          <w:szCs w:val="24"/>
        </w:rPr>
        <w:t xml:space="preserve">). Additionally, pre-pregnancy BMI as a discrete variable was also found to be significantly associated with GWG, where the average GWG for the one underweight participant </w:t>
      </w:r>
      <w:r w:rsidRPr="0074169B">
        <w:rPr>
          <w:rFonts w:ascii="Times New Roman" w:eastAsia="Times New Roman" w:hAnsi="Times New Roman" w:cs="Times New Roman"/>
          <w:sz w:val="24"/>
          <w:szCs w:val="24"/>
        </w:rPr>
        <w:lastRenderedPageBreak/>
        <w:t xml:space="preserve">was 30 </w:t>
      </w:r>
      <w:r w:rsidR="00F0023E"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normal weight individuals </w:t>
      </w:r>
      <w:r w:rsidR="00A427AB">
        <w:rPr>
          <w:rFonts w:ascii="Times New Roman" w:eastAsia="Times New Roman" w:hAnsi="Times New Roman" w:cs="Times New Roman"/>
          <w:sz w:val="24"/>
          <w:szCs w:val="24"/>
        </w:rPr>
        <w:t xml:space="preserve">gained </w:t>
      </w:r>
      <w:r w:rsidRPr="0074169B">
        <w:rPr>
          <w:rFonts w:ascii="Times New Roman" w:eastAsia="Times New Roman" w:hAnsi="Times New Roman" w:cs="Times New Roman"/>
          <w:sz w:val="24"/>
          <w:szCs w:val="24"/>
        </w:rPr>
        <w:t xml:space="preserve">on average 33.3 </w:t>
      </w:r>
      <w:r w:rsidR="00F3027C" w:rsidRPr="0074169B">
        <w:rPr>
          <w:rFonts w:ascii="Times New Roman" w:eastAsia="Times New Roman" w:hAnsi="Times New Roman" w:cs="Times New Roman"/>
          <w:sz w:val="24"/>
          <w:szCs w:val="24"/>
        </w:rPr>
        <w:t>lb</w:t>
      </w:r>
      <w:r w:rsidR="00A427AB">
        <w:rPr>
          <w:rFonts w:ascii="Times New Roman" w:eastAsia="Times New Roman" w:hAnsi="Times New Roman" w:cs="Times New Roman"/>
          <w:sz w:val="24"/>
          <w:szCs w:val="24"/>
        </w:rPr>
        <w:t>s.</w:t>
      </w:r>
      <w:r w:rsidRPr="0074169B">
        <w:rPr>
          <w:rFonts w:ascii="Times New Roman" w:eastAsia="Times New Roman" w:hAnsi="Times New Roman" w:cs="Times New Roman"/>
          <w:sz w:val="24"/>
          <w:szCs w:val="24"/>
        </w:rPr>
        <w:t xml:space="preserve">, overweight participants gained on average 33.7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and obese participants gained on average 22.8</w:t>
      </w:r>
      <w:r>
        <w:rPr>
          <w:rFonts w:ascii="Times New Roman" w:eastAsia="Times New Roman" w:hAnsi="Times New Roman" w:cs="Times New Roman"/>
        </w:rPr>
        <w:t xml:space="preserve">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(p-value 0.012).  </w:t>
      </w:r>
      <w:r>
        <w:rPr>
          <w:rFonts w:ascii="Times New Roman" w:eastAsia="Times New Roman" w:hAnsi="Times New Roman" w:cs="Times New Roman"/>
        </w:rPr>
        <w:t xml:space="preserve">Expected GWG was positively associated with actual GWG, where a 1 </w:t>
      </w:r>
      <w:r w:rsidR="00F3027C">
        <w:rPr>
          <w:rFonts w:ascii="Times New Roman" w:eastAsia="Times New Roman" w:hAnsi="Times New Roman" w:cs="Times New Roman"/>
        </w:rPr>
        <w:t>lb.</w:t>
      </w:r>
      <w:r>
        <w:rPr>
          <w:rFonts w:ascii="Times New Roman" w:eastAsia="Times New Roman" w:hAnsi="Times New Roman" w:cs="Times New Roman"/>
        </w:rPr>
        <w:t xml:space="preserve"> increase </w:t>
      </w:r>
      <w:r w:rsidRPr="0074169B">
        <w:rPr>
          <w:rFonts w:ascii="Times New Roman" w:eastAsia="Times New Roman" w:hAnsi="Times New Roman" w:cs="Times New Roman"/>
          <w:sz w:val="24"/>
          <w:szCs w:val="24"/>
        </w:rPr>
        <w:t xml:space="preserve">in expected GWG </w:t>
      </w:r>
      <w:r w:rsidR="00354EEA">
        <w:rPr>
          <w:rFonts w:ascii="Times New Roman" w:eastAsia="Times New Roman" w:hAnsi="Times New Roman" w:cs="Times New Roman"/>
          <w:noProof/>
        </w:rPr>
        <mc:AlternateContent>
          <mc:Choice Requires="wps">
            <w:drawing>
              <wp:anchor distT="0" distB="0" distL="114300" distR="114300" simplePos="0" relativeHeight="251668480" behindDoc="0" locked="0" layoutInCell="1" allowOverlap="1" wp14:anchorId="7756E2AA" wp14:editId="39A3B7DB">
                <wp:simplePos x="0" y="0"/>
                <wp:positionH relativeFrom="column">
                  <wp:posOffset>6985</wp:posOffset>
                </wp:positionH>
                <wp:positionV relativeFrom="paragraph">
                  <wp:posOffset>1299845</wp:posOffset>
                </wp:positionV>
                <wp:extent cx="5943600" cy="6926580"/>
                <wp:effectExtent l="0" t="0" r="0" b="0"/>
                <wp:wrapThrough wrapText="bothSides">
                  <wp:wrapPolygon edited="0">
                    <wp:start x="0" y="0"/>
                    <wp:lineTo x="0" y="21545"/>
                    <wp:lineTo x="21554" y="21545"/>
                    <wp:lineTo x="21554"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926580"/>
                        </a:xfrm>
                        <a:prstGeom prst="rect">
                          <a:avLst/>
                        </a:prstGeom>
                        <a:solidFill>
                          <a:schemeClr val="lt1"/>
                        </a:solidFill>
                        <a:ln w="6350">
                          <a:noFill/>
                        </a:ln>
                      </wps:spPr>
                      <wps:txbx>
                        <w:txbxContent>
                          <w:p w14:paraId="0C929489" w14:textId="7B7409E1" w:rsidR="00F3027C" w:rsidRDefault="00B27C7B" w:rsidP="00F3027C">
                            <w:r w:rsidRPr="00B27C7B">
                              <w:rPr>
                                <w:noProof/>
                              </w:rPr>
                              <w:drawing>
                                <wp:inline distT="0" distB="0" distL="0" distR="0" wp14:anchorId="2DABFE71" wp14:editId="3A4CF8B6">
                                  <wp:extent cx="5528310" cy="6130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8310" cy="6130290"/>
                                          </a:xfrm>
                                          <a:prstGeom prst="rect">
                                            <a:avLst/>
                                          </a:prstGeom>
                                        </pic:spPr>
                                      </pic:pic>
                                    </a:graphicData>
                                  </a:graphic>
                                </wp:inline>
                              </w:drawing>
                            </w:r>
                          </w:p>
                          <w:p w14:paraId="6E590D2E" w14:textId="16149F1C" w:rsidR="00F3027C" w:rsidRDefault="00F3027C" w:rsidP="00F3027C">
                            <w:pPr>
                              <w:rPr>
                                <w:rFonts w:ascii="Times New Roman" w:hAnsi="Times New Roman" w:cs="Times New Roman"/>
                              </w:rPr>
                            </w:pPr>
                            <w:r w:rsidRPr="006E3680">
                              <w:rPr>
                                <w:rFonts w:ascii="Times New Roman" w:hAnsi="Times New Roman" w:cs="Times New Roman"/>
                                <w:b/>
                                <w:bCs/>
                              </w:rPr>
                              <w:t>Table 3:</w:t>
                            </w:r>
                            <w:r w:rsidRPr="006E3680">
                              <w:rPr>
                                <w:rFonts w:ascii="Times New Roman" w:hAnsi="Times New Roman" w:cs="Times New Roman"/>
                              </w:rPr>
                              <w:t xml:space="preserve"> EDE-QS Trimester 3 compared to demographic </w:t>
                            </w:r>
                            <w:r w:rsidR="00C90C25" w:rsidRPr="006E3680">
                              <w:rPr>
                                <w:rFonts w:ascii="Times New Roman" w:hAnsi="Times New Roman" w:cs="Times New Roman"/>
                              </w:rPr>
                              <w:t>variables.</w:t>
                            </w:r>
                          </w:p>
                          <w:p w14:paraId="5C29B341" w14:textId="6AB3A2CF" w:rsidR="00C90C25" w:rsidRDefault="00C90C25" w:rsidP="00C90C25">
                            <w:pPr>
                              <w:rPr>
                                <w:rFonts w:ascii="Times New Roman" w:hAnsi="Times New Roman" w:cs="Times New Roman"/>
                              </w:rPr>
                            </w:pPr>
                            <w:r>
                              <w:rPr>
                                <w:rFonts w:ascii="Times New Roman" w:hAnsi="Times New Roman" w:cs="Times New Roman"/>
                              </w:rPr>
                              <w:t>All variables modeled against EDE-QS tested using Negative Binomial Generalized Linear Models</w:t>
                            </w:r>
                          </w:p>
                          <w:p w14:paraId="1826DD58" w14:textId="41A7E897" w:rsidR="00C941C6" w:rsidRDefault="00C941C6" w:rsidP="00C90C25">
                            <w:pPr>
                              <w:rPr>
                                <w:rFonts w:ascii="Times New Roman" w:hAnsi="Times New Roman" w:cs="Times New Roman"/>
                              </w:rPr>
                            </w:pPr>
                            <w:r>
                              <w:rPr>
                                <w:rFonts w:ascii="Times New Roman" w:hAnsi="Times New Roman" w:cs="Times New Roman"/>
                              </w:rPr>
                              <w:t xml:space="preserve">Increase in EDE-QS=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GWG estimate</m:t>
                                  </m:r>
                                </m:sup>
                              </m:sSup>
                            </m:oMath>
                          </w:p>
                          <w:p w14:paraId="46CE9D67" w14:textId="57A94D0E"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p w14:paraId="70DF15AD" w14:textId="77777777" w:rsidR="00C90C25" w:rsidRPr="006E3680" w:rsidRDefault="00C90C25" w:rsidP="00F3027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756E2AA" id="Text Box 20" o:spid="_x0000_s1032" type="#_x0000_t202" style="position:absolute;left:0;text-align:left;margin-left:.55pt;margin-top:102.35pt;width:468pt;height:54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" fillcolor="white [3201]" stroked="f" strokeweight=".5pt">
                <v:textbox>
                  <w:txbxContent>
                    <w:p w14:paraId="0C929489" w14:textId="7B7409E1" w:rsidR="00F3027C" w:rsidRDefault="00B27C7B" w:rsidP="00F3027C">
                      <w:r w:rsidRPr="00B27C7B">
                        <w:rPr>
                          <w:noProof/>
                        </w:rPr>
                        <w:drawing>
                          <wp:inline distT="0" distB="0" distL="0" distR="0" wp14:anchorId="2DABFE71" wp14:editId="3A4CF8B6">
                            <wp:extent cx="5528310" cy="6130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8310" cy="6130290"/>
                                    </a:xfrm>
                                    <a:prstGeom prst="rect">
                                      <a:avLst/>
                                    </a:prstGeom>
                                  </pic:spPr>
                                </pic:pic>
                              </a:graphicData>
                            </a:graphic>
                          </wp:inline>
                        </w:drawing>
                      </w:r>
                    </w:p>
                    <w:p w14:paraId="6E590D2E" w14:textId="16149F1C" w:rsidR="00F3027C" w:rsidRDefault="00F3027C" w:rsidP="00F3027C">
                      <w:pPr>
                        <w:rPr>
                          <w:rFonts w:ascii="Times New Roman" w:hAnsi="Times New Roman" w:cs="Times New Roman"/>
                        </w:rPr>
                      </w:pPr>
                      <w:r w:rsidRPr="006E3680">
                        <w:rPr>
                          <w:rFonts w:ascii="Times New Roman" w:hAnsi="Times New Roman" w:cs="Times New Roman"/>
                          <w:b/>
                          <w:bCs/>
                        </w:rPr>
                        <w:t>Table 3:</w:t>
                      </w:r>
                      <w:r w:rsidRPr="006E3680">
                        <w:rPr>
                          <w:rFonts w:ascii="Times New Roman" w:hAnsi="Times New Roman" w:cs="Times New Roman"/>
                        </w:rPr>
                        <w:t xml:space="preserve"> EDE-QS Trimester 3 compared to demographic </w:t>
                      </w:r>
                      <w:r w:rsidR="00C90C25" w:rsidRPr="006E3680">
                        <w:rPr>
                          <w:rFonts w:ascii="Times New Roman" w:hAnsi="Times New Roman" w:cs="Times New Roman"/>
                        </w:rPr>
                        <w:t>variables.</w:t>
                      </w:r>
                    </w:p>
                    <w:p w14:paraId="5C29B341" w14:textId="6AB3A2CF" w:rsidR="00C90C25" w:rsidRDefault="00C90C25" w:rsidP="00C90C25">
                      <w:pPr>
                        <w:rPr>
                          <w:rFonts w:ascii="Times New Roman" w:hAnsi="Times New Roman" w:cs="Times New Roman"/>
                        </w:rPr>
                      </w:pPr>
                      <w:r>
                        <w:rPr>
                          <w:rFonts w:ascii="Times New Roman" w:hAnsi="Times New Roman" w:cs="Times New Roman"/>
                        </w:rPr>
                        <w:t>All variables modeled against EDE-QS tested using Negative Binomial Generalized Linear Models</w:t>
                      </w:r>
                    </w:p>
                    <w:p w14:paraId="1826DD58" w14:textId="41A7E897" w:rsidR="00C941C6" w:rsidRDefault="00C941C6" w:rsidP="00C90C25">
                      <w:pPr>
                        <w:rPr>
                          <w:rFonts w:ascii="Times New Roman" w:hAnsi="Times New Roman" w:cs="Times New Roman"/>
                        </w:rPr>
                      </w:pPr>
                      <w:r>
                        <w:rPr>
                          <w:rFonts w:ascii="Times New Roman" w:hAnsi="Times New Roman" w:cs="Times New Roman"/>
                        </w:rPr>
                        <w:t xml:space="preserve">Increase in EDE-QS=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GWG estimate</m:t>
                            </m:r>
                          </m:sup>
                        </m:sSup>
                      </m:oMath>
                    </w:p>
                    <w:p w14:paraId="46CE9D67" w14:textId="57A94D0E"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p w14:paraId="70DF15AD" w14:textId="77777777" w:rsidR="00C90C25" w:rsidRPr="006E3680" w:rsidRDefault="00C90C25" w:rsidP="00F3027C">
                      <w:pPr>
                        <w:rPr>
                          <w:rFonts w:ascii="Times New Roman" w:hAnsi="Times New Roman" w:cs="Times New Roman"/>
                        </w:rPr>
                      </w:pPr>
                    </w:p>
                  </w:txbxContent>
                </v:textbox>
                <w10:wrap type="through"/>
              </v:shape>
            </w:pict>
          </mc:Fallback>
        </mc:AlternateContent>
      </w:r>
      <w:r w:rsidRPr="0074169B">
        <w:rPr>
          <w:rFonts w:ascii="Times New Roman" w:eastAsia="Times New Roman" w:hAnsi="Times New Roman" w:cs="Times New Roman"/>
          <w:sz w:val="24"/>
          <w:szCs w:val="24"/>
        </w:rPr>
        <w:t xml:space="preserve">was associated with a 0.5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increase in GWG (p=</w:t>
      </w:r>
      <w:r w:rsidR="00B252D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0.0025). Finally, when participants expected GWG was compared to their actual GWG, those who overestimated their GWG had a lower actual GWG (15.5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compared to those who underestimated their GWG (38.8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and those </w:t>
      </w:r>
      <w:r w:rsidRPr="0074169B">
        <w:rPr>
          <w:rFonts w:ascii="Times New Roman" w:eastAsia="Times New Roman" w:hAnsi="Times New Roman" w:cs="Times New Roman"/>
          <w:sz w:val="24"/>
          <w:szCs w:val="24"/>
        </w:rPr>
        <w:lastRenderedPageBreak/>
        <w:t xml:space="preserve">whose expectations aligned with their actual GWG gained </w:t>
      </w:r>
      <w:r w:rsidR="008B3EF1">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26.3 </w:t>
      </w:r>
      <w:r w:rsidR="00F3027C" w:rsidRPr="0074169B">
        <w:rPr>
          <w:rFonts w:ascii="Times New Roman" w:eastAsia="Times New Roman" w:hAnsi="Times New Roman" w:cs="Times New Roman"/>
          <w:sz w:val="24"/>
          <w:szCs w:val="24"/>
        </w:rPr>
        <w:t>lbs.</w:t>
      </w:r>
      <w:r w:rsidR="008B3EF1">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(p = 2.9e-11) (Table 2).</w:t>
      </w:r>
      <w:r>
        <w:rPr>
          <w:rFonts w:ascii="Times New Roman" w:eastAsia="Times New Roman" w:hAnsi="Times New Roman" w:cs="Times New Roman"/>
        </w:rPr>
        <w:t xml:space="preserve"> </w:t>
      </w:r>
    </w:p>
    <w:p w14:paraId="505EFB43" w14:textId="46026BB9" w:rsidR="002D21FE" w:rsidRPr="00B252DB" w:rsidRDefault="002D21FE" w:rsidP="002D21FE">
      <w:pPr>
        <w:pStyle w:val="Standard"/>
      </w:pPr>
    </w:p>
    <w:p w14:paraId="1B0D7DB2" w14:textId="62CF0BFB" w:rsidR="002D21FE" w:rsidRDefault="00DE5BAD" w:rsidP="002D21FE">
      <w:pPr>
        <w:pStyle w:val="Standard"/>
        <w:rPr>
          <w:sz w:val="24"/>
          <w:szCs w:val="24"/>
        </w:rPr>
      </w:pPr>
      <w:r w:rsidRPr="0074169B">
        <w:rPr>
          <w:rFonts w:ascii="Times New Roman" w:eastAsia="Times New Roman" w:hAnsi="Times New Roman" w:cs="Times New Roman"/>
          <w:b/>
          <w:sz w:val="24"/>
          <w:szCs w:val="24"/>
          <w:u w:val="single"/>
        </w:rPr>
        <w:t xml:space="preserve">Participants With Higher Pre-Pregnancy Weight </w:t>
      </w:r>
      <w:r w:rsidR="009D24CA">
        <w:rPr>
          <w:rFonts w:ascii="Times New Roman" w:eastAsia="Times New Roman" w:hAnsi="Times New Roman" w:cs="Times New Roman"/>
          <w:b/>
          <w:sz w:val="24"/>
          <w:szCs w:val="24"/>
          <w:u w:val="single"/>
        </w:rPr>
        <w:t>Have</w:t>
      </w:r>
      <w:r w:rsidRPr="0074169B">
        <w:rPr>
          <w:rFonts w:ascii="Times New Roman" w:eastAsia="Times New Roman" w:hAnsi="Times New Roman" w:cs="Times New Roman"/>
          <w:b/>
          <w:sz w:val="24"/>
          <w:szCs w:val="24"/>
          <w:u w:val="single"/>
        </w:rPr>
        <w:t xml:space="preserve"> Increased Disordered Eating at Trimester 3</w:t>
      </w:r>
      <w:r w:rsidR="002D21FE">
        <w:rPr>
          <w:sz w:val="24"/>
          <w:szCs w:val="24"/>
        </w:rPr>
        <w:t xml:space="preserve"> </w:t>
      </w:r>
    </w:p>
    <w:p w14:paraId="525F25DB" w14:textId="0E32A609" w:rsidR="00F83712" w:rsidRPr="0074169B" w:rsidRDefault="00354EEA" w:rsidP="002D21FE">
      <w:pPr>
        <w:pStyle w:val="Standard"/>
        <w:ind w:firstLine="720"/>
        <w:rPr>
          <w:sz w:val="24"/>
          <w:szCs w:val="24"/>
        </w:rPr>
      </w:pPr>
      <w:r w:rsidRPr="0074169B">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20F300D" wp14:editId="7A1346A6">
                <wp:simplePos x="0" y="0"/>
                <wp:positionH relativeFrom="column">
                  <wp:posOffset>-344805</wp:posOffset>
                </wp:positionH>
                <wp:positionV relativeFrom="paragraph">
                  <wp:posOffset>730250</wp:posOffset>
                </wp:positionV>
                <wp:extent cx="6944360" cy="6304085"/>
                <wp:effectExtent l="0" t="0" r="2540" b="0"/>
                <wp:wrapThrough wrapText="bothSides">
                  <wp:wrapPolygon edited="0">
                    <wp:start x="0" y="0"/>
                    <wp:lineTo x="0" y="21541"/>
                    <wp:lineTo x="21568" y="21541"/>
                    <wp:lineTo x="21568"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944360" cy="6304085"/>
                        </a:xfrm>
                        <a:prstGeom prst="rect">
                          <a:avLst/>
                        </a:prstGeom>
                        <a:solidFill>
                          <a:schemeClr val="lt1"/>
                        </a:solidFill>
                        <a:ln w="6350">
                          <a:noFill/>
                        </a:ln>
                      </wps:spPr>
                      <wps:txbx>
                        <w:txbxContent>
                          <w:p w14:paraId="13419648" w14:textId="77777777" w:rsidR="00F3027C" w:rsidRDefault="00F3027C" w:rsidP="00F3027C">
                            <w:r>
                              <w:rPr>
                                <w:rFonts w:ascii="Times New Roman" w:eastAsia="Times New Roman" w:hAnsi="Times New Roman" w:cs="Times New Roman"/>
                                <w:noProof/>
                              </w:rPr>
                              <w:drawing>
                                <wp:inline distT="114300" distB="114300" distL="114300" distR="114300" wp14:anchorId="10259748" wp14:editId="5648C288">
                                  <wp:extent cx="6689725" cy="5010150"/>
                                  <wp:effectExtent l="0" t="0" r="3175" b="635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referRelativeResize="0"/>
                                        </pic:nvPicPr>
                                        <pic:blipFill rotWithShape="1">
                                          <a:blip r:embed="rId17"/>
                                          <a:srcRect b="7306"/>
                                          <a:stretch/>
                                        </pic:blipFill>
                                        <pic:spPr bwMode="auto">
                                          <a:xfrm>
                                            <a:off x="0" y="0"/>
                                            <a:ext cx="6759227" cy="5062202"/>
                                          </a:xfrm>
                                          <a:prstGeom prst="rect">
                                            <a:avLst/>
                                          </a:prstGeom>
                                          <a:ln>
                                            <a:noFill/>
                                          </a:ln>
                                          <a:extLst>
                                            <a:ext uri="{53640926-AAD7-44D8-BBD7-CCE9431645EC}">
                                              <a14:shadowObscured xmlns:a14="http://schemas.microsoft.com/office/drawing/2010/main"/>
                                            </a:ext>
                                          </a:extLst>
                                        </pic:spPr>
                                      </pic:pic>
                                    </a:graphicData>
                                  </a:graphic>
                                </wp:inline>
                              </w:drawing>
                            </w:r>
                          </w:p>
                          <w:p w14:paraId="562F0931" w14:textId="563FACEE" w:rsidR="00F3027C" w:rsidRDefault="00F3027C" w:rsidP="00F3027C">
                            <w:pPr>
                              <w:rPr>
                                <w:rFonts w:ascii="Times New Roman" w:hAnsi="Times New Roman" w:cs="Times New Roman"/>
                              </w:rPr>
                            </w:pPr>
                            <w:r w:rsidRPr="0023435C">
                              <w:rPr>
                                <w:rFonts w:ascii="Times New Roman" w:hAnsi="Times New Roman" w:cs="Times New Roman"/>
                                <w:b/>
                                <w:bCs/>
                              </w:rPr>
                              <w:t>Table 4:</w:t>
                            </w:r>
                            <w:r w:rsidRPr="0023435C">
                              <w:rPr>
                                <w:rFonts w:ascii="Times New Roman" w:hAnsi="Times New Roman" w:cs="Times New Roman"/>
                              </w:rPr>
                              <w:t xml:space="preserve"> Misalignment categories compared to demographic </w:t>
                            </w:r>
                            <w:r w:rsidR="00C90C25" w:rsidRPr="0023435C">
                              <w:rPr>
                                <w:rFonts w:ascii="Times New Roman" w:hAnsi="Times New Roman" w:cs="Times New Roman"/>
                              </w:rPr>
                              <w:t>variables.</w:t>
                            </w:r>
                            <w:r w:rsidRPr="0023435C">
                              <w:rPr>
                                <w:rFonts w:ascii="Times New Roman" w:hAnsi="Times New Roman" w:cs="Times New Roman"/>
                              </w:rPr>
                              <w:t xml:space="preserve"> </w:t>
                            </w:r>
                          </w:p>
                          <w:p w14:paraId="2BBDDB54" w14:textId="0352DA0F" w:rsidR="00C90C25" w:rsidRDefault="00C90C25" w:rsidP="00C90C25">
                            <w:pPr>
                              <w:rPr>
                                <w:rFonts w:ascii="Times New Roman" w:hAnsi="Times New Roman" w:cs="Times New Roman"/>
                              </w:rPr>
                            </w:pPr>
                            <w:r>
                              <w:rPr>
                                <w:rFonts w:ascii="Times New Roman" w:hAnsi="Times New Roman" w:cs="Times New Roman"/>
                              </w:rPr>
                              <w:t xml:space="preserve">Continuous covariates modeled against misalignment using </w:t>
                            </w:r>
                            <w:r w:rsidR="00644F84">
                              <w:rPr>
                                <w:rFonts w:ascii="Times New Roman" w:hAnsi="Times New Roman" w:cs="Times New Roman"/>
                              </w:rPr>
                              <w:t>ANOVA</w:t>
                            </w:r>
                          </w:p>
                          <w:p w14:paraId="2D93E62E" w14:textId="454E71AB" w:rsidR="00C90C25" w:rsidRDefault="00C90C25" w:rsidP="00C90C25">
                            <w:pPr>
                              <w:rPr>
                                <w:rFonts w:ascii="Times New Roman" w:hAnsi="Times New Roman" w:cs="Times New Roman"/>
                              </w:rPr>
                            </w:pPr>
                            <w:r>
                              <w:rPr>
                                <w:rFonts w:ascii="Times New Roman" w:hAnsi="Times New Roman" w:cs="Times New Roman"/>
                              </w:rPr>
                              <w:t xml:space="preserve">Discrete covariates modeled against misalignment using </w:t>
                            </w:r>
                            <w:r w:rsidRPr="00C90C25">
                              <w:rPr>
                                <w:rFonts w:ascii="Times New Roman" w:eastAsia="Times New Roman" w:hAnsi="Times New Roman" w:cs="Times New Roman"/>
                              </w:rPr>
                              <w:t>ꭓ-squared tests</w:t>
                            </w:r>
                          </w:p>
                          <w:p w14:paraId="1DF24330" w14:textId="3F871F36" w:rsidR="00C90C25" w:rsidRDefault="00C90C25" w:rsidP="00C90C25">
                            <w:pPr>
                              <w:rPr>
                                <w:rFonts w:ascii="Times New Roman" w:hAnsi="Times New Roman" w:cs="Times New Roman"/>
                              </w:rPr>
                            </w:pPr>
                            <w:r>
                              <w:rPr>
                                <w:rFonts w:ascii="Times New Roman" w:hAnsi="Times New Roman" w:cs="Times New Roman"/>
                              </w:rPr>
                              <w:t>**Fisher Exact Test</w:t>
                            </w:r>
                          </w:p>
                          <w:p w14:paraId="72083F0F" w14:textId="77777777"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p w14:paraId="6F5BB1B8" w14:textId="77777777" w:rsidR="00C90C25" w:rsidRPr="0023435C" w:rsidRDefault="00C90C25" w:rsidP="00F3027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20F300D" id="Text Box 22" o:spid="_x0000_s1033" type="#_x0000_t202" style="position:absolute;left:0;text-align:left;margin-left:-27.15pt;margin-top:57.5pt;width:546.8pt;height:49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" fillcolor="white [3201]" stroked="f" strokeweight=".5pt">
                <v:textbox>
                  <w:txbxContent>
                    <w:p w14:paraId="13419648" w14:textId="77777777" w:rsidR="00F3027C" w:rsidRDefault="00F3027C" w:rsidP="00F3027C">
                      <w:r>
                        <w:rPr>
                          <w:rFonts w:ascii="Times New Roman" w:eastAsia="Times New Roman" w:hAnsi="Times New Roman" w:cs="Times New Roman"/>
                          <w:noProof/>
                        </w:rPr>
                        <w:drawing>
                          <wp:inline distT="114300" distB="114300" distL="114300" distR="114300" wp14:anchorId="10259748" wp14:editId="5648C288">
                            <wp:extent cx="6689725" cy="5010150"/>
                            <wp:effectExtent l="0" t="0" r="3175" b="635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referRelativeResize="0"/>
                                  </pic:nvPicPr>
                                  <pic:blipFill rotWithShape="1">
                                    <a:blip r:embed="rId18"/>
                                    <a:srcRect b="7306"/>
                                    <a:stretch/>
                                  </pic:blipFill>
                                  <pic:spPr bwMode="auto">
                                    <a:xfrm>
                                      <a:off x="0" y="0"/>
                                      <a:ext cx="6759227" cy="5062202"/>
                                    </a:xfrm>
                                    <a:prstGeom prst="rect">
                                      <a:avLst/>
                                    </a:prstGeom>
                                    <a:ln>
                                      <a:noFill/>
                                    </a:ln>
                                    <a:extLst>
                                      <a:ext uri="{53640926-AAD7-44D8-BBD7-CCE9431645EC}">
                                        <a14:shadowObscured xmlns:a14="http://schemas.microsoft.com/office/drawing/2010/main"/>
                                      </a:ext>
                                    </a:extLst>
                                  </pic:spPr>
                                </pic:pic>
                              </a:graphicData>
                            </a:graphic>
                          </wp:inline>
                        </w:drawing>
                      </w:r>
                    </w:p>
                    <w:p w14:paraId="562F0931" w14:textId="563FACEE" w:rsidR="00F3027C" w:rsidRDefault="00F3027C" w:rsidP="00F3027C">
                      <w:pPr>
                        <w:rPr>
                          <w:rFonts w:ascii="Times New Roman" w:hAnsi="Times New Roman" w:cs="Times New Roman"/>
                        </w:rPr>
                      </w:pPr>
                      <w:r w:rsidRPr="0023435C">
                        <w:rPr>
                          <w:rFonts w:ascii="Times New Roman" w:hAnsi="Times New Roman" w:cs="Times New Roman"/>
                          <w:b/>
                          <w:bCs/>
                        </w:rPr>
                        <w:t>Table 4:</w:t>
                      </w:r>
                      <w:r w:rsidRPr="0023435C">
                        <w:rPr>
                          <w:rFonts w:ascii="Times New Roman" w:hAnsi="Times New Roman" w:cs="Times New Roman"/>
                        </w:rPr>
                        <w:t xml:space="preserve"> Misalignment categories compared to demographic </w:t>
                      </w:r>
                      <w:r w:rsidR="00C90C25" w:rsidRPr="0023435C">
                        <w:rPr>
                          <w:rFonts w:ascii="Times New Roman" w:hAnsi="Times New Roman" w:cs="Times New Roman"/>
                        </w:rPr>
                        <w:t>variables.</w:t>
                      </w:r>
                      <w:r w:rsidRPr="0023435C">
                        <w:rPr>
                          <w:rFonts w:ascii="Times New Roman" w:hAnsi="Times New Roman" w:cs="Times New Roman"/>
                        </w:rPr>
                        <w:t xml:space="preserve"> </w:t>
                      </w:r>
                    </w:p>
                    <w:p w14:paraId="2BBDDB54" w14:textId="0352DA0F" w:rsidR="00C90C25" w:rsidRDefault="00C90C25" w:rsidP="00C90C25">
                      <w:pPr>
                        <w:rPr>
                          <w:rFonts w:ascii="Times New Roman" w:hAnsi="Times New Roman" w:cs="Times New Roman"/>
                        </w:rPr>
                      </w:pPr>
                      <w:r>
                        <w:rPr>
                          <w:rFonts w:ascii="Times New Roman" w:hAnsi="Times New Roman" w:cs="Times New Roman"/>
                        </w:rPr>
                        <w:t xml:space="preserve">Continuous covariates modeled against misalignment using </w:t>
                      </w:r>
                      <w:r w:rsidR="00644F84">
                        <w:rPr>
                          <w:rFonts w:ascii="Times New Roman" w:hAnsi="Times New Roman" w:cs="Times New Roman"/>
                        </w:rPr>
                        <w:t>ANOVA</w:t>
                      </w:r>
                    </w:p>
                    <w:p w14:paraId="2D93E62E" w14:textId="454E71AB" w:rsidR="00C90C25" w:rsidRDefault="00C90C25" w:rsidP="00C90C25">
                      <w:pPr>
                        <w:rPr>
                          <w:rFonts w:ascii="Times New Roman" w:hAnsi="Times New Roman" w:cs="Times New Roman"/>
                        </w:rPr>
                      </w:pPr>
                      <w:r>
                        <w:rPr>
                          <w:rFonts w:ascii="Times New Roman" w:hAnsi="Times New Roman" w:cs="Times New Roman"/>
                        </w:rPr>
                        <w:t xml:space="preserve">Discrete covariates modeled against misalignment using </w:t>
                      </w:r>
                      <w:r w:rsidRPr="00C90C25">
                        <w:rPr>
                          <w:rFonts w:ascii="Times New Roman" w:eastAsia="Times New Roman" w:hAnsi="Times New Roman" w:cs="Times New Roman"/>
                        </w:rPr>
                        <w:t>ꭓ-squared tests</w:t>
                      </w:r>
                    </w:p>
                    <w:p w14:paraId="1DF24330" w14:textId="3F871F36" w:rsidR="00C90C25" w:rsidRDefault="00C90C25" w:rsidP="00C90C25">
                      <w:pPr>
                        <w:rPr>
                          <w:rFonts w:ascii="Times New Roman" w:hAnsi="Times New Roman" w:cs="Times New Roman"/>
                        </w:rPr>
                      </w:pPr>
                      <w:r>
                        <w:rPr>
                          <w:rFonts w:ascii="Times New Roman" w:hAnsi="Times New Roman" w:cs="Times New Roman"/>
                        </w:rPr>
                        <w:t>**Fisher Exact Test</w:t>
                      </w:r>
                    </w:p>
                    <w:p w14:paraId="72083F0F" w14:textId="77777777"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p w14:paraId="6F5BB1B8" w14:textId="77777777" w:rsidR="00C90C25" w:rsidRPr="0023435C" w:rsidRDefault="00C90C25" w:rsidP="00F3027C">
                      <w:pPr>
                        <w:rPr>
                          <w:rFonts w:ascii="Times New Roman" w:hAnsi="Times New Roman" w:cs="Times New Roman"/>
                        </w:rPr>
                      </w:pPr>
                    </w:p>
                  </w:txbxContent>
                </v:textbox>
                <w10:wrap type="through"/>
              </v:shape>
            </w:pict>
          </mc:Fallback>
        </mc:AlternateContent>
      </w:r>
      <w:r w:rsidR="002D21FE" w:rsidRPr="0074169B">
        <w:rPr>
          <w:rFonts w:ascii="Times New Roman" w:eastAsia="Times New Roman" w:hAnsi="Times New Roman" w:cs="Times New Roman"/>
          <w:sz w:val="24"/>
          <w:szCs w:val="24"/>
        </w:rPr>
        <w:t>A few demographic characteristics were found to be significantly associated with EDE-QS at trimester 3</w:t>
      </w:r>
      <w:r w:rsidR="00B252DB">
        <w:rPr>
          <w:rFonts w:ascii="Times New Roman" w:eastAsia="Times New Roman" w:hAnsi="Times New Roman" w:cs="Times New Roman"/>
          <w:sz w:val="24"/>
          <w:szCs w:val="24"/>
        </w:rPr>
        <w:t xml:space="preserve"> (Table 3)</w:t>
      </w:r>
      <w:r w:rsidR="002D21FE" w:rsidRPr="0074169B">
        <w:rPr>
          <w:rFonts w:ascii="Times New Roman" w:eastAsia="Times New Roman" w:hAnsi="Times New Roman" w:cs="Times New Roman"/>
          <w:sz w:val="24"/>
          <w:szCs w:val="24"/>
        </w:rPr>
        <w:t xml:space="preserve">. Participant pre-pregnancy BMI was found to have a U-shaped relationship with GWG, where 1 individual who was underweight had a higher disordered eating score at trimester 3 (6) compared to normal weight individuals (1.95) and those who were </w:t>
      </w:r>
      <w:r w:rsidR="002D21FE" w:rsidRPr="0074169B">
        <w:rPr>
          <w:rFonts w:ascii="Times New Roman" w:eastAsia="Times New Roman" w:hAnsi="Times New Roman" w:cs="Times New Roman"/>
          <w:sz w:val="24"/>
          <w:szCs w:val="24"/>
        </w:rPr>
        <w:lastRenderedPageBreak/>
        <w:t>overweight (4.68) or obese (3.52) had on average higher disordered eating scores in trimester 3 compared to normal weight individuals (p = 0.017). When explored continuously, a 1 kg/m</w:t>
      </w:r>
      <w:r w:rsidR="002D21FE" w:rsidRPr="0074169B">
        <w:rPr>
          <w:rFonts w:ascii="Times New Roman" w:eastAsia="Times New Roman" w:hAnsi="Times New Roman" w:cs="Times New Roman"/>
          <w:sz w:val="24"/>
          <w:szCs w:val="24"/>
          <w:vertAlign w:val="superscript"/>
        </w:rPr>
        <w:t>2</w:t>
      </w:r>
      <w:r w:rsidR="002D21FE" w:rsidRPr="0074169B">
        <w:rPr>
          <w:rFonts w:ascii="Times New Roman" w:eastAsia="Times New Roman" w:hAnsi="Times New Roman" w:cs="Times New Roman"/>
          <w:sz w:val="24"/>
          <w:szCs w:val="24"/>
        </w:rPr>
        <w:t xml:space="preserve"> increase in pre-pregnancy BMI was associated with </w:t>
      </w:r>
      <w:r w:rsidR="00F3027C" w:rsidRPr="0074169B">
        <w:rPr>
          <w:rFonts w:ascii="Times New Roman" w:eastAsia="Times New Roman" w:hAnsi="Times New Roman" w:cs="Times New Roman"/>
          <w:sz w:val="24"/>
          <w:szCs w:val="24"/>
        </w:rPr>
        <w:t>a 3%</w:t>
      </w:r>
      <w:r w:rsidR="002D21FE" w:rsidRPr="0074169B">
        <w:rPr>
          <w:rFonts w:ascii="Times New Roman" w:eastAsia="Times New Roman" w:hAnsi="Times New Roman" w:cs="Times New Roman"/>
          <w:sz w:val="24"/>
          <w:szCs w:val="24"/>
        </w:rPr>
        <w:t xml:space="preserve"> increase in disordered eating at trimester 3 (p = 0.098). PSS and PUQE scores were found to be significantly associated with trimester 3 EDE-QS scores, where a 1 score increase in PSS was associated with a</w:t>
      </w:r>
      <w:r w:rsidR="00DF41B9">
        <w:rPr>
          <w:rFonts w:ascii="Times New Roman" w:eastAsia="Times New Roman" w:hAnsi="Times New Roman" w:cs="Times New Roman"/>
          <w:sz w:val="24"/>
          <w:szCs w:val="24"/>
        </w:rPr>
        <w:t xml:space="preserve">n </w:t>
      </w:r>
      <w:r w:rsidR="002D21FE" w:rsidRPr="0074169B">
        <w:rPr>
          <w:rFonts w:ascii="Times New Roman" w:eastAsia="Times New Roman" w:hAnsi="Times New Roman" w:cs="Times New Roman"/>
          <w:sz w:val="24"/>
          <w:szCs w:val="24"/>
        </w:rPr>
        <w:t>11</w:t>
      </w:r>
      <w:r w:rsidR="00DF41B9">
        <w:rPr>
          <w:rFonts w:ascii="Times New Roman" w:eastAsia="Times New Roman" w:hAnsi="Times New Roman" w:cs="Times New Roman"/>
          <w:sz w:val="24"/>
          <w:szCs w:val="24"/>
        </w:rPr>
        <w:t>%</w:t>
      </w:r>
      <w:r w:rsidR="002D21FE" w:rsidRPr="0074169B">
        <w:rPr>
          <w:rFonts w:ascii="Times New Roman" w:eastAsia="Times New Roman" w:hAnsi="Times New Roman" w:cs="Times New Roman"/>
          <w:sz w:val="24"/>
          <w:szCs w:val="24"/>
        </w:rPr>
        <w:t xml:space="preserve"> increase in disordered eating at trimester 3 (p = 0.0165) and a 1 score increase in PUQE at</w:t>
      </w:r>
      <w:r>
        <w:rPr>
          <w:rFonts w:ascii="Times New Roman" w:eastAsia="Times New Roman" w:hAnsi="Times New Roman" w:cs="Times New Roman"/>
          <w:sz w:val="24"/>
          <w:szCs w:val="24"/>
        </w:rPr>
        <w:t xml:space="preserve"> </w:t>
      </w:r>
      <w:r w:rsidR="002D21FE" w:rsidRPr="0074169B">
        <w:rPr>
          <w:rFonts w:ascii="Times New Roman" w:eastAsia="Times New Roman" w:hAnsi="Times New Roman" w:cs="Times New Roman"/>
          <w:sz w:val="24"/>
          <w:szCs w:val="24"/>
        </w:rPr>
        <w:t>trimester 3 was associated with a 17</w:t>
      </w:r>
      <w:r w:rsidR="002D21FE">
        <w:rPr>
          <w:rFonts w:ascii="Times New Roman" w:eastAsia="Times New Roman" w:hAnsi="Times New Roman" w:cs="Times New Roman"/>
          <w:sz w:val="24"/>
          <w:szCs w:val="24"/>
        </w:rPr>
        <w:t>%</w:t>
      </w:r>
      <w:r w:rsidR="002D21FE" w:rsidRPr="0074169B">
        <w:rPr>
          <w:rFonts w:ascii="Times New Roman" w:eastAsia="Times New Roman" w:hAnsi="Times New Roman" w:cs="Times New Roman"/>
          <w:sz w:val="24"/>
          <w:szCs w:val="24"/>
        </w:rPr>
        <w:t xml:space="preserve"> increase in disordered eating at trimester 3 (p</w:t>
      </w:r>
      <w:r w:rsidR="008B3EF1" w:rsidRPr="0074169B">
        <w:rPr>
          <w:rFonts w:ascii="Times New Roman" w:eastAsia="Times New Roman" w:hAnsi="Times New Roman" w:cs="Times New Roman"/>
          <w:sz w:val="24"/>
          <w:szCs w:val="24"/>
        </w:rPr>
        <w:t xml:space="preserve"> </w:t>
      </w:r>
      <w:r w:rsidR="002D21FE" w:rsidRPr="0074169B">
        <w:rPr>
          <w:rFonts w:ascii="Times New Roman" w:eastAsia="Times New Roman" w:hAnsi="Times New Roman" w:cs="Times New Roman"/>
          <w:sz w:val="24"/>
          <w:szCs w:val="24"/>
        </w:rPr>
        <w:t>=0.09).</w:t>
      </w:r>
    </w:p>
    <w:p w14:paraId="28F59EFA" w14:textId="77777777" w:rsidR="0074169B" w:rsidRDefault="0074169B">
      <w:pPr>
        <w:pStyle w:val="Standard"/>
        <w:rPr>
          <w:rFonts w:ascii="Times New Roman" w:eastAsia="Times New Roman" w:hAnsi="Times New Roman" w:cs="Times New Roman"/>
          <w:b/>
          <w:sz w:val="24"/>
          <w:szCs w:val="24"/>
          <w:u w:val="single"/>
        </w:rPr>
      </w:pPr>
    </w:p>
    <w:p w14:paraId="02411933" w14:textId="37959791" w:rsidR="00F83712" w:rsidRPr="0074169B" w:rsidRDefault="00DE5BAD">
      <w:pPr>
        <w:pStyle w:val="Standard"/>
        <w:rPr>
          <w:sz w:val="24"/>
          <w:szCs w:val="24"/>
        </w:rPr>
      </w:pPr>
      <w:r w:rsidRPr="0074169B">
        <w:rPr>
          <w:rFonts w:ascii="Times New Roman" w:eastAsia="Times New Roman" w:hAnsi="Times New Roman" w:cs="Times New Roman"/>
          <w:b/>
          <w:sz w:val="24"/>
          <w:szCs w:val="24"/>
          <w:u w:val="single"/>
        </w:rPr>
        <w:t xml:space="preserve">Alignment Between Actual and Expected GWG </w:t>
      </w:r>
      <w:r w:rsidR="00D430FA">
        <w:rPr>
          <w:rFonts w:ascii="Times New Roman" w:eastAsia="Times New Roman" w:hAnsi="Times New Roman" w:cs="Times New Roman"/>
          <w:b/>
          <w:sz w:val="24"/>
          <w:szCs w:val="24"/>
          <w:u w:val="single"/>
        </w:rPr>
        <w:t xml:space="preserve">is </w:t>
      </w:r>
      <w:r w:rsidRPr="0074169B">
        <w:rPr>
          <w:rFonts w:ascii="Times New Roman" w:eastAsia="Times New Roman" w:hAnsi="Times New Roman" w:cs="Times New Roman"/>
          <w:b/>
          <w:sz w:val="24"/>
          <w:szCs w:val="24"/>
          <w:u w:val="single"/>
        </w:rPr>
        <w:t xml:space="preserve">Not Associated with </w:t>
      </w:r>
      <w:r w:rsidR="00D430FA">
        <w:rPr>
          <w:rFonts w:ascii="Times New Roman" w:eastAsia="Times New Roman" w:hAnsi="Times New Roman" w:cs="Times New Roman"/>
          <w:b/>
          <w:sz w:val="24"/>
          <w:szCs w:val="24"/>
          <w:u w:val="single"/>
        </w:rPr>
        <w:t xml:space="preserve">Most </w:t>
      </w:r>
      <w:r w:rsidRPr="0074169B">
        <w:rPr>
          <w:rFonts w:ascii="Times New Roman" w:eastAsia="Times New Roman" w:hAnsi="Times New Roman" w:cs="Times New Roman"/>
          <w:b/>
          <w:sz w:val="24"/>
          <w:szCs w:val="24"/>
          <w:u w:val="single"/>
        </w:rPr>
        <w:t>Demographic Characteristics</w:t>
      </w:r>
    </w:p>
    <w:p w14:paraId="16705C72" w14:textId="6857ED8B" w:rsidR="00F83712" w:rsidRPr="0074169B" w:rsidRDefault="00DE5BAD">
      <w:pPr>
        <w:pStyle w:val="Standard"/>
        <w:rPr>
          <w:sz w:val="24"/>
          <w:szCs w:val="24"/>
        </w:rPr>
      </w:pPr>
      <w:r w:rsidRPr="0074169B">
        <w:rPr>
          <w:rFonts w:ascii="Times New Roman" w:eastAsia="Times New Roman" w:hAnsi="Times New Roman" w:cs="Times New Roman"/>
          <w:sz w:val="24"/>
          <w:szCs w:val="24"/>
        </w:rPr>
        <w:tab/>
      </w:r>
      <w:r w:rsidR="00F3027C" w:rsidRPr="0074169B">
        <w:rPr>
          <w:rFonts w:ascii="Times New Roman" w:eastAsia="Times New Roman" w:hAnsi="Times New Roman" w:cs="Times New Roman"/>
          <w:sz w:val="24"/>
          <w:szCs w:val="24"/>
        </w:rPr>
        <w:t>Overall,</w:t>
      </w:r>
      <w:r w:rsidRPr="0074169B">
        <w:rPr>
          <w:rFonts w:ascii="Times New Roman" w:eastAsia="Times New Roman" w:hAnsi="Times New Roman" w:cs="Times New Roman"/>
          <w:sz w:val="24"/>
          <w:szCs w:val="24"/>
        </w:rPr>
        <w:t xml:space="preserve"> the alignment between expected and actual gestational</w:t>
      </w:r>
      <w:r w:rsidRPr="0074169B">
        <w:rPr>
          <w:rFonts w:ascii="Times New Roman" w:eastAsia="Times New Roman" w:hAnsi="Times New Roman" w:cs="Times New Roman"/>
          <w:sz w:val="24"/>
          <w:szCs w:val="24"/>
        </w:rPr>
        <w:t xml:space="preserve"> weight gain was not statistically different from one another in relation to </w:t>
      </w:r>
      <w:r w:rsidR="00F3027C" w:rsidRPr="0074169B">
        <w:rPr>
          <w:rFonts w:ascii="Times New Roman" w:eastAsia="Times New Roman" w:hAnsi="Times New Roman" w:cs="Times New Roman"/>
          <w:sz w:val="24"/>
          <w:szCs w:val="24"/>
        </w:rPr>
        <w:t>most</w:t>
      </w:r>
      <w:r w:rsidRPr="0074169B">
        <w:rPr>
          <w:rFonts w:ascii="Times New Roman" w:eastAsia="Times New Roman" w:hAnsi="Times New Roman" w:cs="Times New Roman"/>
          <w:sz w:val="24"/>
          <w:szCs w:val="24"/>
        </w:rPr>
        <w:t xml:space="preserve"> demographic characteristics collected</w:t>
      </w:r>
      <w:r w:rsidR="00B252DB">
        <w:rPr>
          <w:rFonts w:ascii="Times New Roman" w:eastAsia="Times New Roman" w:hAnsi="Times New Roman" w:cs="Times New Roman"/>
          <w:sz w:val="24"/>
          <w:szCs w:val="24"/>
        </w:rPr>
        <w:t xml:space="preserve"> (Table 4)</w:t>
      </w:r>
      <w:r w:rsidRPr="0074169B">
        <w:rPr>
          <w:rFonts w:ascii="Times New Roman" w:eastAsia="Times New Roman" w:hAnsi="Times New Roman" w:cs="Times New Roman"/>
          <w:sz w:val="24"/>
          <w:szCs w:val="24"/>
        </w:rPr>
        <w:t xml:space="preserve">. The only variable that showed a statistically significant difference was expected gestational weight gain (p = 0.097). This was expected due to </w:t>
      </w:r>
      <w:r w:rsidR="00A427AB">
        <w:rPr>
          <w:rFonts w:ascii="Times New Roman" w:eastAsia="Times New Roman" w:hAnsi="Times New Roman" w:cs="Times New Roman"/>
          <w:sz w:val="24"/>
          <w:szCs w:val="24"/>
        </w:rPr>
        <w:t>GWG</w:t>
      </w:r>
      <w:r w:rsidRPr="0074169B">
        <w:rPr>
          <w:rFonts w:ascii="Times New Roman" w:eastAsia="Times New Roman" w:hAnsi="Times New Roman" w:cs="Times New Roman"/>
          <w:sz w:val="24"/>
          <w:szCs w:val="24"/>
        </w:rPr>
        <w:t xml:space="preserve"> being used to calculate the alignment categories. Individuals who did not identify as White or Caucasian w</w:t>
      </w:r>
      <w:r w:rsidRPr="0074169B">
        <w:rPr>
          <w:rFonts w:ascii="Times New Roman" w:eastAsia="Times New Roman" w:hAnsi="Times New Roman" w:cs="Times New Roman"/>
          <w:sz w:val="24"/>
          <w:szCs w:val="24"/>
        </w:rPr>
        <w:t xml:space="preserve">ere more likely to have an expected GWG that was within 5 </w:t>
      </w:r>
      <w:r w:rsidR="00F0023E"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of their actual GWG (53.5%) compared to White and Caucasian participants (29.6%), although this difference was not statistically significant (p =0.158). Additionally, on average those </w:t>
      </w:r>
      <w:r w:rsidR="00F3027C" w:rsidRPr="0074169B">
        <w:rPr>
          <w:rFonts w:ascii="Times New Roman" w:eastAsia="Times New Roman" w:hAnsi="Times New Roman" w:cs="Times New Roman"/>
          <w:sz w:val="24"/>
          <w:szCs w:val="24"/>
        </w:rPr>
        <w:t>who’s</w:t>
      </w:r>
      <w:r w:rsidRPr="0074169B">
        <w:rPr>
          <w:rFonts w:ascii="Times New Roman" w:eastAsia="Times New Roman" w:hAnsi="Times New Roman" w:cs="Times New Roman"/>
          <w:sz w:val="24"/>
          <w:szCs w:val="24"/>
        </w:rPr>
        <w:t xml:space="preserve"> exp</w:t>
      </w:r>
      <w:r w:rsidRPr="0074169B">
        <w:rPr>
          <w:rFonts w:ascii="Times New Roman" w:eastAsia="Times New Roman" w:hAnsi="Times New Roman" w:cs="Times New Roman"/>
          <w:sz w:val="24"/>
          <w:szCs w:val="24"/>
        </w:rPr>
        <w:t xml:space="preserve">ected GWG was either over or under their actual GWG had on average a lower PSS score compared to those with expected GWG within 5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of their actual GWG (p = 0.401).</w:t>
      </w:r>
    </w:p>
    <w:p w14:paraId="6F974D9E" w14:textId="77777777" w:rsidR="00F83712" w:rsidRDefault="00F83712">
      <w:pPr>
        <w:pStyle w:val="Standard"/>
        <w:rPr>
          <w:rFonts w:ascii="Times New Roman" w:eastAsia="Times New Roman" w:hAnsi="Times New Roman" w:cs="Times New Roman"/>
        </w:rPr>
      </w:pPr>
    </w:p>
    <w:p w14:paraId="17ACCE78" w14:textId="164050E1" w:rsidR="00F3027C" w:rsidRPr="00F3027C" w:rsidRDefault="00F3027C">
      <w:pPr>
        <w:pStyle w:val="Standard"/>
      </w:pPr>
    </w:p>
    <w:p w14:paraId="6C32A345" w14:textId="26A143D8" w:rsidR="00F83712" w:rsidRPr="0074169B" w:rsidRDefault="00DE5BAD">
      <w:pPr>
        <w:pStyle w:val="Standard"/>
        <w:rPr>
          <w:sz w:val="24"/>
          <w:szCs w:val="24"/>
        </w:rPr>
      </w:pPr>
      <w:r w:rsidRPr="0074169B">
        <w:rPr>
          <w:rFonts w:ascii="Times New Roman" w:eastAsia="Times New Roman" w:hAnsi="Times New Roman" w:cs="Times New Roman"/>
          <w:b/>
          <w:sz w:val="24"/>
          <w:szCs w:val="24"/>
          <w:u w:val="single"/>
        </w:rPr>
        <w:t>Gestational Weight Gain is Positively Associated with Trimester 3 Disordered Eating</w:t>
      </w:r>
    </w:p>
    <w:p w14:paraId="6DAE70BF" w14:textId="5C91ABB5" w:rsidR="00F83712" w:rsidRPr="0074169B" w:rsidRDefault="0074169B">
      <w:pPr>
        <w:pStyle w:val="Standard"/>
        <w:rPr>
          <w:sz w:val="24"/>
          <w:szCs w:val="24"/>
        </w:rPr>
      </w:pPr>
      <w:r w:rsidRPr="0074169B">
        <w:rPr>
          <w:rFonts w:ascii="Times New Roman" w:eastAsia="Times New Roman" w:hAnsi="Times New Roman" w:cs="Times New Roman"/>
          <w:sz w:val="24"/>
          <w:szCs w:val="24"/>
        </w:rPr>
        <w:tab/>
        <w:t>The unadjusted model of GWG and disordered eating at trimester 3 was positively associated with each other (</w:t>
      </w:r>
      <w:r w:rsidR="00D430FA">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0.01631 (</w:t>
      </w:r>
      <w:r w:rsidR="00D430FA">
        <w:rPr>
          <w:rFonts w:ascii="Times New Roman" w:eastAsia="Times New Roman" w:hAnsi="Times New Roman" w:cs="Times New Roman"/>
          <w:sz w:val="24"/>
          <w:szCs w:val="24"/>
        </w:rPr>
        <w:t xml:space="preserve">95% CI= </w:t>
      </w:r>
      <w:r w:rsidRPr="0074169B">
        <w:rPr>
          <w:rFonts w:ascii="Times New Roman" w:eastAsia="Times New Roman" w:hAnsi="Times New Roman" w:cs="Times New Roman"/>
          <w:sz w:val="24"/>
          <w:szCs w:val="24"/>
        </w:rPr>
        <w:t xml:space="preserve">0.997-1.04), p=0.086) (Table 5). When adjusted for covariates chosen </w:t>
      </w:r>
      <w:r w:rsidRPr="0074169B">
        <w:rPr>
          <w:rFonts w:ascii="Times New Roman" w:eastAsia="Times New Roman" w:hAnsi="Times New Roman" w:cs="Times New Roman"/>
          <w:i/>
          <w:sz w:val="24"/>
          <w:szCs w:val="24"/>
        </w:rPr>
        <w:t>a priori</w:t>
      </w:r>
      <w:r w:rsidRPr="0074169B">
        <w:rPr>
          <w:rFonts w:ascii="Times New Roman" w:eastAsia="Times New Roman" w:hAnsi="Times New Roman" w:cs="Times New Roman"/>
          <w:sz w:val="24"/>
          <w:szCs w:val="24"/>
        </w:rPr>
        <w:t xml:space="preserve">, the </w:t>
      </w:r>
      <w:r w:rsidR="00D430FA">
        <w:rPr>
          <w:rFonts w:ascii="Times New Roman" w:eastAsia="Times New Roman" w:hAnsi="Times New Roman" w:cs="Times New Roman"/>
          <w:sz w:val="24"/>
          <w:szCs w:val="24"/>
        </w:rPr>
        <w:t>beta-estimate</w:t>
      </w:r>
      <w:r w:rsidRPr="0074169B">
        <w:rPr>
          <w:rFonts w:ascii="Times New Roman" w:eastAsia="Times New Roman" w:hAnsi="Times New Roman" w:cs="Times New Roman"/>
          <w:sz w:val="24"/>
          <w:szCs w:val="24"/>
        </w:rPr>
        <w:t xml:space="preserve"> did not </w:t>
      </w:r>
      <w:r w:rsidR="00D430FA">
        <w:rPr>
          <w:rFonts w:ascii="Times New Roman" w:eastAsia="Times New Roman" w:hAnsi="Times New Roman" w:cs="Times New Roman"/>
          <w:sz w:val="24"/>
          <w:szCs w:val="24"/>
        </w:rPr>
        <w:t>substantiall</w:t>
      </w:r>
      <w:r w:rsidRPr="0074169B">
        <w:rPr>
          <w:rFonts w:ascii="Times New Roman" w:eastAsia="Times New Roman" w:hAnsi="Times New Roman" w:cs="Times New Roman"/>
          <w:sz w:val="24"/>
          <w:szCs w:val="24"/>
        </w:rPr>
        <w:t xml:space="preserve">y change, </w:t>
      </w:r>
      <w:r w:rsidR="00D430FA">
        <w:rPr>
          <w:rFonts w:ascii="Times New Roman" w:eastAsia="Times New Roman" w:hAnsi="Times New Roman" w:cs="Times New Roman"/>
          <w:sz w:val="24"/>
          <w:szCs w:val="24"/>
        </w:rPr>
        <w:t xml:space="preserve">suggesting that </w:t>
      </w:r>
      <w:r w:rsidRPr="0074169B">
        <w:rPr>
          <w:rFonts w:ascii="Times New Roman" w:eastAsia="Times New Roman" w:hAnsi="Times New Roman" w:cs="Times New Roman"/>
          <w:sz w:val="24"/>
          <w:szCs w:val="24"/>
        </w:rPr>
        <w:t>parity and age did not alter the relationship between GWG and disordered eating at the end of pregnancy (p</w:t>
      </w:r>
      <w:r w:rsidR="00D430FA"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 0.08) (Table 5). Additionally, when income and race were added to the model, the estimate for GWG did </w:t>
      </w:r>
      <w:r w:rsidR="00D430FA">
        <w:rPr>
          <w:rFonts w:ascii="Times New Roman" w:eastAsia="Times New Roman" w:hAnsi="Times New Roman" w:cs="Times New Roman"/>
          <w:sz w:val="24"/>
          <w:szCs w:val="24"/>
        </w:rPr>
        <w:t>substantially</w:t>
      </w:r>
      <w:r w:rsidRPr="0074169B">
        <w:rPr>
          <w:rFonts w:ascii="Times New Roman" w:eastAsia="Times New Roman" w:hAnsi="Times New Roman" w:cs="Times New Roman"/>
          <w:sz w:val="24"/>
          <w:szCs w:val="24"/>
        </w:rPr>
        <w:t xml:space="preserve"> change </w:t>
      </w:r>
      <w:r w:rsidR="000B6015">
        <w:rPr>
          <w:rFonts w:ascii="Times New Roman" w:eastAsia="Times New Roman" w:hAnsi="Times New Roman" w:cs="Times New Roman"/>
          <w:sz w:val="24"/>
          <w:szCs w:val="24"/>
        </w:rPr>
        <w:t>and neither did the significance of the relationship</w:t>
      </w:r>
      <w:r w:rsidRPr="0074169B">
        <w:rPr>
          <w:rFonts w:ascii="Times New Roman" w:eastAsia="Times New Roman" w:hAnsi="Times New Roman" w:cs="Times New Roman"/>
          <w:sz w:val="24"/>
          <w:szCs w:val="24"/>
        </w:rPr>
        <w:t xml:space="preserve"> (p =0.1) (Table 5). In the final model, BMI as a continuous variable was added. By adding BMI as a </w:t>
      </w:r>
      <w:r w:rsidR="00F3027C" w:rsidRPr="0074169B">
        <w:rPr>
          <w:rFonts w:ascii="Times New Roman" w:eastAsia="Times New Roman" w:hAnsi="Times New Roman" w:cs="Times New Roman"/>
          <w:sz w:val="24"/>
          <w:szCs w:val="24"/>
        </w:rPr>
        <w:t>covariate</w:t>
      </w:r>
      <w:r w:rsidR="000B6015">
        <w:rPr>
          <w:rFonts w:ascii="Times New Roman" w:eastAsia="Times New Roman" w:hAnsi="Times New Roman" w:cs="Times New Roman"/>
          <w:sz w:val="24"/>
          <w:szCs w:val="24"/>
        </w:rPr>
        <w:t xml:space="preserve">, the beta coefficient of the relationship between GWG and EDE-QS increased from 0.016 to </w:t>
      </w:r>
      <w:r w:rsidRPr="0074169B">
        <w:rPr>
          <w:rFonts w:ascii="Times New Roman" w:eastAsia="Times New Roman" w:hAnsi="Times New Roman" w:cs="Times New Roman"/>
          <w:sz w:val="24"/>
          <w:szCs w:val="24"/>
        </w:rPr>
        <w:t xml:space="preserve">0.0281 </w:t>
      </w:r>
      <w:r w:rsidR="00670F88" w:rsidRPr="0074169B">
        <w:rPr>
          <w:rFonts w:ascii="Times New Roman" w:eastAsia="Times New Roman" w:hAnsi="Times New Roman" w:cs="Times New Roman"/>
          <w:sz w:val="24"/>
          <w:szCs w:val="24"/>
        </w:rPr>
        <w:t>(</w:t>
      </w:r>
      <w:r w:rsidR="00670F88">
        <w:rPr>
          <w:rFonts w:ascii="Times New Roman" w:eastAsia="Times New Roman" w:hAnsi="Times New Roman" w:cs="Times New Roman"/>
          <w:sz w:val="24"/>
          <w:szCs w:val="24"/>
        </w:rPr>
        <w:t>95</w:t>
      </w:r>
      <w:r w:rsidR="000B6015">
        <w:rPr>
          <w:rFonts w:ascii="Times New Roman" w:eastAsia="Times New Roman" w:hAnsi="Times New Roman" w:cs="Times New Roman"/>
          <w:sz w:val="24"/>
          <w:szCs w:val="24"/>
        </w:rPr>
        <w:t xml:space="preserve">% CI </w:t>
      </w:r>
      <w:r w:rsidRPr="0074169B">
        <w:rPr>
          <w:rFonts w:ascii="Times New Roman" w:eastAsia="Times New Roman" w:hAnsi="Times New Roman" w:cs="Times New Roman"/>
          <w:sz w:val="24"/>
          <w:szCs w:val="24"/>
        </w:rPr>
        <w:t>1.01-1.05</w:t>
      </w:r>
      <w:r w:rsidR="00F3027C" w:rsidRPr="0074169B">
        <w:rPr>
          <w:rFonts w:ascii="Times New Roman" w:eastAsia="Times New Roman" w:hAnsi="Times New Roman" w:cs="Times New Roman"/>
          <w:sz w:val="24"/>
          <w:szCs w:val="24"/>
        </w:rPr>
        <w:t>) and</w:t>
      </w:r>
      <w:r w:rsidRPr="0074169B">
        <w:rPr>
          <w:rFonts w:ascii="Times New Roman" w:eastAsia="Times New Roman" w:hAnsi="Times New Roman" w:cs="Times New Roman"/>
          <w:sz w:val="24"/>
          <w:szCs w:val="24"/>
        </w:rPr>
        <w:t xml:space="preserve"> the p-value </w:t>
      </w:r>
      <w:r w:rsidR="000B6015">
        <w:rPr>
          <w:rFonts w:ascii="Times New Roman" w:eastAsia="Times New Roman" w:hAnsi="Times New Roman" w:cs="Times New Roman"/>
          <w:sz w:val="24"/>
          <w:szCs w:val="24"/>
        </w:rPr>
        <w:t xml:space="preserve">also decreased relative to prior models (now </w:t>
      </w:r>
      <w:r w:rsidRPr="0074169B">
        <w:rPr>
          <w:rFonts w:ascii="Times New Roman" w:eastAsia="Times New Roman" w:hAnsi="Times New Roman" w:cs="Times New Roman"/>
          <w:sz w:val="24"/>
          <w:szCs w:val="24"/>
        </w:rPr>
        <w:t xml:space="preserve">p=0.006) (Table 5). In other words, a 10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difference in GWG was associated with a 32% increase in disordered eating at trimester 3. Forest plots comparing the various unadjusted and </w:t>
      </w:r>
      <w:r w:rsidR="00F3027C" w:rsidRPr="0074169B">
        <w:rPr>
          <w:rFonts w:ascii="Times New Roman" w:eastAsia="Times New Roman" w:hAnsi="Times New Roman" w:cs="Times New Roman"/>
          <w:sz w:val="24"/>
          <w:szCs w:val="24"/>
        </w:rPr>
        <w:t>adjusted models</w:t>
      </w:r>
      <w:r w:rsidRPr="0074169B">
        <w:rPr>
          <w:rFonts w:ascii="Times New Roman" w:eastAsia="Times New Roman" w:hAnsi="Times New Roman" w:cs="Times New Roman"/>
          <w:sz w:val="24"/>
          <w:szCs w:val="24"/>
        </w:rPr>
        <w:t xml:space="preserve"> are illustrated in Figure 3.</w:t>
      </w:r>
      <w:r w:rsidR="00670F88">
        <w:rPr>
          <w:rFonts w:ascii="Times New Roman" w:eastAsia="Times New Roman" w:hAnsi="Times New Roman" w:cs="Times New Roman"/>
          <w:sz w:val="24"/>
          <w:szCs w:val="24"/>
        </w:rPr>
        <w:t xml:space="preserve"> A graphical depiction of model 4 can be seen in Figure 4. </w:t>
      </w:r>
    </w:p>
    <w:p w14:paraId="582831C4" w14:textId="74350779" w:rsidR="00F83712" w:rsidRDefault="00F83712">
      <w:pPr>
        <w:pStyle w:val="Standard"/>
        <w:rPr>
          <w:rFonts w:ascii="Times New Roman" w:eastAsia="Times New Roman" w:hAnsi="Times New Roman" w:cs="Times New Roman"/>
        </w:rPr>
      </w:pPr>
    </w:p>
    <w:p w14:paraId="018A4B9B" w14:textId="583F342D" w:rsidR="00F3027C" w:rsidRDefault="00F3027C">
      <w:pPr>
        <w:pStyle w:val="Standard"/>
        <w:rPr>
          <w:rFonts w:ascii="Times New Roman" w:eastAsia="Times New Roman" w:hAnsi="Times New Roman" w:cs="Times New Roman"/>
        </w:rPr>
      </w:pPr>
    </w:p>
    <w:p w14:paraId="1014EFCD" w14:textId="43871657" w:rsidR="00F3027C" w:rsidRDefault="00F3027C">
      <w:pPr>
        <w:pStyle w:val="Standard"/>
        <w:rPr>
          <w:rFonts w:ascii="Times New Roman" w:eastAsia="Times New Roman" w:hAnsi="Times New Roman" w:cs="Times New Roman"/>
        </w:rPr>
      </w:pPr>
    </w:p>
    <w:p w14:paraId="50F6DACF" w14:textId="1755B743" w:rsidR="00F3027C" w:rsidRDefault="00F3027C">
      <w:pPr>
        <w:pStyle w:val="Standard"/>
        <w:rPr>
          <w:rFonts w:ascii="Times New Roman" w:eastAsia="Times New Roman" w:hAnsi="Times New Roman" w:cs="Times New Roman"/>
        </w:rPr>
      </w:pPr>
    </w:p>
    <w:p w14:paraId="190A1914" w14:textId="269855C6" w:rsidR="00F83712" w:rsidRDefault="00F83712">
      <w:pPr>
        <w:pStyle w:val="Standard"/>
      </w:pPr>
    </w:p>
    <w:p w14:paraId="79AFC5BF" w14:textId="49E6875E" w:rsidR="0074169B" w:rsidRDefault="00BA348E">
      <w:pPr>
        <w:pStyle w:val="Standard"/>
      </w:pPr>
      <w:r>
        <w:rPr>
          <w:rFonts w:ascii="Times New Roman" w:eastAsia="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6BFF6E7F" wp14:editId="5BB63299">
                <wp:simplePos x="0" y="0"/>
                <wp:positionH relativeFrom="column">
                  <wp:posOffset>-100330</wp:posOffset>
                </wp:positionH>
                <wp:positionV relativeFrom="paragraph">
                  <wp:posOffset>274955</wp:posOffset>
                </wp:positionV>
                <wp:extent cx="6144260" cy="2192020"/>
                <wp:effectExtent l="0" t="0" r="2540" b="5080"/>
                <wp:wrapThrough wrapText="bothSides">
                  <wp:wrapPolygon edited="0">
                    <wp:start x="0" y="0"/>
                    <wp:lineTo x="0" y="21525"/>
                    <wp:lineTo x="21564" y="21525"/>
                    <wp:lineTo x="2156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6144260" cy="2192020"/>
                        </a:xfrm>
                        <a:prstGeom prst="rect">
                          <a:avLst/>
                        </a:prstGeom>
                        <a:solidFill>
                          <a:schemeClr val="lt1"/>
                        </a:solidFill>
                        <a:ln w="6350">
                          <a:noFill/>
                        </a:ln>
                      </wps:spPr>
                      <wps:txbx>
                        <w:txbxContent>
                          <w:p w14:paraId="3B0DDEF2" w14:textId="77777777" w:rsidR="00F3027C" w:rsidRDefault="00F3027C" w:rsidP="00F3027C">
                            <w:r>
                              <w:rPr>
                                <w:rFonts w:ascii="Times New Roman" w:eastAsia="Times New Roman" w:hAnsi="Times New Roman" w:cs="Times New Roman"/>
                                <w:b/>
                                <w:noProof/>
                                <w:u w:val="single"/>
                              </w:rPr>
                              <w:drawing>
                                <wp:inline distT="114300" distB="114300" distL="114300" distR="114300" wp14:anchorId="7CE8585E" wp14:editId="27CBF012">
                                  <wp:extent cx="5562600" cy="1571625"/>
                                  <wp:effectExtent l="0" t="0" r="0" b="3175"/>
                                  <wp:docPr id="2" name="Picture 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referRelativeResize="0"/>
                                        </pic:nvPicPr>
                                        <pic:blipFill rotWithShape="1">
                                          <a:blip r:embed="rId19"/>
                                          <a:srcRect/>
                                          <a:stretch/>
                                        </pic:blipFill>
                                        <pic:spPr bwMode="auto">
                                          <a:xfrm>
                                            <a:off x="0" y="0"/>
                                            <a:ext cx="5562600" cy="1571625"/>
                                          </a:xfrm>
                                          <a:prstGeom prst="rect">
                                            <a:avLst/>
                                          </a:prstGeom>
                                          <a:ln>
                                            <a:noFill/>
                                          </a:ln>
                                          <a:extLst>
                                            <a:ext uri="{53640926-AAD7-44D8-BBD7-CCE9431645EC}">
                                              <a14:shadowObscured xmlns:a14="http://schemas.microsoft.com/office/drawing/2010/main"/>
                                            </a:ext>
                                          </a:extLst>
                                        </pic:spPr>
                                      </pic:pic>
                                    </a:graphicData>
                                  </a:graphic>
                                </wp:inline>
                              </w:drawing>
                            </w:r>
                          </w:p>
                          <w:p w14:paraId="1E2EB8D1" w14:textId="54F70FEF" w:rsidR="00F3027C" w:rsidRDefault="00F3027C" w:rsidP="00F3027C">
                            <w:pPr>
                              <w:rPr>
                                <w:rFonts w:ascii="Times New Roman" w:hAnsi="Times New Roman" w:cs="Times New Roman"/>
                              </w:rPr>
                            </w:pPr>
                            <w:r w:rsidRPr="0023435C">
                              <w:rPr>
                                <w:rFonts w:ascii="Times New Roman" w:hAnsi="Times New Roman" w:cs="Times New Roman"/>
                                <w:b/>
                                <w:bCs/>
                              </w:rPr>
                              <w:t>Table 5:</w:t>
                            </w:r>
                            <w:r w:rsidRPr="0023435C">
                              <w:rPr>
                                <w:rFonts w:ascii="Times New Roman" w:hAnsi="Times New Roman" w:cs="Times New Roman"/>
                              </w:rPr>
                              <w:t xml:space="preserve"> Effect of GWG on disordered eating during trimester 3</w:t>
                            </w:r>
                            <w:r w:rsidR="00C90C25">
                              <w:rPr>
                                <w:rFonts w:ascii="Times New Roman" w:hAnsi="Times New Roman" w:cs="Times New Roman"/>
                              </w:rPr>
                              <w:t xml:space="preserve"> using negative binomial generalized linear modeling.</w:t>
                            </w:r>
                          </w:p>
                          <w:p w14:paraId="37B9A6B0" w14:textId="16EEDA35" w:rsidR="00604F08" w:rsidRPr="0023435C" w:rsidRDefault="00604F08" w:rsidP="00F3027C">
                            <w:pPr>
                              <w:rPr>
                                <w:rFonts w:ascii="Times New Roman" w:hAnsi="Times New Roman" w:cs="Times New Roman"/>
                              </w:rPr>
                            </w:pPr>
                            <w:r>
                              <w:rPr>
                                <w:rFonts w:ascii="Times New Roman" w:hAnsi="Times New Roman" w:cs="Times New Roman"/>
                              </w:rPr>
                              <w:t>P-value &lt;0.05 are bolded.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BFF6E7F" id="Text Box 24" o:spid="_x0000_s1034" type="#_x0000_t202" style="position:absolute;margin-left:-7.9pt;margin-top:21.65pt;width:483.8pt;height:17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" fillcolor="white [3201]" stroked="f" strokeweight=".5pt">
                <v:textbox>
                  <w:txbxContent>
                    <w:p w14:paraId="3B0DDEF2" w14:textId="77777777" w:rsidR="00F3027C" w:rsidRDefault="00F3027C" w:rsidP="00F3027C">
                      <w:r>
                        <w:rPr>
                          <w:rFonts w:ascii="Times New Roman" w:eastAsia="Times New Roman" w:hAnsi="Times New Roman" w:cs="Times New Roman"/>
                          <w:b/>
                          <w:noProof/>
                          <w:u w:val="single"/>
                        </w:rPr>
                        <w:drawing>
                          <wp:inline distT="114300" distB="114300" distL="114300" distR="114300" wp14:anchorId="7CE8585E" wp14:editId="27CBF012">
                            <wp:extent cx="5562600" cy="1571625"/>
                            <wp:effectExtent l="0" t="0" r="0" b="3175"/>
                            <wp:docPr id="2" name="Picture 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referRelativeResize="0"/>
                                  </pic:nvPicPr>
                                  <pic:blipFill rotWithShape="1">
                                    <a:blip r:embed="rId20"/>
                                    <a:srcRect/>
                                    <a:stretch/>
                                  </pic:blipFill>
                                  <pic:spPr bwMode="auto">
                                    <a:xfrm>
                                      <a:off x="0" y="0"/>
                                      <a:ext cx="5562600" cy="1571625"/>
                                    </a:xfrm>
                                    <a:prstGeom prst="rect">
                                      <a:avLst/>
                                    </a:prstGeom>
                                    <a:ln>
                                      <a:noFill/>
                                    </a:ln>
                                    <a:extLst>
                                      <a:ext uri="{53640926-AAD7-44D8-BBD7-CCE9431645EC}">
                                        <a14:shadowObscured xmlns:a14="http://schemas.microsoft.com/office/drawing/2010/main"/>
                                      </a:ext>
                                    </a:extLst>
                                  </pic:spPr>
                                </pic:pic>
                              </a:graphicData>
                            </a:graphic>
                          </wp:inline>
                        </w:drawing>
                      </w:r>
                    </w:p>
                    <w:p w14:paraId="1E2EB8D1" w14:textId="54F70FEF" w:rsidR="00F3027C" w:rsidRDefault="00F3027C" w:rsidP="00F3027C">
                      <w:pPr>
                        <w:rPr>
                          <w:rFonts w:ascii="Times New Roman" w:hAnsi="Times New Roman" w:cs="Times New Roman"/>
                        </w:rPr>
                      </w:pPr>
                      <w:r w:rsidRPr="0023435C">
                        <w:rPr>
                          <w:rFonts w:ascii="Times New Roman" w:hAnsi="Times New Roman" w:cs="Times New Roman"/>
                          <w:b/>
                          <w:bCs/>
                        </w:rPr>
                        <w:t>Table 5:</w:t>
                      </w:r>
                      <w:r w:rsidRPr="0023435C">
                        <w:rPr>
                          <w:rFonts w:ascii="Times New Roman" w:hAnsi="Times New Roman" w:cs="Times New Roman"/>
                        </w:rPr>
                        <w:t xml:space="preserve"> Effect of GWG on disordered eating during trimester 3</w:t>
                      </w:r>
                      <w:r w:rsidR="00C90C25">
                        <w:rPr>
                          <w:rFonts w:ascii="Times New Roman" w:hAnsi="Times New Roman" w:cs="Times New Roman"/>
                        </w:rPr>
                        <w:t xml:space="preserve"> using negative binomial generalized linear modeling.</w:t>
                      </w:r>
                    </w:p>
                    <w:p w14:paraId="37B9A6B0" w14:textId="16EEDA35" w:rsidR="00604F08" w:rsidRPr="0023435C" w:rsidRDefault="00604F08" w:rsidP="00F3027C">
                      <w:pPr>
                        <w:rPr>
                          <w:rFonts w:ascii="Times New Roman" w:hAnsi="Times New Roman" w:cs="Times New Roman"/>
                        </w:rPr>
                      </w:pPr>
                      <w:r>
                        <w:rPr>
                          <w:rFonts w:ascii="Times New Roman" w:hAnsi="Times New Roman" w:cs="Times New Roman"/>
                        </w:rPr>
                        <w:t>P-value &lt;0.05 are bolded.</w:t>
                      </w:r>
                    </w:p>
                  </w:txbxContent>
                </v:textbox>
                <w10:wrap type="through"/>
              </v:shape>
            </w:pict>
          </mc:Fallback>
        </mc:AlternateContent>
      </w:r>
    </w:p>
    <w:p w14:paraId="713503D7" w14:textId="3070D1C9" w:rsidR="0074169B" w:rsidRDefault="00BA348E">
      <w:pPr>
        <w:pStyle w:val="Standard"/>
      </w:pPr>
      <w:r>
        <w:rPr>
          <w:rFonts w:ascii="Times New Roman" w:eastAsia="Times New Roman" w:hAnsi="Times New Roman" w:cs="Times New Roman"/>
          <w:noProof/>
        </w:rPr>
        <mc:AlternateContent>
          <mc:Choice Requires="wps">
            <w:drawing>
              <wp:anchor distT="0" distB="0" distL="114300" distR="114300" simplePos="0" relativeHeight="251674624" behindDoc="0" locked="0" layoutInCell="1" allowOverlap="1" wp14:anchorId="0DB00E67" wp14:editId="7F83896E">
                <wp:simplePos x="0" y="0"/>
                <wp:positionH relativeFrom="column">
                  <wp:posOffset>-109855</wp:posOffset>
                </wp:positionH>
                <wp:positionV relativeFrom="paragraph">
                  <wp:posOffset>2237613</wp:posOffset>
                </wp:positionV>
                <wp:extent cx="6144260" cy="4340225"/>
                <wp:effectExtent l="0" t="0" r="2540" b="3175"/>
                <wp:wrapThrough wrapText="bothSides">
                  <wp:wrapPolygon edited="0">
                    <wp:start x="0" y="0"/>
                    <wp:lineTo x="0" y="21553"/>
                    <wp:lineTo x="21564" y="21553"/>
                    <wp:lineTo x="21564"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6144260" cy="4340225"/>
                        </a:xfrm>
                        <a:prstGeom prst="rect">
                          <a:avLst/>
                        </a:prstGeom>
                        <a:solidFill>
                          <a:schemeClr val="lt1"/>
                        </a:solidFill>
                        <a:ln w="6350">
                          <a:noFill/>
                        </a:ln>
                      </wps:spPr>
                      <wps:txbx>
                        <w:txbxContent>
                          <w:p w14:paraId="2AC6BFAC" w14:textId="77777777" w:rsidR="00F3027C" w:rsidRDefault="00F3027C" w:rsidP="00F3027C">
                            <w:r>
                              <w:rPr>
                                <w:rFonts w:ascii="Times New Roman" w:eastAsia="Times New Roman" w:hAnsi="Times New Roman" w:cs="Times New Roman"/>
                                <w:noProof/>
                              </w:rPr>
                              <w:drawing>
                                <wp:inline distT="19050" distB="19050" distL="19050" distR="19050" wp14:anchorId="1218B833" wp14:editId="7FA0FB86">
                                  <wp:extent cx="5669280" cy="3572256"/>
                                  <wp:effectExtent l="0" t="0" r="0" b="0"/>
                                  <wp:docPr id="28" name="Picture 2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1.png" descr="Chart, box and whisker chart&#10;&#10;Description automatically generated"/>
                                          <pic:cNvPicPr preferRelativeResize="0"/>
                                        </pic:nvPicPr>
                                        <pic:blipFill>
                                          <a:blip r:embed="rId21"/>
                                          <a:srcRect l="5316"/>
                                          <a:stretch>
                                            <a:fillRect/>
                                          </a:stretch>
                                        </pic:blipFill>
                                        <pic:spPr>
                                          <a:xfrm>
                                            <a:off x="0" y="0"/>
                                            <a:ext cx="5710801" cy="3598419"/>
                                          </a:xfrm>
                                          <a:prstGeom prst="rect">
                                            <a:avLst/>
                                          </a:prstGeom>
                                          <a:ln/>
                                        </pic:spPr>
                                      </pic:pic>
                                    </a:graphicData>
                                  </a:graphic>
                                </wp:inline>
                              </w:drawing>
                            </w:r>
                          </w:p>
                          <w:p w14:paraId="25B4007A" w14:textId="77777777" w:rsidR="00F3027C" w:rsidRPr="00DD749D" w:rsidRDefault="00F3027C" w:rsidP="00F3027C">
                            <w:pPr>
                              <w:rPr>
                                <w:rFonts w:ascii="Times New Roman" w:hAnsi="Times New Roman" w:cs="Times New Roman"/>
                              </w:rPr>
                            </w:pPr>
                            <w:r w:rsidRPr="00DD749D">
                              <w:rPr>
                                <w:rFonts w:ascii="Times New Roman" w:hAnsi="Times New Roman" w:cs="Times New Roman"/>
                                <w:b/>
                                <w:bCs/>
                              </w:rPr>
                              <w:t>Figure 3</w:t>
                            </w:r>
                            <w:r w:rsidRPr="00DD749D">
                              <w:rPr>
                                <w:rFonts w:ascii="Times New Roman" w:hAnsi="Times New Roman" w:cs="Times New Roman"/>
                              </w:rPr>
                              <w:t xml:space="preserve">: Forest plot of unadjusted and adjusted models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DB00E67" id="Text Box 27" o:spid="_x0000_s1035" type="#_x0000_t202" style="position:absolute;margin-left:-8.65pt;margin-top:176.2pt;width:483.8pt;height:34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" fillcolor="white [3201]" stroked="f" strokeweight=".5pt">
                <v:textbox>
                  <w:txbxContent>
                    <w:p w14:paraId="2AC6BFAC" w14:textId="77777777" w:rsidR="00F3027C" w:rsidRDefault="00F3027C" w:rsidP="00F3027C">
                      <w:r>
                        <w:rPr>
                          <w:rFonts w:ascii="Times New Roman" w:eastAsia="Times New Roman" w:hAnsi="Times New Roman" w:cs="Times New Roman"/>
                          <w:noProof/>
                        </w:rPr>
                        <w:drawing>
                          <wp:inline distT="19050" distB="19050" distL="19050" distR="19050" wp14:anchorId="1218B833" wp14:editId="7FA0FB86">
                            <wp:extent cx="5669280" cy="3572256"/>
                            <wp:effectExtent l="0" t="0" r="0" b="0"/>
                            <wp:docPr id="28" name="Picture 2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1.png" descr="Chart, box and whisker chart&#10;&#10;Description automatically generated"/>
                                    <pic:cNvPicPr preferRelativeResize="0"/>
                                  </pic:nvPicPr>
                                  <pic:blipFill>
                                    <a:blip r:embed="rId22"/>
                                    <a:srcRect l="5316"/>
                                    <a:stretch>
                                      <a:fillRect/>
                                    </a:stretch>
                                  </pic:blipFill>
                                  <pic:spPr>
                                    <a:xfrm>
                                      <a:off x="0" y="0"/>
                                      <a:ext cx="5710801" cy="3598419"/>
                                    </a:xfrm>
                                    <a:prstGeom prst="rect">
                                      <a:avLst/>
                                    </a:prstGeom>
                                    <a:ln/>
                                  </pic:spPr>
                                </pic:pic>
                              </a:graphicData>
                            </a:graphic>
                          </wp:inline>
                        </w:drawing>
                      </w:r>
                    </w:p>
                    <w:p w14:paraId="25B4007A" w14:textId="77777777" w:rsidR="00F3027C" w:rsidRPr="00DD749D" w:rsidRDefault="00F3027C" w:rsidP="00F3027C">
                      <w:pPr>
                        <w:rPr>
                          <w:rFonts w:ascii="Times New Roman" w:hAnsi="Times New Roman" w:cs="Times New Roman"/>
                        </w:rPr>
                      </w:pPr>
                      <w:r w:rsidRPr="00DD749D">
                        <w:rPr>
                          <w:rFonts w:ascii="Times New Roman" w:hAnsi="Times New Roman" w:cs="Times New Roman"/>
                          <w:b/>
                          <w:bCs/>
                        </w:rPr>
                        <w:t>Figure 3</w:t>
                      </w:r>
                      <w:r w:rsidRPr="00DD749D">
                        <w:rPr>
                          <w:rFonts w:ascii="Times New Roman" w:hAnsi="Times New Roman" w:cs="Times New Roman"/>
                        </w:rPr>
                        <w:t xml:space="preserve">: Forest plot of unadjusted and adjusted models </w:t>
                      </w:r>
                    </w:p>
                  </w:txbxContent>
                </v:textbox>
                <w10:wrap type="through"/>
              </v:shape>
            </w:pict>
          </mc:Fallback>
        </mc:AlternateContent>
      </w:r>
    </w:p>
    <w:p w14:paraId="26830632" w14:textId="77777777" w:rsidR="00BA348E" w:rsidRDefault="00BA348E">
      <w:pPr>
        <w:pStyle w:val="Standard"/>
        <w:rPr>
          <w:rFonts w:ascii="Times New Roman" w:eastAsia="Times New Roman" w:hAnsi="Times New Roman" w:cs="Times New Roman"/>
          <w:b/>
          <w:sz w:val="24"/>
          <w:szCs w:val="24"/>
          <w:u w:val="single"/>
        </w:rPr>
      </w:pPr>
    </w:p>
    <w:p w14:paraId="68DA2584" w14:textId="77777777" w:rsidR="00BA348E" w:rsidRDefault="00BA348E">
      <w:pPr>
        <w:pStyle w:val="Standard"/>
        <w:rPr>
          <w:rFonts w:ascii="Times New Roman" w:eastAsia="Times New Roman" w:hAnsi="Times New Roman" w:cs="Times New Roman"/>
          <w:b/>
          <w:sz w:val="24"/>
          <w:szCs w:val="24"/>
          <w:u w:val="single"/>
        </w:rPr>
      </w:pPr>
    </w:p>
    <w:p w14:paraId="4CB9E26E" w14:textId="77777777" w:rsidR="00BA348E" w:rsidRDefault="00BA348E">
      <w:pPr>
        <w:pStyle w:val="Standard"/>
        <w:rPr>
          <w:rFonts w:ascii="Times New Roman" w:eastAsia="Times New Roman" w:hAnsi="Times New Roman" w:cs="Times New Roman"/>
          <w:b/>
          <w:sz w:val="24"/>
          <w:szCs w:val="24"/>
          <w:u w:val="single"/>
        </w:rPr>
      </w:pPr>
    </w:p>
    <w:p w14:paraId="68C4CB8E" w14:textId="77777777" w:rsidR="00BA348E" w:rsidRDefault="00BA348E">
      <w:pPr>
        <w:pStyle w:val="Standard"/>
        <w:rPr>
          <w:rFonts w:ascii="Times New Roman" w:eastAsia="Times New Roman" w:hAnsi="Times New Roman" w:cs="Times New Roman"/>
          <w:b/>
          <w:sz w:val="24"/>
          <w:szCs w:val="24"/>
          <w:u w:val="single"/>
        </w:rPr>
      </w:pPr>
    </w:p>
    <w:p w14:paraId="0AF92E2F" w14:textId="77777777" w:rsidR="00BA348E" w:rsidRDefault="00BA348E">
      <w:pPr>
        <w:pStyle w:val="Standard"/>
        <w:rPr>
          <w:rFonts w:ascii="Times New Roman" w:eastAsia="Times New Roman" w:hAnsi="Times New Roman" w:cs="Times New Roman"/>
          <w:b/>
          <w:sz w:val="24"/>
          <w:szCs w:val="24"/>
          <w:u w:val="single"/>
        </w:rPr>
      </w:pPr>
    </w:p>
    <w:p w14:paraId="39B4DB6B" w14:textId="77777777" w:rsidR="00BA348E" w:rsidRDefault="00BA348E">
      <w:pPr>
        <w:pStyle w:val="Standard"/>
        <w:rPr>
          <w:rFonts w:ascii="Times New Roman" w:eastAsia="Times New Roman" w:hAnsi="Times New Roman" w:cs="Times New Roman"/>
          <w:b/>
          <w:sz w:val="24"/>
          <w:szCs w:val="24"/>
          <w:u w:val="single"/>
        </w:rPr>
      </w:pPr>
    </w:p>
    <w:p w14:paraId="760C99DE" w14:textId="414CC00D" w:rsidR="00BA348E" w:rsidRDefault="00C90C25">
      <w:pPr>
        <w:pStyle w:val="Standard"/>
        <w:rPr>
          <w:rFonts w:ascii="Times New Roman" w:eastAsia="Times New Roman" w:hAnsi="Times New Roman" w:cs="Times New Roman"/>
          <w:b/>
          <w:sz w:val="24"/>
          <w:szCs w:val="24"/>
          <w:u w:val="single"/>
        </w:rPr>
      </w:pPr>
      <w:r>
        <w:rPr>
          <w:rFonts w:ascii="Times New Roman" w:eastAsia="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590A448D" wp14:editId="260C89ED">
                <wp:simplePos x="0" y="0"/>
                <wp:positionH relativeFrom="column">
                  <wp:posOffset>-133350</wp:posOffset>
                </wp:positionH>
                <wp:positionV relativeFrom="paragraph">
                  <wp:posOffset>200025</wp:posOffset>
                </wp:positionV>
                <wp:extent cx="6106795" cy="3990975"/>
                <wp:effectExtent l="0" t="0" r="1905" b="0"/>
                <wp:wrapThrough wrapText="bothSides">
                  <wp:wrapPolygon edited="0">
                    <wp:start x="0" y="0"/>
                    <wp:lineTo x="0" y="21514"/>
                    <wp:lineTo x="21562" y="21514"/>
                    <wp:lineTo x="21562"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106795" cy="3990975"/>
                        </a:xfrm>
                        <a:prstGeom prst="rect">
                          <a:avLst/>
                        </a:prstGeom>
                        <a:solidFill>
                          <a:schemeClr val="lt1"/>
                        </a:solidFill>
                        <a:ln w="6350">
                          <a:noFill/>
                        </a:ln>
                      </wps:spPr>
                      <wps:txbx>
                        <w:txbxContent>
                          <w:p w14:paraId="29350B28" w14:textId="77777777" w:rsidR="00F3027C" w:rsidRPr="00CC2559" w:rsidRDefault="00F3027C" w:rsidP="00F3027C">
                            <w:r w:rsidRPr="00CC2559">
                              <w:rPr>
                                <w:noProof/>
                              </w:rPr>
                              <w:drawing>
                                <wp:inline distT="0" distB="0" distL="0" distR="0" wp14:anchorId="75F3473E" wp14:editId="1100FDE7">
                                  <wp:extent cx="5458378" cy="3222171"/>
                                  <wp:effectExtent l="0" t="0" r="3175"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10947" cy="3253204"/>
                                          </a:xfrm>
                                          <a:prstGeom prst="rect">
                                            <a:avLst/>
                                          </a:prstGeom>
                                        </pic:spPr>
                                      </pic:pic>
                                    </a:graphicData>
                                  </a:graphic>
                                </wp:inline>
                              </w:drawing>
                            </w:r>
                          </w:p>
                          <w:p w14:paraId="72F9D87E" w14:textId="5B380A39" w:rsidR="00F3027C" w:rsidRDefault="00F3027C" w:rsidP="00F3027C">
                            <w:pPr>
                              <w:rPr>
                                <w:rFonts w:ascii="Times New Roman" w:hAnsi="Times New Roman" w:cs="Times New Roman"/>
                              </w:rPr>
                            </w:pPr>
                            <w:r w:rsidRPr="00CC2559">
                              <w:rPr>
                                <w:rFonts w:ascii="Times New Roman" w:hAnsi="Times New Roman" w:cs="Times New Roman"/>
                                <w:b/>
                                <w:bCs/>
                              </w:rPr>
                              <w:t>Figure 4:</w:t>
                            </w:r>
                            <w:r w:rsidRPr="00CC2559">
                              <w:rPr>
                                <w:rFonts w:ascii="Times New Roman" w:hAnsi="Times New Roman" w:cs="Times New Roman"/>
                              </w:rPr>
                              <w:t xml:space="preserve"> </w:t>
                            </w:r>
                            <w:r w:rsidR="00C90C25">
                              <w:rPr>
                                <w:rFonts w:ascii="Times New Roman" w:hAnsi="Times New Roman" w:cs="Times New Roman"/>
                              </w:rPr>
                              <w:t xml:space="preserve">Negative binomial generalized linear adjusted model of the </w:t>
                            </w:r>
                            <w:r w:rsidRPr="00CC2559">
                              <w:rPr>
                                <w:rFonts w:ascii="Times New Roman" w:hAnsi="Times New Roman" w:cs="Times New Roman"/>
                              </w:rPr>
                              <w:t xml:space="preserve">association between GWG and EDE-QS scores at trimester </w:t>
                            </w:r>
                            <w:r w:rsidR="00C90C25" w:rsidRPr="00CC2559">
                              <w:rPr>
                                <w:rFonts w:ascii="Times New Roman" w:hAnsi="Times New Roman" w:cs="Times New Roman"/>
                              </w:rPr>
                              <w:t>3.</w:t>
                            </w:r>
                          </w:p>
                          <w:p w14:paraId="19CDD578" w14:textId="2A667F8F" w:rsidR="00BB36BB" w:rsidRDefault="00BB36BB" w:rsidP="00F3027C">
                            <w:pPr>
                              <w:rPr>
                                <w:rFonts w:ascii="Times New Roman" w:hAnsi="Times New Roman" w:cs="Times New Roman"/>
                              </w:rPr>
                            </w:pPr>
                            <w:r>
                              <w:rPr>
                                <w:rFonts w:ascii="Times New Roman" w:hAnsi="Times New Roman" w:cs="Times New Roman"/>
                              </w:rPr>
                              <w:t xml:space="preserve">*Model 4 </w:t>
                            </w:r>
                            <w:r w:rsidR="00184FCE">
                              <w:rPr>
                                <w:rFonts w:ascii="Times New Roman" w:hAnsi="Times New Roman" w:cs="Times New Roman"/>
                              </w:rPr>
                              <w:t>graphed</w:t>
                            </w:r>
                            <w:r>
                              <w:rPr>
                                <w:rFonts w:ascii="Times New Roman" w:hAnsi="Times New Roman" w:cs="Times New Roman"/>
                              </w:rPr>
                              <w:t xml:space="preserve"> </w:t>
                            </w:r>
                          </w:p>
                          <w:p w14:paraId="51B337A3" w14:textId="3EBD168D" w:rsidR="00C90C25" w:rsidRPr="00CC2559" w:rsidRDefault="00C90C25" w:rsidP="00F3027C">
                            <w:pPr>
                              <w:rPr>
                                <w:rFonts w:ascii="Times New Roman" w:hAnsi="Times New Roman" w:cs="Times New Roman"/>
                              </w:rPr>
                            </w:pPr>
                            <w:r>
                              <w:rPr>
                                <w:rFonts w:ascii="Times New Roman" w:hAnsi="Times New Roman" w:cs="Times New Roman"/>
                              </w:rPr>
                              <w:t>*Blue doted lines represent the 95% 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90A448D" id="Text Box 7" o:spid="_x0000_s1036" type="#_x0000_t202" style="position:absolute;margin-left:-10.5pt;margin-top:15.75pt;width:480.85pt;height:3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" fillcolor="white [3201]" stroked="f" strokeweight=".5pt">
                <v:textbox>
                  <w:txbxContent>
                    <w:p w14:paraId="29350B28" w14:textId="77777777" w:rsidR="00F3027C" w:rsidRPr="00CC2559" w:rsidRDefault="00F3027C" w:rsidP="00F3027C">
                      <w:r w:rsidRPr="00CC2559">
                        <w:rPr>
                          <w:noProof/>
                        </w:rPr>
                        <w:drawing>
                          <wp:inline distT="0" distB="0" distL="0" distR="0" wp14:anchorId="75F3473E" wp14:editId="1100FDE7">
                            <wp:extent cx="5458378" cy="3222171"/>
                            <wp:effectExtent l="0" t="0" r="3175"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10947" cy="3253204"/>
                                    </a:xfrm>
                                    <a:prstGeom prst="rect">
                                      <a:avLst/>
                                    </a:prstGeom>
                                  </pic:spPr>
                                </pic:pic>
                              </a:graphicData>
                            </a:graphic>
                          </wp:inline>
                        </w:drawing>
                      </w:r>
                    </w:p>
                    <w:p w14:paraId="72F9D87E" w14:textId="5B380A39" w:rsidR="00F3027C" w:rsidRDefault="00F3027C" w:rsidP="00F3027C">
                      <w:pPr>
                        <w:rPr>
                          <w:rFonts w:ascii="Times New Roman" w:hAnsi="Times New Roman" w:cs="Times New Roman"/>
                        </w:rPr>
                      </w:pPr>
                      <w:r w:rsidRPr="00CC2559">
                        <w:rPr>
                          <w:rFonts w:ascii="Times New Roman" w:hAnsi="Times New Roman" w:cs="Times New Roman"/>
                          <w:b/>
                          <w:bCs/>
                        </w:rPr>
                        <w:t>Figure 4:</w:t>
                      </w:r>
                      <w:r w:rsidRPr="00CC2559">
                        <w:rPr>
                          <w:rFonts w:ascii="Times New Roman" w:hAnsi="Times New Roman" w:cs="Times New Roman"/>
                        </w:rPr>
                        <w:t xml:space="preserve"> </w:t>
                      </w:r>
                      <w:r w:rsidR="00C90C25">
                        <w:rPr>
                          <w:rFonts w:ascii="Times New Roman" w:hAnsi="Times New Roman" w:cs="Times New Roman"/>
                        </w:rPr>
                        <w:t xml:space="preserve">Negative binomial generalized linear adjusted model of the </w:t>
                      </w:r>
                      <w:r w:rsidRPr="00CC2559">
                        <w:rPr>
                          <w:rFonts w:ascii="Times New Roman" w:hAnsi="Times New Roman" w:cs="Times New Roman"/>
                        </w:rPr>
                        <w:t xml:space="preserve">association between GWG and EDE-QS scores at trimester </w:t>
                      </w:r>
                      <w:r w:rsidR="00C90C25" w:rsidRPr="00CC2559">
                        <w:rPr>
                          <w:rFonts w:ascii="Times New Roman" w:hAnsi="Times New Roman" w:cs="Times New Roman"/>
                        </w:rPr>
                        <w:t>3.</w:t>
                      </w:r>
                    </w:p>
                    <w:p w14:paraId="19CDD578" w14:textId="2A667F8F" w:rsidR="00BB36BB" w:rsidRDefault="00BB36BB" w:rsidP="00F3027C">
                      <w:pPr>
                        <w:rPr>
                          <w:rFonts w:ascii="Times New Roman" w:hAnsi="Times New Roman" w:cs="Times New Roman"/>
                        </w:rPr>
                      </w:pPr>
                      <w:r>
                        <w:rPr>
                          <w:rFonts w:ascii="Times New Roman" w:hAnsi="Times New Roman" w:cs="Times New Roman"/>
                        </w:rPr>
                        <w:t xml:space="preserve">*Model 4 </w:t>
                      </w:r>
                      <w:r w:rsidR="00184FCE">
                        <w:rPr>
                          <w:rFonts w:ascii="Times New Roman" w:hAnsi="Times New Roman" w:cs="Times New Roman"/>
                        </w:rPr>
                        <w:t>graphed</w:t>
                      </w:r>
                      <w:r>
                        <w:rPr>
                          <w:rFonts w:ascii="Times New Roman" w:hAnsi="Times New Roman" w:cs="Times New Roman"/>
                        </w:rPr>
                        <w:t xml:space="preserve"> </w:t>
                      </w:r>
                    </w:p>
                    <w:p w14:paraId="51B337A3" w14:textId="3EBD168D" w:rsidR="00C90C25" w:rsidRPr="00CC2559" w:rsidRDefault="00C90C25" w:rsidP="00F3027C">
                      <w:pPr>
                        <w:rPr>
                          <w:rFonts w:ascii="Times New Roman" w:hAnsi="Times New Roman" w:cs="Times New Roman"/>
                        </w:rPr>
                      </w:pPr>
                      <w:r>
                        <w:rPr>
                          <w:rFonts w:ascii="Times New Roman" w:hAnsi="Times New Roman" w:cs="Times New Roman"/>
                        </w:rPr>
                        <w:t>*Blue doted lines represent the 95% CI</w:t>
                      </w:r>
                    </w:p>
                  </w:txbxContent>
                </v:textbox>
                <w10:wrap type="through"/>
              </v:shape>
            </w:pict>
          </mc:Fallback>
        </mc:AlternateContent>
      </w:r>
    </w:p>
    <w:p w14:paraId="3370C4D2" w14:textId="6F26DF2D" w:rsidR="00F83712" w:rsidRPr="0074169B" w:rsidRDefault="00DE5BAD">
      <w:pPr>
        <w:pStyle w:val="Standard"/>
        <w:rPr>
          <w:sz w:val="24"/>
          <w:szCs w:val="24"/>
        </w:rPr>
      </w:pPr>
      <w:r w:rsidRPr="0074169B">
        <w:rPr>
          <w:rFonts w:ascii="Times New Roman" w:eastAsia="Times New Roman" w:hAnsi="Times New Roman" w:cs="Times New Roman"/>
          <w:b/>
          <w:sz w:val="24"/>
          <w:szCs w:val="24"/>
          <w:u w:val="single"/>
        </w:rPr>
        <w:t>A Greater Association Between GWG and Disordered Eating Among Individuals with Aligned GWG</w:t>
      </w:r>
    </w:p>
    <w:p w14:paraId="083B7ABE" w14:textId="3F74FD9A" w:rsidR="00F83712" w:rsidRPr="0074169B" w:rsidRDefault="0074169B">
      <w:pPr>
        <w:pStyle w:val="Standard"/>
        <w:rPr>
          <w:rFonts w:ascii="Times New Roman" w:eastAsia="Times New Roman" w:hAnsi="Times New Roman" w:cs="Times New Roman"/>
          <w:sz w:val="24"/>
          <w:szCs w:val="24"/>
        </w:rPr>
      </w:pPr>
      <w:r w:rsidRPr="0074169B">
        <w:rPr>
          <w:rFonts w:ascii="Times New Roman" w:eastAsia="Times New Roman" w:hAnsi="Times New Roman" w:cs="Times New Roman"/>
          <w:b/>
          <w:sz w:val="24"/>
          <w:szCs w:val="24"/>
        </w:rPr>
        <w:tab/>
      </w:r>
      <w:r w:rsidR="000B6015">
        <w:rPr>
          <w:rFonts w:ascii="Times New Roman" w:eastAsia="Times New Roman" w:hAnsi="Times New Roman" w:cs="Times New Roman"/>
          <w:bCs/>
          <w:sz w:val="24"/>
          <w:szCs w:val="24"/>
        </w:rPr>
        <w:t xml:space="preserve">As alignment of participant’s GWG with their expected GWG was significantly associated with their actual GWG, but not their EDE-QS scores, misalignment was added as a precision covariate to the final adjusted model (Table 5). </w:t>
      </w:r>
      <w:r w:rsidRPr="0074169B">
        <w:rPr>
          <w:rFonts w:ascii="Times New Roman" w:eastAsia="Times New Roman" w:hAnsi="Times New Roman" w:cs="Times New Roman"/>
          <w:sz w:val="24"/>
          <w:szCs w:val="24"/>
        </w:rPr>
        <w:t xml:space="preserve">When </w:t>
      </w:r>
      <w:r w:rsidR="000B6015">
        <w:rPr>
          <w:rFonts w:ascii="Times New Roman" w:eastAsia="Times New Roman" w:hAnsi="Times New Roman" w:cs="Times New Roman"/>
          <w:sz w:val="24"/>
          <w:szCs w:val="24"/>
        </w:rPr>
        <w:t xml:space="preserve">this is </w:t>
      </w:r>
      <w:r w:rsidRPr="0074169B">
        <w:rPr>
          <w:rFonts w:ascii="Times New Roman" w:eastAsia="Times New Roman" w:hAnsi="Times New Roman" w:cs="Times New Roman"/>
          <w:sz w:val="24"/>
          <w:szCs w:val="24"/>
        </w:rPr>
        <w:t>added to model</w:t>
      </w:r>
      <w:r w:rsidR="00670F88">
        <w:rPr>
          <w:rFonts w:ascii="Times New Roman" w:eastAsia="Times New Roman" w:hAnsi="Times New Roman" w:cs="Times New Roman"/>
          <w:sz w:val="24"/>
          <w:szCs w:val="24"/>
        </w:rPr>
        <w:t xml:space="preserve"> </w:t>
      </w:r>
      <w:r w:rsidR="000B6015">
        <w:rPr>
          <w:rFonts w:ascii="Times New Roman" w:eastAsia="Times New Roman" w:hAnsi="Times New Roman" w:cs="Times New Roman"/>
          <w:sz w:val="24"/>
          <w:szCs w:val="24"/>
        </w:rPr>
        <w:t>4</w:t>
      </w:r>
      <w:r w:rsidRPr="0074169B">
        <w:rPr>
          <w:rFonts w:ascii="Times New Roman" w:eastAsia="Times New Roman" w:hAnsi="Times New Roman" w:cs="Times New Roman"/>
          <w:sz w:val="24"/>
          <w:szCs w:val="24"/>
        </w:rPr>
        <w:t xml:space="preserve">, the effect size increased, however the confidence interval widened slightly. When misalignment was added as an interaction term to test for effect modification, the interaction term was not significant (p = </w:t>
      </w:r>
      <w:r w:rsidR="00F0023E" w:rsidRPr="0074169B">
        <w:rPr>
          <w:rFonts w:ascii="Times New Roman" w:eastAsia="Times New Roman" w:hAnsi="Times New Roman" w:cs="Times New Roman"/>
          <w:sz w:val="24"/>
          <w:szCs w:val="24"/>
        </w:rPr>
        <w:t>0.46</w:t>
      </w:r>
      <w:r w:rsidRPr="0074169B">
        <w:rPr>
          <w:rFonts w:ascii="Times New Roman" w:eastAsia="Times New Roman" w:hAnsi="Times New Roman" w:cs="Times New Roman"/>
          <w:sz w:val="24"/>
          <w:szCs w:val="24"/>
        </w:rPr>
        <w:t>). Additionally, when comparing the effect modification and model 5 from our previous outcome, the model with the effect modification was not a better predictor of EDE-QS at trimester 3 (p = 0.4</w:t>
      </w:r>
      <w:r w:rsidR="00A32669">
        <w:rPr>
          <w:rFonts w:ascii="Times New Roman" w:eastAsia="Times New Roman" w:hAnsi="Times New Roman" w:cs="Times New Roman"/>
          <w:sz w:val="24"/>
          <w:szCs w:val="24"/>
        </w:rPr>
        <w:t>7 from ANOVA test)</w:t>
      </w:r>
      <w:r w:rsidRPr="0074169B">
        <w:rPr>
          <w:rFonts w:ascii="Times New Roman" w:eastAsia="Times New Roman" w:hAnsi="Times New Roman" w:cs="Times New Roman"/>
          <w:sz w:val="24"/>
          <w:szCs w:val="24"/>
        </w:rPr>
        <w:t>. Because we hypothesized there would be a difference in risk for EDE-QS among those who underestimated their GWG, we conducted a stratified analysis based on the alignment category. When we stratified our model by the alignment categories; aligned, overestimated, and underestimated, the relationship between GWG and disordered eating at trimester 3 was significant only among participants within the aligned GWG category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 xml:space="preserve">=0.1042 </w:t>
      </w:r>
      <w:r w:rsidR="00670F88">
        <w:rPr>
          <w:rFonts w:ascii="Times New Roman" w:eastAsia="Times New Roman" w:hAnsi="Times New Roman" w:cs="Times New Roman"/>
          <w:sz w:val="24"/>
          <w:szCs w:val="24"/>
        </w:rPr>
        <w:t>s.e.</w:t>
      </w:r>
      <w:r w:rsidRPr="0074169B">
        <w:rPr>
          <w:rFonts w:ascii="Times New Roman" w:eastAsia="Times New Roman" w:hAnsi="Times New Roman" w:cs="Times New Roman"/>
          <w:sz w:val="24"/>
          <w:szCs w:val="24"/>
        </w:rPr>
        <w:t>=0.0338, p</w:t>
      </w:r>
      <w:r w:rsidR="00670F88"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=0.0021), compared to the underestimated stratified association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 0.0262</w:t>
      </w:r>
      <w:r w:rsidR="00670F88">
        <w:rPr>
          <w:rFonts w:ascii="Times New Roman" w:eastAsia="Times New Roman" w:hAnsi="Times New Roman" w:cs="Times New Roman"/>
          <w:sz w:val="24"/>
          <w:szCs w:val="24"/>
        </w:rPr>
        <w:t xml:space="preserve"> s.e.</w:t>
      </w:r>
      <w:r w:rsidRPr="0074169B">
        <w:rPr>
          <w:rFonts w:ascii="Times New Roman" w:eastAsia="Times New Roman" w:hAnsi="Times New Roman" w:cs="Times New Roman"/>
          <w:sz w:val="24"/>
          <w:szCs w:val="24"/>
        </w:rPr>
        <w:t>=0.017, p= 0.13), and the overestimated stratified association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 xml:space="preserve">=0.0733 </w:t>
      </w:r>
      <w:r w:rsidR="00670F88">
        <w:rPr>
          <w:rFonts w:ascii="Times New Roman" w:eastAsia="Times New Roman" w:hAnsi="Times New Roman" w:cs="Times New Roman"/>
          <w:sz w:val="24"/>
          <w:szCs w:val="24"/>
        </w:rPr>
        <w:t>s.e.</w:t>
      </w:r>
      <w:r w:rsidRPr="0074169B">
        <w:rPr>
          <w:rFonts w:ascii="Times New Roman" w:eastAsia="Times New Roman" w:hAnsi="Times New Roman" w:cs="Times New Roman"/>
          <w:sz w:val="24"/>
          <w:szCs w:val="24"/>
        </w:rPr>
        <w:t>=0.0679, p= 0.28)</w:t>
      </w:r>
      <w:r w:rsidR="00FE05F3">
        <w:rPr>
          <w:rFonts w:ascii="Times New Roman" w:eastAsia="Times New Roman" w:hAnsi="Times New Roman" w:cs="Times New Roman"/>
          <w:sz w:val="24"/>
          <w:szCs w:val="24"/>
        </w:rPr>
        <w:t xml:space="preserve"> (Table 6)</w:t>
      </w:r>
      <w:r w:rsidRPr="0074169B">
        <w:rPr>
          <w:rFonts w:ascii="Times New Roman" w:eastAsia="Times New Roman" w:hAnsi="Times New Roman" w:cs="Times New Roman"/>
          <w:sz w:val="24"/>
          <w:szCs w:val="24"/>
        </w:rPr>
        <w:t xml:space="preserve">. </w:t>
      </w:r>
      <w:r w:rsidR="00A44956">
        <w:rPr>
          <w:rFonts w:ascii="Times New Roman" w:eastAsia="Times New Roman" w:hAnsi="Times New Roman" w:cs="Times New Roman"/>
          <w:sz w:val="24"/>
          <w:szCs w:val="24"/>
        </w:rPr>
        <w:t>Contrary to our hypothesis participants who underestimated their GWG had the</w:t>
      </w:r>
      <w:r w:rsidR="00693A5F">
        <w:rPr>
          <w:rFonts w:ascii="Times New Roman" w:eastAsia="Times New Roman" w:hAnsi="Times New Roman" w:cs="Times New Roman"/>
          <w:sz w:val="24"/>
          <w:szCs w:val="24"/>
        </w:rPr>
        <w:t xml:space="preserve"> smallest GWG estimate</w:t>
      </w:r>
      <w:r w:rsidR="00A44956">
        <w:rPr>
          <w:rFonts w:ascii="Times New Roman" w:eastAsia="Times New Roman" w:hAnsi="Times New Roman" w:cs="Times New Roman"/>
          <w:sz w:val="24"/>
          <w:szCs w:val="24"/>
        </w:rPr>
        <w:t xml:space="preserve"> (b=0.0262). </w:t>
      </w:r>
      <w:r w:rsidRPr="0074169B">
        <w:rPr>
          <w:rFonts w:ascii="Times New Roman" w:eastAsia="Times New Roman" w:hAnsi="Times New Roman" w:cs="Times New Roman"/>
          <w:sz w:val="24"/>
          <w:szCs w:val="24"/>
        </w:rPr>
        <w:t xml:space="preserve">A forest plot </w:t>
      </w:r>
      <w:r w:rsidRPr="0074169B">
        <w:rPr>
          <w:rFonts w:ascii="Times New Roman" w:eastAsia="Times New Roman" w:hAnsi="Times New Roman" w:cs="Times New Roman"/>
          <w:sz w:val="24"/>
          <w:szCs w:val="24"/>
        </w:rPr>
        <w:lastRenderedPageBreak/>
        <w:t xml:space="preserve">demonstrating the stratified analyses by alignment category is </w:t>
      </w:r>
      <w:r w:rsidR="00604F08">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20D1A8BD" wp14:editId="362466C5">
                <wp:simplePos x="0" y="0"/>
                <wp:positionH relativeFrom="column">
                  <wp:posOffset>-300990</wp:posOffset>
                </wp:positionH>
                <wp:positionV relativeFrom="paragraph">
                  <wp:posOffset>200025</wp:posOffset>
                </wp:positionV>
                <wp:extent cx="6585585" cy="1527810"/>
                <wp:effectExtent l="0" t="0" r="5715" b="0"/>
                <wp:wrapThrough wrapText="bothSides">
                  <wp:wrapPolygon edited="0">
                    <wp:start x="0" y="0"/>
                    <wp:lineTo x="0" y="21367"/>
                    <wp:lineTo x="21577" y="21367"/>
                    <wp:lineTo x="2157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6585585" cy="1527810"/>
                        </a:xfrm>
                        <a:prstGeom prst="rect">
                          <a:avLst/>
                        </a:prstGeom>
                        <a:solidFill>
                          <a:schemeClr val="lt1"/>
                        </a:solidFill>
                        <a:ln w="6350">
                          <a:noFill/>
                        </a:ln>
                      </wps:spPr>
                      <wps:txbx>
                        <w:txbxContent>
                          <w:p w14:paraId="5900A482" w14:textId="3E32703E" w:rsidR="00F3027C" w:rsidRDefault="00604F08" w:rsidP="00F3027C">
                            <w:r w:rsidRPr="00604F08">
                              <w:rPr>
                                <w:rFonts w:ascii="Times New Roman" w:eastAsia="Times New Roman" w:hAnsi="Times New Roman" w:cs="Times New Roman"/>
                                <w:noProof/>
                              </w:rPr>
                              <w:drawing>
                                <wp:inline distT="0" distB="0" distL="0" distR="0" wp14:anchorId="7D9A92CA" wp14:editId="30AB7EF6">
                                  <wp:extent cx="6396355" cy="801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6355" cy="801370"/>
                                          </a:xfrm>
                                          <a:prstGeom prst="rect">
                                            <a:avLst/>
                                          </a:prstGeom>
                                        </pic:spPr>
                                      </pic:pic>
                                    </a:graphicData>
                                  </a:graphic>
                                </wp:inline>
                              </w:drawing>
                            </w:r>
                          </w:p>
                          <w:p w14:paraId="08B3FF53" w14:textId="27479D8E" w:rsidR="00F3027C" w:rsidRDefault="00F3027C" w:rsidP="00F3027C">
                            <w:pPr>
                              <w:rPr>
                                <w:rFonts w:ascii="Times New Roman" w:hAnsi="Times New Roman" w:cs="Times New Roman"/>
                              </w:rPr>
                            </w:pPr>
                            <w:r w:rsidRPr="0023435C">
                              <w:rPr>
                                <w:rFonts w:ascii="Times New Roman" w:hAnsi="Times New Roman" w:cs="Times New Roman"/>
                                <w:b/>
                                <w:bCs/>
                              </w:rPr>
                              <w:t>Table 6:</w:t>
                            </w:r>
                            <w:r w:rsidRPr="0023435C">
                              <w:rPr>
                                <w:rFonts w:ascii="Times New Roman" w:hAnsi="Times New Roman" w:cs="Times New Roman"/>
                              </w:rPr>
                              <w:t xml:space="preserve"> Adjusted multivariate analyses by misalignment category </w:t>
                            </w:r>
                            <w:r w:rsidR="00C90C25">
                              <w:rPr>
                                <w:rFonts w:ascii="Times New Roman" w:hAnsi="Times New Roman" w:cs="Times New Roman"/>
                              </w:rPr>
                              <w:t>using negative binomial generalized linear modeling.</w:t>
                            </w:r>
                          </w:p>
                          <w:p w14:paraId="7CD2F94D" w14:textId="6DFECF0F" w:rsidR="00BB36BB" w:rsidRDefault="00BB36BB" w:rsidP="00BB36BB">
                            <w:pPr>
                              <w:rPr>
                                <w:rFonts w:ascii="Times New Roman" w:hAnsi="Times New Roman" w:cs="Times New Roman"/>
                              </w:rPr>
                            </w:pPr>
                            <w:r>
                              <w:rPr>
                                <w:rFonts w:ascii="Times New Roman" w:hAnsi="Times New Roman" w:cs="Times New Roman"/>
                              </w:rPr>
                              <w:t>*Adjusted for age, parity, income, and race/ethnicity</w:t>
                            </w:r>
                          </w:p>
                          <w:p w14:paraId="018129D7" w14:textId="4FFC24DE" w:rsidR="00604F08" w:rsidRPr="00BB36BB" w:rsidRDefault="00604F08" w:rsidP="00BB36BB">
                            <w:pPr>
                              <w:rPr>
                                <w:rFonts w:ascii="Times New Roman" w:hAnsi="Times New Roman" w:cs="Times New Roman"/>
                              </w:rPr>
                            </w:pPr>
                            <w:r>
                              <w:rPr>
                                <w:rFonts w:ascii="Times New Roman" w:hAnsi="Times New Roman" w:cs="Times New Roman"/>
                              </w:rPr>
                              <w:t xml:space="preserve">P-value &lt;0.05 is </w:t>
                            </w:r>
                            <w:r w:rsidR="0080556E">
                              <w:rPr>
                                <w:rFonts w:ascii="Times New Roman" w:hAnsi="Times New Roman" w:cs="Times New Roman"/>
                              </w:rPr>
                              <w:t>bolded.</w:t>
                            </w: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0D1A8BD" id="Text Box 29" o:spid="_x0000_s1037" type="#_x0000_t202" style="position:absolute;margin-left:-23.7pt;margin-top:15.75pt;width:518.55pt;height:12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" fillcolor="white [3201]" stroked="f" strokeweight=".5pt">
                <v:textbox>
                  <w:txbxContent>
                    <w:p w14:paraId="5900A482" w14:textId="3E32703E" w:rsidR="00F3027C" w:rsidRDefault="00604F08" w:rsidP="00F3027C">
                      <w:r w:rsidRPr="00604F08">
                        <w:rPr>
                          <w:rFonts w:ascii="Times New Roman" w:eastAsia="Times New Roman" w:hAnsi="Times New Roman" w:cs="Times New Roman"/>
                          <w:noProof/>
                        </w:rPr>
                        <w:drawing>
                          <wp:inline distT="0" distB="0" distL="0" distR="0" wp14:anchorId="7D9A92CA" wp14:editId="30AB7EF6">
                            <wp:extent cx="6396355" cy="801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6355" cy="801370"/>
                                    </a:xfrm>
                                    <a:prstGeom prst="rect">
                                      <a:avLst/>
                                    </a:prstGeom>
                                  </pic:spPr>
                                </pic:pic>
                              </a:graphicData>
                            </a:graphic>
                          </wp:inline>
                        </w:drawing>
                      </w:r>
                    </w:p>
                    <w:p w14:paraId="08B3FF53" w14:textId="27479D8E" w:rsidR="00F3027C" w:rsidRDefault="00F3027C" w:rsidP="00F3027C">
                      <w:pPr>
                        <w:rPr>
                          <w:rFonts w:ascii="Times New Roman" w:hAnsi="Times New Roman" w:cs="Times New Roman"/>
                        </w:rPr>
                      </w:pPr>
                      <w:r w:rsidRPr="0023435C">
                        <w:rPr>
                          <w:rFonts w:ascii="Times New Roman" w:hAnsi="Times New Roman" w:cs="Times New Roman"/>
                          <w:b/>
                          <w:bCs/>
                        </w:rPr>
                        <w:t>Table 6:</w:t>
                      </w:r>
                      <w:r w:rsidRPr="0023435C">
                        <w:rPr>
                          <w:rFonts w:ascii="Times New Roman" w:hAnsi="Times New Roman" w:cs="Times New Roman"/>
                        </w:rPr>
                        <w:t xml:space="preserve"> Adjusted multivariate analyses by misalignment category </w:t>
                      </w:r>
                      <w:r w:rsidR="00C90C25">
                        <w:rPr>
                          <w:rFonts w:ascii="Times New Roman" w:hAnsi="Times New Roman" w:cs="Times New Roman"/>
                        </w:rPr>
                        <w:t>using negative binomial generalized linear modeling.</w:t>
                      </w:r>
                    </w:p>
                    <w:p w14:paraId="7CD2F94D" w14:textId="6DFECF0F" w:rsidR="00BB36BB" w:rsidRDefault="00BB36BB" w:rsidP="00BB36BB">
                      <w:pPr>
                        <w:rPr>
                          <w:rFonts w:ascii="Times New Roman" w:hAnsi="Times New Roman" w:cs="Times New Roman"/>
                        </w:rPr>
                      </w:pPr>
                      <w:r>
                        <w:rPr>
                          <w:rFonts w:ascii="Times New Roman" w:hAnsi="Times New Roman" w:cs="Times New Roman"/>
                        </w:rPr>
                        <w:t>*Adjusted for age, parity, income, and race/ethnicity</w:t>
                      </w:r>
                    </w:p>
                    <w:p w14:paraId="018129D7" w14:textId="4FFC24DE" w:rsidR="00604F08" w:rsidRPr="00BB36BB" w:rsidRDefault="00604F08" w:rsidP="00BB36BB">
                      <w:pPr>
                        <w:rPr>
                          <w:rFonts w:ascii="Times New Roman" w:hAnsi="Times New Roman" w:cs="Times New Roman"/>
                        </w:rPr>
                      </w:pPr>
                      <w:r>
                        <w:rPr>
                          <w:rFonts w:ascii="Times New Roman" w:hAnsi="Times New Roman" w:cs="Times New Roman"/>
                        </w:rPr>
                        <w:t xml:space="preserve">P-value &lt;0.05 is </w:t>
                      </w:r>
                      <w:r w:rsidR="0080556E">
                        <w:rPr>
                          <w:rFonts w:ascii="Times New Roman" w:hAnsi="Times New Roman" w:cs="Times New Roman"/>
                        </w:rPr>
                        <w:t>bolded.</w:t>
                      </w:r>
                      <w:r>
                        <w:rPr>
                          <w:rFonts w:ascii="Times New Roman" w:hAnsi="Times New Roman" w:cs="Times New Roman"/>
                        </w:rPr>
                        <w:t xml:space="preserve"> </w:t>
                      </w:r>
                    </w:p>
                  </w:txbxContent>
                </v:textbox>
                <w10:wrap type="through"/>
              </v:shape>
            </w:pict>
          </mc:Fallback>
        </mc:AlternateContent>
      </w:r>
      <w:r w:rsidRPr="0074169B">
        <w:rPr>
          <w:rFonts w:ascii="Times New Roman" w:eastAsia="Times New Roman" w:hAnsi="Times New Roman" w:cs="Times New Roman"/>
          <w:sz w:val="24"/>
          <w:szCs w:val="24"/>
        </w:rPr>
        <w:t>illustrated in Figure 4.</w:t>
      </w:r>
    </w:p>
    <w:p w14:paraId="1615AFA9" w14:textId="1D35859A" w:rsidR="00F3027C" w:rsidRPr="00C941C6" w:rsidRDefault="00F3027C">
      <w:pPr>
        <w:pStyle w:val="Standard"/>
        <w:rPr>
          <w:rFonts w:ascii="Times New Roman" w:eastAsia="Times New Roman" w:hAnsi="Times New Roman" w:cs="Times New Roman"/>
        </w:rPr>
      </w:pPr>
    </w:p>
    <w:p w14:paraId="7C675A66" w14:textId="0066FA07" w:rsidR="00F83712" w:rsidRDefault="0082757A">
      <w:pPr>
        <w:pStyle w:val="Standard"/>
        <w:rPr>
          <w:rFonts w:ascii="Times New Roman" w:eastAsia="Times New Roman" w:hAnsi="Times New Roman" w:cs="Times New Roman"/>
          <w:b/>
        </w:rPr>
      </w:pPr>
      <w:r w:rsidRPr="005B2F9C">
        <w:rPr>
          <w:rFonts w:ascii="Times New Roman" w:eastAsia="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250F9EDC" wp14:editId="11E6D3B9">
                <wp:simplePos x="0" y="0"/>
                <wp:positionH relativeFrom="column">
                  <wp:posOffset>-193675</wp:posOffset>
                </wp:positionH>
                <wp:positionV relativeFrom="paragraph">
                  <wp:posOffset>179705</wp:posOffset>
                </wp:positionV>
                <wp:extent cx="6226810" cy="3727450"/>
                <wp:effectExtent l="0" t="0" r="0" b="6350"/>
                <wp:wrapThrough wrapText="bothSides">
                  <wp:wrapPolygon edited="0">
                    <wp:start x="0" y="0"/>
                    <wp:lineTo x="0" y="21563"/>
                    <wp:lineTo x="21543" y="21563"/>
                    <wp:lineTo x="21543"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6226810" cy="3727450"/>
                        </a:xfrm>
                        <a:prstGeom prst="rect">
                          <a:avLst/>
                        </a:prstGeom>
                        <a:solidFill>
                          <a:schemeClr val="lt1"/>
                        </a:solidFill>
                        <a:ln w="6350">
                          <a:noFill/>
                        </a:ln>
                      </wps:spPr>
                      <wps:txbx>
                        <w:txbxContent>
                          <w:p w14:paraId="23C402CB" w14:textId="6141B870" w:rsidR="00F3027C" w:rsidRDefault="0082757A" w:rsidP="00F3027C">
                            <w:r>
                              <w:rPr>
                                <w:noProof/>
                              </w:rPr>
                              <w:drawing>
                                <wp:inline distT="0" distB="0" distL="0" distR="0" wp14:anchorId="314D8AA3" wp14:editId="44B5B905">
                                  <wp:extent cx="5501640" cy="3397250"/>
                                  <wp:effectExtent l="0" t="0" r="0" b="635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01640" cy="3397250"/>
                                          </a:xfrm>
                                          <a:prstGeom prst="rect">
                                            <a:avLst/>
                                          </a:prstGeom>
                                        </pic:spPr>
                                      </pic:pic>
                                    </a:graphicData>
                                  </a:graphic>
                                </wp:inline>
                              </w:drawing>
                            </w:r>
                          </w:p>
                          <w:p w14:paraId="31ABE12A" w14:textId="7C251269" w:rsidR="00F3027C" w:rsidRPr="00DD749D" w:rsidRDefault="00F3027C" w:rsidP="00F3027C">
                            <w:pPr>
                              <w:rPr>
                                <w:rFonts w:ascii="Times New Roman" w:hAnsi="Times New Roman" w:cs="Times New Roman"/>
                              </w:rPr>
                            </w:pPr>
                            <w:r w:rsidRPr="00DD749D">
                              <w:rPr>
                                <w:rFonts w:ascii="Times New Roman" w:hAnsi="Times New Roman" w:cs="Times New Roman"/>
                                <w:b/>
                                <w:bCs/>
                              </w:rPr>
                              <w:t xml:space="preserve">Figure </w:t>
                            </w:r>
                            <w:r>
                              <w:rPr>
                                <w:rFonts w:ascii="Times New Roman" w:hAnsi="Times New Roman" w:cs="Times New Roman"/>
                                <w:b/>
                                <w:bCs/>
                              </w:rPr>
                              <w:t>5</w:t>
                            </w:r>
                            <w:r w:rsidRPr="00DD749D">
                              <w:rPr>
                                <w:rFonts w:ascii="Times New Roman" w:hAnsi="Times New Roman" w:cs="Times New Roman"/>
                                <w:b/>
                                <w:bCs/>
                              </w:rPr>
                              <w:t>:</w:t>
                            </w:r>
                            <w:r w:rsidRPr="00DD749D">
                              <w:rPr>
                                <w:rFonts w:ascii="Times New Roman" w:hAnsi="Times New Roman" w:cs="Times New Roman"/>
                              </w:rPr>
                              <w:t xml:space="preserve"> Forest plot of adjusted models stratified by </w:t>
                            </w:r>
                            <w:r w:rsidR="0080556E" w:rsidRPr="00DD749D">
                              <w:rPr>
                                <w:rFonts w:ascii="Times New Roman" w:hAnsi="Times New Roman" w:cs="Times New Roman"/>
                              </w:rPr>
                              <w:t>misalignment.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50F9EDC" id="Text Box 30" o:spid="_x0000_s1038" type="#_x0000_t202" style="position:absolute;margin-left:-15.25pt;margin-top:14.15pt;width:490.3pt;height:2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" fillcolor="white [3201]" stroked="f" strokeweight=".5pt">
                <v:textbox>
                  <w:txbxContent>
                    <w:p w14:paraId="23C402CB" w14:textId="6141B870" w:rsidR="00F3027C" w:rsidRDefault="0082757A" w:rsidP="00F3027C">
                      <w:r>
                        <w:rPr>
                          <w:noProof/>
                        </w:rPr>
                        <w:drawing>
                          <wp:inline distT="0" distB="0" distL="0" distR="0" wp14:anchorId="314D8AA3" wp14:editId="44B5B905">
                            <wp:extent cx="5501640" cy="3397250"/>
                            <wp:effectExtent l="0" t="0" r="0" b="635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01640" cy="3397250"/>
                                    </a:xfrm>
                                    <a:prstGeom prst="rect">
                                      <a:avLst/>
                                    </a:prstGeom>
                                  </pic:spPr>
                                </pic:pic>
                              </a:graphicData>
                            </a:graphic>
                          </wp:inline>
                        </w:drawing>
                      </w:r>
                    </w:p>
                    <w:p w14:paraId="31ABE12A" w14:textId="7C251269" w:rsidR="00F3027C" w:rsidRPr="00DD749D" w:rsidRDefault="00F3027C" w:rsidP="00F3027C">
                      <w:pPr>
                        <w:rPr>
                          <w:rFonts w:ascii="Times New Roman" w:hAnsi="Times New Roman" w:cs="Times New Roman"/>
                        </w:rPr>
                      </w:pPr>
                      <w:r w:rsidRPr="00DD749D">
                        <w:rPr>
                          <w:rFonts w:ascii="Times New Roman" w:hAnsi="Times New Roman" w:cs="Times New Roman"/>
                          <w:b/>
                          <w:bCs/>
                        </w:rPr>
                        <w:t xml:space="preserve">Figure </w:t>
                      </w:r>
                      <w:r>
                        <w:rPr>
                          <w:rFonts w:ascii="Times New Roman" w:hAnsi="Times New Roman" w:cs="Times New Roman"/>
                          <w:b/>
                          <w:bCs/>
                        </w:rPr>
                        <w:t>5</w:t>
                      </w:r>
                      <w:r w:rsidRPr="00DD749D">
                        <w:rPr>
                          <w:rFonts w:ascii="Times New Roman" w:hAnsi="Times New Roman" w:cs="Times New Roman"/>
                          <w:b/>
                          <w:bCs/>
                        </w:rPr>
                        <w:t>:</w:t>
                      </w:r>
                      <w:r w:rsidRPr="00DD749D">
                        <w:rPr>
                          <w:rFonts w:ascii="Times New Roman" w:hAnsi="Times New Roman" w:cs="Times New Roman"/>
                        </w:rPr>
                        <w:t xml:space="preserve"> Forest plot of adjusted models stratified by </w:t>
                      </w:r>
                      <w:r w:rsidR="0080556E" w:rsidRPr="00DD749D">
                        <w:rPr>
                          <w:rFonts w:ascii="Times New Roman" w:hAnsi="Times New Roman" w:cs="Times New Roman"/>
                        </w:rPr>
                        <w:t>misalignment.</w:t>
                      </w:r>
                    </w:p>
                  </w:txbxContent>
                </v:textbox>
                <w10:wrap type="through"/>
              </v:shape>
            </w:pict>
          </mc:Fallback>
        </mc:AlternateContent>
      </w:r>
    </w:p>
    <w:p w14:paraId="4CFDA02F" w14:textId="57695ECE" w:rsidR="00F83712" w:rsidRPr="0074169B" w:rsidRDefault="0074169B" w:rsidP="00F3027C">
      <w:pPr>
        <w:pStyle w:val="Heading3"/>
        <w:rPr>
          <w:b/>
          <w:bCs/>
          <w:color w:val="000000" w:themeColor="text1"/>
        </w:rPr>
      </w:pPr>
      <w:r w:rsidRPr="005B2F9C">
        <w:rPr>
          <w:rFonts w:ascii="Times New Roman" w:hAnsi="Times New Roman" w:cs="Times New Roman"/>
          <w:b/>
          <w:bCs/>
          <w:color w:val="000000" w:themeColor="text1"/>
          <w:sz w:val="32"/>
          <w:szCs w:val="32"/>
        </w:rPr>
        <w:t>Discussion</w:t>
      </w:r>
    </w:p>
    <w:p w14:paraId="38F70597" w14:textId="5A14BD88" w:rsidR="00F83712" w:rsidRPr="0074169B" w:rsidRDefault="00DE5BAD">
      <w:pPr>
        <w:pStyle w:val="Standard"/>
        <w:rPr>
          <w:sz w:val="24"/>
          <w:szCs w:val="24"/>
        </w:rPr>
      </w:pPr>
      <w:r w:rsidRPr="0074169B">
        <w:rPr>
          <w:rFonts w:ascii="Times New Roman" w:eastAsia="Times New Roman" w:hAnsi="Times New Roman" w:cs="Times New Roman"/>
          <w:sz w:val="24"/>
          <w:szCs w:val="24"/>
        </w:rPr>
        <w:tab/>
        <w:t>In this observational study of 86 individuals delivering at Michigan Medicine, we found that there was a significant positive association between GWG and disordered eating at trimeste</w:t>
      </w:r>
      <w:r w:rsidRPr="0074169B">
        <w:rPr>
          <w:rFonts w:ascii="Times New Roman" w:eastAsia="Times New Roman" w:hAnsi="Times New Roman" w:cs="Times New Roman"/>
          <w:sz w:val="24"/>
          <w:szCs w:val="24"/>
        </w:rPr>
        <w:t>r 3 (p = 0.006). The population consisted of primarily White/Caucasian, high income, educated, married or in a long-term relationship, and non-smoking pregnant individuals. After adjusting for covariates, we saw that a 10 lb. increase in GWG was associated</w:t>
      </w:r>
      <w:r w:rsidRPr="0074169B">
        <w:rPr>
          <w:rFonts w:ascii="Times New Roman" w:eastAsia="Times New Roman" w:hAnsi="Times New Roman" w:cs="Times New Roman"/>
          <w:sz w:val="24"/>
          <w:szCs w:val="24"/>
        </w:rPr>
        <w:t xml:space="preserve"> with a 32% increase in disordered eating during the last trimester of pregnancy. Pre-pregnancy BMI was the only covariate that strengthened the relationship between GWG and disordered eating during trimester 3, which was expected based on univariate analy</w:t>
      </w:r>
      <w:r w:rsidRPr="0074169B">
        <w:rPr>
          <w:rFonts w:ascii="Times New Roman" w:eastAsia="Times New Roman" w:hAnsi="Times New Roman" w:cs="Times New Roman"/>
          <w:sz w:val="24"/>
          <w:szCs w:val="24"/>
        </w:rPr>
        <w:t xml:space="preserve">ses and the strong association between BMI </w:t>
      </w:r>
      <w:r w:rsidR="009856BD">
        <w:rPr>
          <w:rFonts w:ascii="Times New Roman" w:eastAsia="Times New Roman" w:hAnsi="Times New Roman" w:cs="Times New Roman"/>
          <w:sz w:val="24"/>
          <w:szCs w:val="24"/>
        </w:rPr>
        <w:lastRenderedPageBreak/>
        <w:t>with</w:t>
      </w:r>
      <w:r w:rsidRPr="0074169B">
        <w:rPr>
          <w:rFonts w:ascii="Times New Roman" w:eastAsia="Times New Roman" w:hAnsi="Times New Roman" w:cs="Times New Roman"/>
          <w:sz w:val="24"/>
          <w:szCs w:val="24"/>
        </w:rPr>
        <w:t xml:space="preserve"> both our exposure and outcome variables. When testing for effect modification of misalignment, the interaction term was not significant (p-value=0.46). However, due to the primary hypothesis that there would </w:t>
      </w:r>
      <w:r w:rsidRPr="0074169B">
        <w:rPr>
          <w:rFonts w:ascii="Times New Roman" w:eastAsia="Times New Roman" w:hAnsi="Times New Roman" w:cs="Times New Roman"/>
          <w:sz w:val="24"/>
          <w:szCs w:val="24"/>
        </w:rPr>
        <w:t xml:space="preserve">be a difference in the effect of GWG and disordered eating at trimester 3 depending on the alignment of expectations and actual GWG, stratified models around misalignment were explored. </w:t>
      </w:r>
      <w:r w:rsidR="00604F08">
        <w:rPr>
          <w:rFonts w:ascii="Times New Roman" w:eastAsia="Times New Roman" w:hAnsi="Times New Roman" w:cs="Times New Roman"/>
          <w:sz w:val="24"/>
          <w:szCs w:val="24"/>
        </w:rPr>
        <w:t>There was some evidence that those in the</w:t>
      </w:r>
      <w:r w:rsidRPr="0074169B">
        <w:rPr>
          <w:rFonts w:ascii="Times New Roman" w:eastAsia="Times New Roman" w:hAnsi="Times New Roman" w:cs="Times New Roman"/>
          <w:sz w:val="24"/>
          <w:szCs w:val="24"/>
        </w:rPr>
        <w:t xml:space="preserve"> aligned category, meaning th</w:t>
      </w:r>
      <w:r w:rsidRPr="0074169B">
        <w:rPr>
          <w:rFonts w:ascii="Times New Roman" w:eastAsia="Times New Roman" w:hAnsi="Times New Roman" w:cs="Times New Roman"/>
          <w:sz w:val="24"/>
          <w:szCs w:val="24"/>
        </w:rPr>
        <w:t xml:space="preserve">eir expectations were within 5 lbs. of their actual GWG, had </w:t>
      </w:r>
      <w:r w:rsidR="00693A5F">
        <w:rPr>
          <w:rFonts w:ascii="Times New Roman" w:eastAsia="Times New Roman" w:hAnsi="Times New Roman" w:cs="Times New Roman"/>
          <w:sz w:val="24"/>
          <w:szCs w:val="24"/>
        </w:rPr>
        <w:t>higher</w:t>
      </w:r>
      <w:r w:rsidRPr="0074169B">
        <w:rPr>
          <w:rFonts w:ascii="Times New Roman" w:eastAsia="Times New Roman" w:hAnsi="Times New Roman" w:cs="Times New Roman"/>
          <w:sz w:val="24"/>
          <w:szCs w:val="24"/>
        </w:rPr>
        <w:t xml:space="preserve"> disordered eating at trimester 3 (</w:t>
      </w:r>
      <w:r w:rsidR="00693A5F">
        <w:rPr>
          <w:rFonts w:ascii="Times New Roman" w:eastAsia="Times New Roman" w:hAnsi="Times New Roman" w:cs="Times New Roman"/>
          <w:sz w:val="24"/>
          <w:szCs w:val="24"/>
        </w:rPr>
        <w:t xml:space="preserve">b= 0.1042, </w:t>
      </w:r>
      <w:r w:rsidRPr="0074169B">
        <w:rPr>
          <w:rFonts w:ascii="Times New Roman" w:eastAsia="Times New Roman" w:hAnsi="Times New Roman" w:cs="Times New Roman"/>
          <w:sz w:val="24"/>
          <w:szCs w:val="24"/>
        </w:rPr>
        <w:t xml:space="preserve">p = 0.0021), </w:t>
      </w:r>
      <w:r w:rsidR="00604F08">
        <w:rPr>
          <w:rFonts w:ascii="Times New Roman" w:eastAsia="Times New Roman" w:hAnsi="Times New Roman" w:cs="Times New Roman"/>
          <w:sz w:val="24"/>
          <w:szCs w:val="24"/>
        </w:rPr>
        <w:t>compared to those</w:t>
      </w:r>
      <w:r w:rsidRPr="0074169B">
        <w:rPr>
          <w:rFonts w:ascii="Times New Roman" w:eastAsia="Times New Roman" w:hAnsi="Times New Roman" w:cs="Times New Roman"/>
          <w:sz w:val="24"/>
          <w:szCs w:val="24"/>
        </w:rPr>
        <w:t xml:space="preserve"> who underestimated (</w:t>
      </w:r>
      <w:r w:rsidR="00693A5F">
        <w:rPr>
          <w:rFonts w:ascii="Times New Roman" w:eastAsia="Times New Roman" w:hAnsi="Times New Roman" w:cs="Times New Roman"/>
          <w:sz w:val="24"/>
          <w:szCs w:val="24"/>
        </w:rPr>
        <w:t xml:space="preserve">b= 0.0262, </w:t>
      </w:r>
      <w:r w:rsidRPr="0074169B">
        <w:rPr>
          <w:rFonts w:ascii="Times New Roman" w:eastAsia="Times New Roman" w:hAnsi="Times New Roman" w:cs="Times New Roman"/>
          <w:sz w:val="24"/>
          <w:szCs w:val="24"/>
        </w:rPr>
        <w:t>p</w:t>
      </w:r>
      <w:r w:rsidR="009856BD"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=0.13) and overestimated (</w:t>
      </w:r>
      <w:r w:rsidR="00693A5F">
        <w:rPr>
          <w:rFonts w:ascii="Times New Roman" w:eastAsia="Times New Roman" w:hAnsi="Times New Roman" w:cs="Times New Roman"/>
          <w:sz w:val="24"/>
          <w:szCs w:val="24"/>
        </w:rPr>
        <w:t xml:space="preserve">0.0733, </w:t>
      </w:r>
      <w:r w:rsidRPr="0074169B">
        <w:rPr>
          <w:rFonts w:ascii="Times New Roman" w:eastAsia="Times New Roman" w:hAnsi="Times New Roman" w:cs="Times New Roman"/>
          <w:sz w:val="24"/>
          <w:szCs w:val="24"/>
        </w:rPr>
        <w:t>p = 0.28) their GWG</w:t>
      </w:r>
      <w:r w:rsidR="0082757A">
        <w:rPr>
          <w:rFonts w:ascii="Times New Roman" w:eastAsia="Times New Roman" w:hAnsi="Times New Roman" w:cs="Times New Roman"/>
          <w:sz w:val="24"/>
          <w:szCs w:val="24"/>
        </w:rPr>
        <w:t xml:space="preserve">, however </w:t>
      </w:r>
      <w:r w:rsidR="00D35617">
        <w:rPr>
          <w:rFonts w:ascii="Times New Roman" w:eastAsia="Times New Roman" w:hAnsi="Times New Roman" w:cs="Times New Roman"/>
          <w:sz w:val="24"/>
          <w:szCs w:val="24"/>
        </w:rPr>
        <w:t xml:space="preserve">the </w:t>
      </w:r>
      <w:r w:rsidR="0082757A">
        <w:rPr>
          <w:rFonts w:ascii="Times New Roman" w:eastAsia="Times New Roman" w:hAnsi="Times New Roman" w:cs="Times New Roman"/>
          <w:sz w:val="24"/>
          <w:szCs w:val="24"/>
        </w:rPr>
        <w:t>sample size was small within each category</w:t>
      </w:r>
      <w:r w:rsidR="00604F08">
        <w:rPr>
          <w:rFonts w:ascii="Times New Roman" w:eastAsia="Times New Roman" w:hAnsi="Times New Roman" w:cs="Times New Roman"/>
          <w:sz w:val="24"/>
          <w:szCs w:val="24"/>
        </w:rPr>
        <w:t xml:space="preserve"> and CI were overlapping</w:t>
      </w:r>
      <w:r w:rsidRPr="0074169B">
        <w:rPr>
          <w:rFonts w:ascii="Times New Roman" w:eastAsia="Times New Roman" w:hAnsi="Times New Roman" w:cs="Times New Roman"/>
          <w:sz w:val="24"/>
          <w:szCs w:val="24"/>
        </w:rPr>
        <w:t>.</w:t>
      </w:r>
      <w:r w:rsidR="00D35617">
        <w:rPr>
          <w:rFonts w:ascii="Times New Roman" w:eastAsia="Times New Roman" w:hAnsi="Times New Roman" w:cs="Times New Roman"/>
          <w:sz w:val="24"/>
          <w:szCs w:val="24"/>
        </w:rPr>
        <w:t xml:space="preserve"> </w:t>
      </w:r>
      <w:r w:rsidR="00604F08">
        <w:rPr>
          <w:rFonts w:ascii="Times New Roman" w:eastAsia="Times New Roman" w:hAnsi="Times New Roman" w:cs="Times New Roman"/>
          <w:sz w:val="24"/>
          <w:szCs w:val="24"/>
        </w:rPr>
        <w:t>Contrary,</w:t>
      </w:r>
      <w:r w:rsidR="00763AD6">
        <w:rPr>
          <w:rFonts w:ascii="Times New Roman" w:eastAsia="Times New Roman" w:hAnsi="Times New Roman" w:cs="Times New Roman"/>
          <w:sz w:val="24"/>
          <w:szCs w:val="24"/>
        </w:rPr>
        <w:t xml:space="preserve"> to the original hypothesis, those who underestimated their GWG produced the smallest association between GWG and disordered eating at trimester 3 (b=0.0262). </w:t>
      </w:r>
    </w:p>
    <w:p w14:paraId="779E3583" w14:textId="40C7DEE2"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Many other studies have examine</w:t>
      </w:r>
      <w:r w:rsidRPr="0074169B">
        <w:rPr>
          <w:rFonts w:ascii="Times New Roman" w:eastAsia="Times New Roman" w:hAnsi="Times New Roman" w:cs="Times New Roman"/>
          <w:sz w:val="24"/>
          <w:szCs w:val="24"/>
        </w:rPr>
        <w:t xml:space="preserve">d how disordered eating is associated with GWG </w:t>
      </w:r>
      <w:r w:rsidRPr="0074169B">
        <w:rPr>
          <w:sz w:val="24"/>
          <w:szCs w:val="24"/>
        </w:rPr>
        <w:fldChar w:fldCharType="begin"/>
      </w:r>
      <w:r w:rsidR="00F3027C" w:rsidRPr="0074169B">
        <w:rPr>
          <w:sz w:val="24"/>
          <w:szCs w:val="24"/>
        </w:rPr>
        <w:instrText xml:space="preserve"> ADDIN ZOTERO_ITEM CSL_CITATION {"citationID":"Yk8g6p0d","properties":{"formattedCitation":"\\super 18,20,21,23,34\\uc0\\u8211{}36\\nosupersub{}","plainCitation":"18,20,21,23,34–36","noteIndex":0},"citationItems":[{"id":689,"uris":["http://zotero.org/users/5988853/items/Q9TSSJXL"],"itemData":{"id":689,"type":"article-journal","abstract":"Background: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E."},{"family":"Treasure","given":"Janet"}],"issued":{"date-parts":[["2018",7,1]]}}},{"id":606,"uris":["http://zotero.org/users/5988853/items/SKC33Z9B"],"itemData":{"id":606,"type":"article-journal","abstract":"OBJECTIVE: One half of women's gestational weight gain (GWG) exceeds the recommended amount. In attempting to prevent this, randomized trials targeting diet and/or exercise have been generally unsuccessful. In response, study of psychological factors has been called for. We aimed to determine the feasibility of a full-scale prospective cohort study examining psychological and other factors affecting GWG and to obtain prospective pilot data.\nMETHODS: We conducted a prospective cohort feasibility study in seven clinics in southwestern Ontario. Women with a singleton pregnancy were recruited between May and September 2013 and subsequently completed a questionnaire. GWG was abstracted from medical records and was categorized as below, within, or above guideline-recommended limits.\nRESULTS: All clinics and 89.7% of women approached (n = 525) agreed to participate, and 514 were eligible for analysis. For the prospective analysis, we included participants enrolled during their first or second trimester (27%), because only 11% were less than 21 weeks' gestation. Planning GWG predicted excess GWG (adjusted RR [aRR] 9.44; 95% CI 2.64 to 33.80), as did binge eating (aRR 6.51; 95% CI 1.03 to 41.18). Dietary restraint was not significantly associated with excess GWG (aRR 2.74; 95% CI 0.67 to 11.22) or inadequate GWG (aRR 3.86; 95% CI 0.82 to 18.11).\nCONCLUSION: This prospective pilot study demonstrated the feasibility of a full-scale study and identified a need for additional strategies to permit recruitment before 21 weeks, such as a longer recruitment period and involvement of more clinics. Previously identified knowledge factors, particularly planned weight gain, were predictive of excess GWG. However, psychological factors identified in this study, especially binge eating (which was found to be independently predictive for the first time) and dietary restraint, are areas requiring further study.","container-title":"Journal of obstetrics and gynaecology Canada: JOGC = Journal d'obstetrique et gynecologie du Canada: JOGC","DOI":"10.1016/s1701-2163(15)30226-7","ISSN":"1701-2163","issue":"6","journalAbbreviation":"J Obstet Gynaecol Can","language":"eng","note":"PMID: 26334602","page":"494-507","source":"PubMed","title":"Binge Eating Predicts Excess Gestational Weight Gain: A Pilot Prospective Cohort Study","title-short":"Binge Eating Predicts Excess Gestational Weight Gain","volume":"37","author":[{"family":"Park","given":"Christina K."},{"family":"Krebs","given":"Lynette"},{"family":"Lutsiv","given":"Olha"},{"family":"Blyderveen","given":"Sherry","non-dropping-particle":"van"},{"family":"Schmidt","given":"Louis A."},{"family":"Beyene","given":"Joseph"},{"family":"McDonald","given":"Sarah D."}],"issued":{"date-parts":[["2015",6]]}}},{"id":695,"uris":["http://zotero.org/users/5988853/items/9PG9NA5F"],"itemData":{"id":695,"type":"article-journal","abstract":"OBJECTIVE: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R."}],"issued":{"date-parts":[["2008",10]]}}},{"id":556,"uris":["http://zotero.org/users/5988853/items/W6TA3JBW"],"itemData":{"id":556,"type":"article-journal","container-title":"Journal of Obstetrics and Gynaecology","DOI":"10.1080/01443615.2020.1854699","ISSN":"0144-3615, 1364-6893","journalAbbreviation":"Journal of Obstetrics and Gynaecology","language":"en","page":"1-9","source":"DOI.org (Crossref)","title":"Gestational weight gain and eating-related disorders","author":[{"family":"Zanardo","given":"Vincenzo"},{"family":"Cavaliere","given":"Annafranca"},{"family":"Giliberti","given":"Elia"},{"family":"Giliberti","given":"Lara"},{"family":"Manghina","given":"Valeria"},{"family":"Parotto","given":"Matteo"},{"family":"Severino","given":"Lorenzo"},{"family":"Straface","given":"Gianluca"}],"issued":{"date-parts":[["2021",3,5]]}}},{"id":894,"uris":["http://zotero.org/users/5988853/items/9K64YK6T"],"itemData":{"id":894,"type":"article-journal","abstract":"Disordered eating behaviors (DEBs) and adolescent pregnancy are public health problems. Among adolescents, there is little evidence concerning the relationship of DEB with gestational weight gain (GWG) and the birth weight and length of their offspring. We aimed to determine the association between DEB with GWG and the weight and length of adolescents' offspring. We conducted a study with 379 participants. To evaluate DEB, we applied a validated scale. We identified three factors from DEB by factorial analysis: restrictive, compensatory, and binge-purge behaviors. The main events were GWG and offspring's birth weight and length. We performed linear regression models. We found that 50% of adolescents have at least one DEB. Excessive and insufficient GWG were 37 and 34%, respectively. The median GWG was 13 kg; adolescents with restrictive behaviors had higher GWG (13 vs. 12 kg, p = 0.023). After adjusting for pregestational body mass index and other covariables, the restrictive (β = 0.67, p = 0.039), compensatory (β = 0.65, p = 0.044), and binge-purge behaviors (β = 0.54, p = 0.013) were associated with higher GWG. We did not find an association between the birth weight and length of newborns with DEB, and suggest that DEB is associated with GWG but not with the birth weight or length of the offspring.","container-title":"Nutrients","DOI":"10.3390/nu13093186","ISSN":"2072-6643","issue":"9","journalAbbreviation":"Nutrients","language":"eng","note":"PMID: 34579063\nPMCID: PMC8470326","page":"3186","source":"PubMed","title":"Disordered Eating Behaviors Are Associated with Gestational Weight Gain in Adolescents","volume":"13","author":[{"family":"Sámano","given":"Reyna"},{"family":"Ortiz-Hernández","given":"Luis"},{"family":"Martínez-Rojano","given":"Hugo"},{"family":"Nájera-Medina","given":"Oralia"},{"family":"Chico-Barba","given":"Gabriela"},{"family":"Sánchez-Jiménez","given":"Bernarda"},{"family":"Cruz-Cruz","given":"Jessica"},{"family":"Echenique-González","given":"María José"}],"issued":{"date-parts":[["2021",9,13]]}}},{"id":540,"uris":["http://zotero.org/users/5988853/items/N9827W2Y"],"itemData":{"id":540,"type":"article-journal","abstract":"Excessive gestational weight gain is associated with negative outcomes and the identification of contributing psychosocial factors may be useful in prevention and intervention. Pregnant women (N = 70) completed self-report measures of eating pathology, depressive symptomatology, and gestational weight gain. Global eating pathology was positively associated with overvaluation of shape and weight, dietary restraint, frequency of binge eating, and depressive symptoms. Depressive symptoms significantly predicted excessive gestational weight gain, while global eating pathology predicted excessive gestational weight gain at a trend level. Results suggest that depressive symptoms more strongly predict excessive gestational weight gain than eating pathology.","container-title":"Journal of Health Psychology","DOI":"10.1177/1359105320913934","ISSN":"1461-7277","journalAbbreviation":"J Health Psychol","language":"eng","note":"PMID: 32301343","page":"1359105320913934","source":"PubMed","title":"Eating pathology and depressive symptoms as predictors of excessive weight gain during pregnancy","author":[{"family":"Hecht","given":"Leah M."},{"family":"Schwartz","given":"Natalie"},{"family":"Miller-Matero","given":"Lisa R."},{"family":"Braciszewski","given":"Jordan M."},{"family":"Haedt-Matt","given":"Alissa"}],"issued":{"date-parts":[["2020",4,17]]}}},{"id":719,"uris":["http://zotero.org/users/5988853/items/VN4MUVN5"],"itemData":{"id":719,"type":"article-journal","container-title":"NAM perspectives","DOI":"10.31478/202001a","ISSN":"2578-6865","journalAbbreviation":"NAM Perspect","language":"eng","note":"PMID: 34532680\nPMCID: PMC8406571","source":"PubMed","title":"The Current Understanding of Gestational Weight Gain Among Women with Obesity and the Need for Future Research","volume":"2020","author":[{"family":"Siega-Riz","given":"Anna Maria"},{"family":"Bodnar","given":"Lisa M."},{"family":"Stotland","given":"Naomi E."},{"family":"Stang","given":"Jamie"}],"issued":{"date-parts":[["2020"]]}}}],"schema":"https://github.com/citation-style-language/schema/raw/master/csl-citation.json"} </w:instrText>
      </w:r>
      <w:r w:rsidRPr="0074169B">
        <w:rPr>
          <w:sz w:val="24"/>
          <w:szCs w:val="24"/>
        </w:rPr>
        <w:fldChar w:fldCharType="separate"/>
      </w:r>
      <w:r w:rsidR="00F3027C" w:rsidRPr="0074169B">
        <w:rPr>
          <w:sz w:val="24"/>
          <w:szCs w:val="24"/>
          <w:vertAlign w:val="superscript"/>
        </w:rPr>
        <w:t>18,20,21,23,34–36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vertAlign w:val="subscript"/>
        </w:rPr>
        <w:t xml:space="preserve">, </w:t>
      </w:r>
      <w:r w:rsidRPr="0074169B">
        <w:rPr>
          <w:rFonts w:ascii="Times New Roman" w:eastAsia="Times New Roman" w:hAnsi="Times New Roman" w:cs="Times New Roman"/>
          <w:sz w:val="24"/>
          <w:szCs w:val="24"/>
        </w:rPr>
        <w:t>however the direction of association in this study differs in that we tested the effect that GWG has on disordered eating late in pregnancy. No studies, to our knowledge, have examined the m</w:t>
      </w:r>
      <w:r w:rsidRPr="0074169B">
        <w:rPr>
          <w:rFonts w:ascii="Times New Roman" w:eastAsia="Times New Roman" w:hAnsi="Times New Roman" w:cs="Times New Roman"/>
          <w:sz w:val="24"/>
          <w:szCs w:val="24"/>
        </w:rPr>
        <w:t xml:space="preserve">ental health impacts of gestational weight gain guidelines, specifically disordered eating, however studies have shown that pregnant individuals have a fear of gaining weight during pregnancy </w:t>
      </w:r>
      <w:r w:rsidRPr="0074169B">
        <w:rPr>
          <w:sz w:val="24"/>
          <w:szCs w:val="24"/>
        </w:rPr>
        <w:fldChar w:fldCharType="begin"/>
      </w:r>
      <w:r w:rsidR="00F3027C" w:rsidRPr="0074169B">
        <w:rPr>
          <w:sz w:val="24"/>
          <w:szCs w:val="24"/>
        </w:rPr>
        <w:instrText xml:space="preserve"> ADDIN ZOTERO_ITEM CSL_CITATION {"citationID":"rKvgORIJ","properties":{"formattedCitation":"\\super 37\\nosupersub{}","plainCitation":"37","noteIndex":0},"citationItems":[{"id":909,"uris":["http://zotero.org/users/5988853/items/HTBRA2Z6"],"itemData":{"id":909,"type":"article-journal","abstract":"OBJECTIVE: The aim of the study was to assess disordered eating attitudes and other related factors in mothers of newborns requiring Neonatal Intensive Care Unit (NICU) admission compared to those of mothers who delivered healthy infants.\nMETHODS: An anonymous self-report study conducted among 199 mothers of newborns hospitalized in NICU, and a control group of 127 mothers of healthy newborns. Eating Attitudes Test-26 (EAT-26) and a survey regarding other perinatal health issues were used.\nRESULTS: Women in the study group (SG) gained significantly less weight during pregnancy when compared to control group (CG; p = 0.001). There were fewer women with appropriate pre-gestational BMI in the SG (p = 0.052). Women who feared weight-gain during pregnancy were younger (p &lt; 0.001) and had higher EAT-26 scores (p &lt; 0.001). Women with EAT-26 scores &gt;20 smoked significantly more often during their last pregnancy in the SG (p = 0.010). Cesarean section was more frequent in the SG (p = 0.017).\nCONCLUSIONS: Disordered eating attitudes in gestation may significantly influence the pregnancy outcomes and newborns' health. Hence, it is vital for perinatal counseling and obstetrical care to focus on these issues to facilitate early diagnosis and intervention.","container-title":"The Journal of Maternal-Fetal &amp; Neonatal Medicine: The Official Journal of the European Association of Perinatal Medicine, the Federation of Asia and Oceania Perinatal Societies, the International Society of Perinatal Obstetricians","DOI":"10.3109/14767058.2014.966675","ISSN":"1476-4954","issue":"14","journalAbbreviation":"J Matern Fetal Neonatal Med","language":"eng","note":"PMID: 25228277","page":"1711-1715","source":"PubMed","title":"Disordered eating attitudes during pregnancy in mothers of newborns requiring Neonatal Intensive Care Unit admission: a case control study","title-short":"Disordered eating attitudes during pregnancy in mothers of newborns requiring Neonatal Intensive Care Unit admission","volume":"28","author":[{"family":"Czech-Szczapa","given":"Barbara"},{"family":"Szczapa","given":"Tomasz"},{"family":"Merritt","given":"T. Allen"},{"family":"Wysocki","given":"Jacek"},{"family":"Gadzinowski","given":"Janusz"},{"family":"Ptaszyński","given":"Tomasz"},{"family":"Drews","given":"Krzysztof"}],"issued":{"date-parts":[["2015"]]}}}],"schema":"https://github.com/citation-style-language/schema/raw/master/csl-citation.json"} </w:instrText>
      </w:r>
      <w:r w:rsidRPr="0074169B">
        <w:rPr>
          <w:sz w:val="24"/>
          <w:szCs w:val="24"/>
        </w:rPr>
        <w:fldChar w:fldCharType="separate"/>
      </w:r>
      <w:r w:rsidR="00F3027C" w:rsidRPr="0074169B">
        <w:rPr>
          <w:sz w:val="24"/>
          <w:szCs w:val="24"/>
          <w:vertAlign w:val="superscript"/>
        </w:rPr>
        <w:t>37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Since we had data on trimester 2 EDE-QS scores on some individuals within our sample, we were able to assess whether trimester 2 EDE-QS scor</w:t>
      </w:r>
      <w:r w:rsidRPr="0074169B">
        <w:rPr>
          <w:rFonts w:ascii="Times New Roman" w:eastAsia="Times New Roman" w:hAnsi="Times New Roman" w:cs="Times New Roman"/>
          <w:sz w:val="24"/>
          <w:szCs w:val="24"/>
        </w:rPr>
        <w:t xml:space="preserve">es impacted the relationship between GWG and trimester 3 EDE-QS scores. When adding trimester 2 scores to our model we noticed that these scores were </w:t>
      </w:r>
      <w:r w:rsidR="009856BD">
        <w:rPr>
          <w:rFonts w:ascii="Times New Roman" w:eastAsia="Times New Roman" w:hAnsi="Times New Roman" w:cs="Times New Roman"/>
          <w:sz w:val="24"/>
          <w:szCs w:val="24"/>
        </w:rPr>
        <w:t xml:space="preserve">possibly </w:t>
      </w:r>
      <w:r w:rsidRPr="0074169B">
        <w:rPr>
          <w:rFonts w:ascii="Times New Roman" w:eastAsia="Times New Roman" w:hAnsi="Times New Roman" w:cs="Times New Roman"/>
          <w:sz w:val="24"/>
          <w:szCs w:val="24"/>
        </w:rPr>
        <w:t>mediating the relationship between GWG and EDE-QS at trimester 3</w:t>
      </w:r>
      <w:r w:rsidR="009856BD">
        <w:rPr>
          <w:rFonts w:ascii="Times New Roman" w:eastAsia="Times New Roman" w:hAnsi="Times New Roman" w:cs="Times New Roman"/>
          <w:sz w:val="24"/>
          <w:szCs w:val="24"/>
        </w:rPr>
        <w:t xml:space="preserve">. The effect estimates for GWG in the relationship between GWG and trimester 2 EDE-QS was 0.0282 </w:t>
      </w:r>
      <w:r w:rsidR="00077FD4">
        <w:rPr>
          <w:rFonts w:ascii="Times New Roman" w:eastAsia="Times New Roman" w:hAnsi="Times New Roman" w:cs="Times New Roman"/>
          <w:sz w:val="24"/>
          <w:szCs w:val="24"/>
        </w:rPr>
        <w:t>using a</w:t>
      </w:r>
      <w:r w:rsidR="009856BD">
        <w:rPr>
          <w:rFonts w:ascii="Times New Roman" w:eastAsia="Times New Roman" w:hAnsi="Times New Roman" w:cs="Times New Roman"/>
          <w:sz w:val="24"/>
          <w:szCs w:val="24"/>
        </w:rPr>
        <w:t xml:space="preserve"> fully adjusted model, which was similar to the effect estimate using trimester 3 scores</w:t>
      </w:r>
      <w:r w:rsidR="00077FD4">
        <w:rPr>
          <w:rFonts w:ascii="Times New Roman" w:eastAsia="Times New Roman" w:hAnsi="Times New Roman" w:cs="Times New Roman"/>
          <w:sz w:val="24"/>
          <w:szCs w:val="24"/>
        </w:rPr>
        <w:t xml:space="preserve">, </w:t>
      </w:r>
      <w:r w:rsidR="009856BD">
        <w:rPr>
          <w:rFonts w:ascii="Times New Roman" w:eastAsia="Times New Roman" w:hAnsi="Times New Roman" w:cs="Times New Roman"/>
          <w:sz w:val="24"/>
          <w:szCs w:val="24"/>
        </w:rPr>
        <w:t>0.0281.</w:t>
      </w:r>
      <w:r w:rsidRPr="0074169B">
        <w:rPr>
          <w:rFonts w:ascii="Times New Roman" w:eastAsia="Times New Roman" w:hAnsi="Times New Roman" w:cs="Times New Roman"/>
          <w:sz w:val="24"/>
          <w:szCs w:val="24"/>
        </w:rPr>
        <w:t xml:space="preserve"> </w:t>
      </w:r>
      <w:r w:rsidR="009856BD">
        <w:rPr>
          <w:rFonts w:ascii="Times New Roman" w:eastAsia="Times New Roman" w:hAnsi="Times New Roman" w:cs="Times New Roman"/>
          <w:sz w:val="24"/>
          <w:szCs w:val="24"/>
        </w:rPr>
        <w:t>T</w:t>
      </w:r>
      <w:r w:rsidR="009856BD" w:rsidRPr="0074169B">
        <w:rPr>
          <w:rFonts w:ascii="Times New Roman" w:eastAsia="Times New Roman" w:hAnsi="Times New Roman" w:cs="Times New Roman"/>
          <w:sz w:val="24"/>
          <w:szCs w:val="24"/>
        </w:rPr>
        <w:t>herefore,</w:t>
      </w:r>
      <w:r w:rsidRPr="0074169B">
        <w:rPr>
          <w:rFonts w:ascii="Times New Roman" w:eastAsia="Times New Roman" w:hAnsi="Times New Roman" w:cs="Times New Roman"/>
          <w:sz w:val="24"/>
          <w:szCs w:val="24"/>
        </w:rPr>
        <w:t xml:space="preserve"> the relationship is most likely that disord</w:t>
      </w:r>
      <w:r w:rsidRPr="0074169B">
        <w:rPr>
          <w:rFonts w:ascii="Times New Roman" w:eastAsia="Times New Roman" w:hAnsi="Times New Roman" w:cs="Times New Roman"/>
          <w:sz w:val="24"/>
          <w:szCs w:val="24"/>
        </w:rPr>
        <w:t xml:space="preserve">ered eating is driving the association with GWG, like many studies have found. However, </w:t>
      </w:r>
      <w:r w:rsidR="0074169B" w:rsidRPr="0074169B">
        <w:rPr>
          <w:rFonts w:ascii="Times New Roman" w:eastAsia="Times New Roman" w:hAnsi="Times New Roman" w:cs="Times New Roman"/>
          <w:sz w:val="24"/>
          <w:szCs w:val="24"/>
        </w:rPr>
        <w:t>to</w:t>
      </w:r>
      <w:r w:rsidRPr="0074169B">
        <w:rPr>
          <w:rFonts w:ascii="Times New Roman" w:eastAsia="Times New Roman" w:hAnsi="Times New Roman" w:cs="Times New Roman"/>
          <w:sz w:val="24"/>
          <w:szCs w:val="24"/>
        </w:rPr>
        <w:t xml:space="preserve"> fully understand the directionality of this association, data on pre-pregnancy disordered eating would be preferred.</w:t>
      </w:r>
    </w:p>
    <w:p w14:paraId="0B77E39F" w14:textId="50077CBC" w:rsidR="00F83712" w:rsidRPr="0074169B" w:rsidRDefault="00584D14">
      <w:pPr>
        <w:pStyle w:val="Standard"/>
        <w:ind w:firstLine="720"/>
        <w:rPr>
          <w:sz w:val="24"/>
          <w:szCs w:val="24"/>
        </w:rPr>
      </w:pPr>
      <w:r>
        <w:rPr>
          <w:rFonts w:ascii="Times New Roman" w:eastAsia="Times New Roman" w:hAnsi="Times New Roman" w:cs="Times New Roman"/>
          <w:sz w:val="24"/>
          <w:szCs w:val="24"/>
        </w:rPr>
        <w:t xml:space="preserve">Pre-pregnancy </w:t>
      </w:r>
      <w:r w:rsidRPr="0074169B">
        <w:rPr>
          <w:rFonts w:ascii="Times New Roman" w:eastAsia="Times New Roman" w:hAnsi="Times New Roman" w:cs="Times New Roman"/>
          <w:sz w:val="24"/>
          <w:szCs w:val="24"/>
        </w:rPr>
        <w:t xml:space="preserve">BMI was found to confound the relationship between GWG and disordered eating, which is consistent with the knowledge that GWG differs by BMI category, most likely driven by NAM guidelines being described in this way, and that those in higher </w:t>
      </w:r>
      <w:r>
        <w:rPr>
          <w:rFonts w:ascii="Times New Roman" w:eastAsia="Times New Roman" w:hAnsi="Times New Roman" w:cs="Times New Roman"/>
          <w:sz w:val="24"/>
          <w:szCs w:val="24"/>
        </w:rPr>
        <w:t xml:space="preserve">pre-pregnancy </w:t>
      </w:r>
      <w:r w:rsidRPr="0074169B">
        <w:rPr>
          <w:rFonts w:ascii="Times New Roman" w:eastAsia="Times New Roman" w:hAnsi="Times New Roman" w:cs="Times New Roman"/>
          <w:sz w:val="24"/>
          <w:szCs w:val="24"/>
        </w:rPr>
        <w:t xml:space="preserve">BMI categories have more disordered eating </w:t>
      </w:r>
      <w:r w:rsidRPr="0074169B">
        <w:rPr>
          <w:sz w:val="24"/>
          <w:szCs w:val="24"/>
        </w:rPr>
        <w:fldChar w:fldCharType="begin"/>
      </w:r>
      <w:r w:rsidR="00F3027C" w:rsidRPr="0074169B">
        <w:rPr>
          <w:sz w:val="24"/>
          <w:szCs w:val="24"/>
        </w:rPr>
        <w:instrText xml:space="preserve"> ADDIN ZOTERO_ITEM CSL_CITATION {"citationID":"ReGfZPr8","properties":{"formattedCitation":"\\super 21,22\\nosupersub{}","plainCitation":"21,22","noteIndex":0},"citationItems":[{"id":695,"uris":["http://zotero.org/users/5988853/items/9PG9NA5F"],"itemData":{"id":695,"type":"article-journal","abstract":"OBJECTIVE: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R."}],"issued":{"date-parts":[["2008",10]]}}},{"id":701,"uris":["http://zotero.org/users/5988853/items/KR986LI5"],"itemData":{"id":701,"type":"article-journal","abstract":"Objective: Previous studies indicated that gestational weight gain-related disorders share many similarities with feeding and eating disorders (EDs).Design: To examine the association of prepregnancy Body Mass Index (BMI), defined according to 2009 Institute of Medicine (IOM), and its shift across gestation with symptoms of feeding and EDs, defined by EDE-Q.Setting: This prospective cohort study took place at the Division of Perinatal Medicine of Policlinico Abano Terme, Italy, from Jannuary 2015 to October 2015.Population and sample: The sample included 655 healthy at term puerperae.Main outcomes measures: We correlated gestational BMI in different women categories to EDE-Q Global score and Restrain, Eating concern, Shape concern, and Weight concern subscales, by Spearman's correlation test.Results: Among 655 women, 59 (9.0%) were categorized as underweight, 463 (70.7%) normal weight, 98 (15.0%) overweight, and 35 (5.3%) as obese in prepregnancy period. At the end of gestation, underweight women category disappeared, normal weight women lightened to one third, overweight women tripled, and obese women doubled. At the same time, EDE-Q global scores increased from normal weight (0.25 ± 0.41), to overweight (0.47 ± 0.58), and to obese (0.72 ± 0.70) puerperae. In addition, EDE-Q global scores were significantly correlated with gestational BMI increase in Global score (rho = 0.326; p &lt; .001) and in the four subscales: Restrain (rho = 0.161; p &lt; .001), Eating concern (rho = 0.193; p &lt; .001), Shape concern (rho = 0.335; p &lt; .001), and Weight concern (rho = 0.365; p &lt; .001), respectively.Conclusions: It was found that the shift of woman BMI across an uncomplicated pregnancy is a warning indicator of unhealthy eating and feeding symptoms.","container-title":"The Journal of Maternal-Fetal &amp; Neonatal Medicine: The Official Journal of the European Association of Perinatal Medicine, the Federation of Asia and Oceania Perinatal Societies, the International Society of Perinatal Obstetricians","DOI":"10.1080/14767058.2018.1494709","ISSN":"1476-4954","issue":"3","journalAbbreviation":"J Matern Fetal Neonatal Med","language":"eng","note":"PMID: 29950130","page":"415-420","source":"PubMed","title":"Prepregnancy Body Mass Index shift across gestation: primary evidence of an association with eating disorders","title-short":"Prepregnancy Body Mass Index shift across gestation","volume":"33","author":[{"family":"Zanardo","given":"Vincenzo"},{"family":"Volpe","given":"Francesca"},{"family":"Giliberti","given":"Lara"},{"family":"Severino","given":"Lorenzo"},{"family":"Soldera","given":"Gino"},{"family":"Giustardi","given":"Arturo"},{"family":"Straface","given":"Gianluca"}],"issued":{"date-parts":[["2020",2]]}}}],"schema":"https://github.com/citation-style-language/schema/raw/master/csl-citation.json"} </w:instrText>
      </w:r>
      <w:r w:rsidRPr="0074169B">
        <w:rPr>
          <w:sz w:val="24"/>
          <w:szCs w:val="24"/>
        </w:rPr>
        <w:fldChar w:fldCharType="separate"/>
      </w:r>
      <w:r w:rsidR="00F3027C" w:rsidRPr="0074169B">
        <w:rPr>
          <w:sz w:val="24"/>
          <w:szCs w:val="24"/>
          <w:vertAlign w:val="superscript"/>
        </w:rPr>
        <w:t>21,22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670F88" w:rsidRPr="0074169B">
        <w:rPr>
          <w:rFonts w:ascii="Times New Roman" w:eastAsia="Times New Roman" w:hAnsi="Times New Roman" w:cs="Times New Roman"/>
          <w:sz w:val="24"/>
          <w:szCs w:val="24"/>
        </w:rPr>
        <w:t>Originally,</w:t>
      </w:r>
      <w:r w:rsidRPr="0074169B">
        <w:rPr>
          <w:rFonts w:ascii="Times New Roman" w:eastAsia="Times New Roman" w:hAnsi="Times New Roman" w:cs="Times New Roman"/>
          <w:sz w:val="24"/>
          <w:szCs w:val="24"/>
        </w:rPr>
        <w:t xml:space="preserve"> </w:t>
      </w:r>
      <w:r w:rsidR="000B6015">
        <w:rPr>
          <w:rFonts w:ascii="Times New Roman" w:eastAsia="Times New Roman" w:hAnsi="Times New Roman" w:cs="Times New Roman"/>
          <w:sz w:val="24"/>
          <w:szCs w:val="24"/>
        </w:rPr>
        <w:t xml:space="preserve">I </w:t>
      </w:r>
      <w:r w:rsidR="000B6015" w:rsidRPr="0074169B">
        <w:rPr>
          <w:rFonts w:ascii="Times New Roman" w:eastAsia="Times New Roman" w:hAnsi="Times New Roman" w:cs="Times New Roman"/>
          <w:sz w:val="24"/>
          <w:szCs w:val="24"/>
        </w:rPr>
        <w:t>hypothesized</w:t>
      </w:r>
      <w:r w:rsidRPr="0074169B">
        <w:rPr>
          <w:rFonts w:ascii="Times New Roman" w:eastAsia="Times New Roman" w:hAnsi="Times New Roman" w:cs="Times New Roman"/>
          <w:sz w:val="24"/>
          <w:szCs w:val="24"/>
        </w:rPr>
        <w:t xml:space="preserve"> that parity would have been a significant covariate, as </w:t>
      </w:r>
      <w:r w:rsidR="0000794F">
        <w:rPr>
          <w:rFonts w:ascii="Times New Roman" w:eastAsia="Times New Roman" w:hAnsi="Times New Roman" w:cs="Times New Roman"/>
          <w:sz w:val="24"/>
          <w:szCs w:val="24"/>
        </w:rPr>
        <w:t>I</w:t>
      </w:r>
      <w:r w:rsidRPr="0074169B">
        <w:rPr>
          <w:rFonts w:ascii="Times New Roman" w:eastAsia="Times New Roman" w:hAnsi="Times New Roman" w:cs="Times New Roman"/>
          <w:sz w:val="24"/>
          <w:szCs w:val="24"/>
        </w:rPr>
        <w:t xml:space="preserve"> thought that pregnant individuals who had experience with a prior pregnancy may be more familiar with GWG, and body changes </w:t>
      </w:r>
      <w:r w:rsidR="009D24CA">
        <w:rPr>
          <w:rFonts w:ascii="Times New Roman" w:eastAsia="Times New Roman" w:hAnsi="Times New Roman" w:cs="Times New Roman"/>
          <w:sz w:val="24"/>
          <w:szCs w:val="24"/>
        </w:rPr>
        <w:t xml:space="preserve">associated with pregnancy </w:t>
      </w:r>
      <w:r w:rsidRPr="0074169B">
        <w:rPr>
          <w:rFonts w:ascii="Times New Roman" w:eastAsia="Times New Roman" w:hAnsi="Times New Roman" w:cs="Times New Roman"/>
          <w:sz w:val="24"/>
          <w:szCs w:val="24"/>
        </w:rPr>
        <w:t xml:space="preserve">and therefore experience less disordered eating later in pregnancy. This was also predicted to be true for maternal age, where older participants may have also been more likely to have had previous pregnancies and therefore may have been more familiar with body changes during pregnancy. Additionally, previous studies have also adjusted for maternal age and parity </w:t>
      </w:r>
      <w:r w:rsidRPr="0074169B">
        <w:rPr>
          <w:sz w:val="24"/>
          <w:szCs w:val="24"/>
        </w:rPr>
        <w:fldChar w:fldCharType="begin"/>
      </w:r>
      <w:r w:rsidR="00F3027C" w:rsidRPr="0074169B">
        <w:rPr>
          <w:sz w:val="24"/>
          <w:szCs w:val="24"/>
        </w:rPr>
        <w:instrText xml:space="preserve"> ADDIN ZOTERO_ITEM CSL_CITATION {"citationID":"sU6trhlM","properties":{"formattedCitation":"\\super 21,34,35\\nosupersub{}","plainCitation":"21,34,35","noteIndex":0},"citationItems":[{"id":695,"uris":["http://zotero.org/users/5988853/items/9PG9NA5F"],"itemData":{"id":695,"type":"article-journal","abstract":"OBJECTIVE: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R."}],"issued":{"date-parts":[["2008",10]]}}},{"id":894,"uris":["http://zotero.org/users/5988853/items/9K64YK6T"],"itemData":{"id":894,"type":"article-journal","abstract":"Disordered eating behaviors (DEBs) and adolescent pregnancy are public health problems. Among adolescents, there is little evidence concerning the relationship of DEB with gestational weight gain (GWG) and the birth weight and length of their offspring. We aimed to determine the association between DEB with GWG and the weight and length of adolescents' offspring. We conducted a study with 379 participants. To evaluate DEB, we applied a validated scale. We identified three factors from DEB by factorial analysis: restrictive, compensatory, and binge-purge behaviors. The main events were GWG and offspring's birth weight and length. We performed linear regression models. We found that 50% of adolescents have at least one DEB. Excessive and insufficient GWG were 37 and 34%, respectively. The median GWG was 13 kg; adolescents with restrictive behaviors had higher GWG (13 vs. 12 kg, p = 0.023). After adjusting for pregestational body mass index and other covariables, the restrictive (β = 0.67, p = 0.039), compensatory (β = 0.65, p = 0.044), and binge-purge behaviors (β = 0.54, p = 0.013) were associated with higher GWG. We did not find an association between the birth weight and length of newborns with DEB, and suggest that DEB is associated with GWG but not with the birth weight or length of the offspring.","container-title":"Nutrients","DOI":"10.3390/nu13093186","ISSN":"2072-6643","issue":"9","journalAbbreviation":"Nutrients","language":"eng","note":"PMID: 34579063\nPMCID: PMC8470326","page":"3186","source":"PubMed","title":"Disordered Eating Behaviors Are Associated with Gestational Weight Gain in Adolescents","volume":"13","author":[{"family":"Sámano","given":"Reyna"},{"family":"Ortiz-Hernández","given":"Luis"},{"family":"Martínez-Rojano","given":"Hugo"},{"family":"Nájera-Medina","given":"Oralia"},{"family":"Chico-Barba","given":"Gabriela"},{"family":"Sánchez-Jiménez","given":"Bernarda"},{"family":"Cruz-Cruz","given":"Jessica"},{"family":"Echenique-González","given":"María José"}],"issued":{"date-parts":[["2021",9,13]]}}},{"id":540,"uris":["http://zotero.org/users/5988853/items/N9827W2Y"],"itemData":{"id":540,"type":"article-journal","abstract":"Excessive gestational weight gain is associated with negative outcomes and the identification of contributing psychosocial factors may be useful in prevention and intervention. Pregnant women (N = 70) completed self-report measures of eating pathology, depressive symptomatology, and gestational weight gain. Global eating pathology was positively associated with overvaluation of shape and weight, dietary restraint, frequency of binge eating, and depressive symptoms. Depressive symptoms significantly predicted excessive gestational weight gain, while global eating pathology predicted excessive gestational weight gain at a trend level. Results suggest that depressive symptoms more strongly predict excessive gestational weight gain than eating pathology.","container-title":"Journal of Health Psychology","DOI":"10.1177/1359105320913934","ISSN":"1461-7277","journalAbbreviation":"J Health Psychol","language":"eng","note":"PMID: 32301343","page":"1359105320913934","source":"PubMed","title":"Eating pathology and depressive symptoms as predictors of excessive weight gain during pregnancy","author":[{"family":"Hecht","given":"Leah M."},{"family":"Schwartz","given":"Natalie"},{"family":"Miller-Matero","given":"Lisa R."},{"family":"Braciszewski","given":"Jordan M."},{"family":"Haedt-Matt","given":"Alissa"}],"issued":{"date-parts":[["2020",4,17]]}}}],"schema":"https://github.com/citation-style-language/schema/raw/master/csl-citation.json"} </w:instrText>
      </w:r>
      <w:r w:rsidRPr="0074169B">
        <w:rPr>
          <w:sz w:val="24"/>
          <w:szCs w:val="24"/>
        </w:rPr>
        <w:fldChar w:fldCharType="separate"/>
      </w:r>
      <w:r w:rsidR="00F3027C" w:rsidRPr="0074169B">
        <w:rPr>
          <w:sz w:val="24"/>
          <w:szCs w:val="24"/>
          <w:vertAlign w:val="superscript"/>
        </w:rPr>
        <w:t>21,34,35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where one study saw pregnant individuals concerned about body shape tended to be younger and </w:t>
      </w:r>
      <w:r w:rsidRPr="009856BD">
        <w:rPr>
          <w:rFonts w:ascii="Times New Roman" w:eastAsia="Times New Roman" w:hAnsi="Times New Roman" w:cs="Times New Roman"/>
          <w:sz w:val="24"/>
          <w:szCs w:val="24"/>
        </w:rPr>
        <w:t xml:space="preserve">nulliparous </w:t>
      </w:r>
      <w:r w:rsidRPr="009856BD">
        <w:rPr>
          <w:sz w:val="24"/>
          <w:szCs w:val="24"/>
        </w:rPr>
        <w:fldChar w:fldCharType="begin"/>
      </w:r>
      <w:r w:rsidR="00F3027C" w:rsidRPr="009856BD">
        <w:rPr>
          <w:sz w:val="24"/>
          <w:szCs w:val="24"/>
        </w:rPr>
        <w:instrText xml:space="preserve"> ADDIN ZOTERO_ITEM CSL_CITATION {"citationID":"q3aJ0Mrj","properties":{"formattedCitation":"\\super 38\\nosupersub{}","plainCitation":"38","noteIndex":0},"citationItems":[{"id":923,"uris":["http://zotero.org/users/5988853/items/CWDZFBR5"],"itemData":{"id":923,"type":"article-journal","abstract":"BACKGROUND: Pregnant women in Japan express various reasons for limiting gestational weight gain (GWG). We aimed to identify and characterise groups where the women share common reasons to limit GWG and to examine how these groups are associated with inappropriate GWG and abnormal foetal size.\nMETHODS: We prospectively studied information from the Japan Environment and Children's Study (JECS) on 92,539 women who gave birth to live singletons from 2011 through 2014. Pregnant women were recruited during early pregnancy. Their reasons for limiting GWG and other information were collected through self-reported questionnaires and medical records. We applied latent class analysis to group the women based on their reported reasons. We used multinomial logistic regression to compare the risks of inappropriate (inadequate and excessive) GWG and abnormal foetal size (determined by new-born weight for gestational age) between the identified groups.\nRESULTS: We identified three groups: Group 1 (76.7%), concerned about delivery and new-born health (health-conscious women); Group 2 (14.5%), concerned about body shape, delivery, and new-born health (body-shape- and health-conscious women); and Group 3 (8.8%), women without strong reasons to limit GWG (women lacking body-shape and health consciousness). Compared with Group 1 members, Group 2 members tended to be younger, have lower pre-pregnancy weight, be unmarried, be nulliparous, have practiced weight loss before pregnancy, and not have chronic medical conditions. Group 3 members tended to be less educated, unmarried, multiparous, smokers, and have a higher prevalence of pre-pregnancy underweight and previous caesarean delivery. Relative to Group 1, Group 2 had a lower unadjusted risk for inadequate GWG (relative risk ratio [RRR] = 0.86, 95% CI: 0.81-0.90) and large-for-gestational-age birth (RRR = 0.91, 95% CI 0.86-0.97), whereas Group 3 had a higher unadjusted risk for excessive GWG (RRR = 1.36, 95% CI: 1.29-1.43) and small-for-gestational-age (SGA) births (RRR = 1.15, 95% CI: 1.05-1.25).\nCONCLUSIONS: In this Japanese nationwide birth cohort study, pregnant women who were less conscious about body shape and health had complex risks for excessive GWG and SGA birth. Health care providers should consider a woman's perception of GWG when addressing factors affecting GWG and foetal growth.","container-title":"BMC pregnancy and childbirth","DOI":"10.1186/s12884-021-03827-0","ISSN":"1471-2393","issue":"1","journalAbbreviation":"BMC Pregnancy Childbirth","language":"eng","note":"PMID: 34020606\nPMCID: PMC8139142","page":"396","source":"PubMed","title":"Lack of concern about body image and health during pregnancy linked to excessive gestational weight gain and small-for-gestational-age deliveries: the Japan Environment and Children's Study","title-short":"Lack of concern about body image and health during pregnancy linked to excessive gestational weight gain and small-for-gestational-age deliveries","volume":"21","author":[{"family":"J-P","given":"Naw Awn"},{"family":"Minami","given":"Marina"},{"family":"Eitoku","given":"Masamitsu"},{"family":"Maeda","given":"Nagamasa"},{"family":"Fujieda","given":"Mikiya"},{"family":"Suganuma","given":"Narufumi"},{"literal":"Japan Environment and Children’s Study (JECS) Group"}],"issued":{"date-parts":[["2021",5,21]]}}}],"schema":"https://github.com/citation-style-language/schema/raw/master/csl-citation.json"} </w:instrText>
      </w:r>
      <w:r w:rsidRPr="009856BD">
        <w:rPr>
          <w:sz w:val="24"/>
          <w:szCs w:val="24"/>
        </w:rPr>
        <w:fldChar w:fldCharType="separate"/>
      </w:r>
      <w:r w:rsidR="00F3027C" w:rsidRPr="009856BD">
        <w:rPr>
          <w:sz w:val="24"/>
          <w:szCs w:val="24"/>
          <w:vertAlign w:val="superscript"/>
        </w:rPr>
        <w:t>38</w:t>
      </w:r>
      <w:r w:rsidRPr="009856BD">
        <w:rPr>
          <w:rFonts w:ascii="Times New Roman" w:eastAsia="Times New Roman" w:hAnsi="Times New Roman" w:cs="Times New Roman"/>
          <w:sz w:val="24"/>
          <w:szCs w:val="24"/>
        </w:rPr>
        <w:fldChar w:fldCharType="end"/>
      </w:r>
      <w:r w:rsidRPr="009856BD">
        <w:rPr>
          <w:rFonts w:ascii="Times New Roman" w:eastAsia="Times New Roman" w:hAnsi="Times New Roman" w:cs="Times New Roman"/>
          <w:sz w:val="24"/>
          <w:szCs w:val="24"/>
        </w:rPr>
        <w:t xml:space="preserve">. </w:t>
      </w:r>
      <w:r w:rsidR="000B6015" w:rsidRPr="009856BD">
        <w:rPr>
          <w:rFonts w:ascii="Times New Roman" w:eastAsia="Times New Roman" w:hAnsi="Times New Roman" w:cs="Times New Roman"/>
          <w:sz w:val="24"/>
          <w:szCs w:val="24"/>
        </w:rPr>
        <w:t xml:space="preserve">Instead in this population we observed </w:t>
      </w:r>
      <w:r w:rsidR="009856BD" w:rsidRPr="009856BD">
        <w:rPr>
          <w:rFonts w:ascii="Times New Roman" w:eastAsia="Times New Roman" w:hAnsi="Times New Roman" w:cs="Times New Roman"/>
          <w:sz w:val="24"/>
          <w:szCs w:val="24"/>
        </w:rPr>
        <w:t>no difference in either GWG</w:t>
      </w:r>
      <w:r w:rsidR="009856BD">
        <w:rPr>
          <w:rFonts w:ascii="Times New Roman" w:eastAsia="Times New Roman" w:hAnsi="Times New Roman" w:cs="Times New Roman"/>
          <w:sz w:val="24"/>
          <w:szCs w:val="24"/>
        </w:rPr>
        <w:t xml:space="preserve"> and EDE-QS scores based on </w:t>
      </w:r>
      <w:r w:rsidR="0000794F">
        <w:rPr>
          <w:rFonts w:ascii="Times New Roman" w:eastAsia="Times New Roman" w:hAnsi="Times New Roman" w:cs="Times New Roman"/>
          <w:sz w:val="24"/>
          <w:szCs w:val="24"/>
        </w:rPr>
        <w:t>parity or age</w:t>
      </w:r>
      <w:r w:rsidR="009856BD">
        <w:rPr>
          <w:rFonts w:ascii="Times New Roman" w:eastAsia="Times New Roman" w:hAnsi="Times New Roman" w:cs="Times New Roman"/>
          <w:sz w:val="24"/>
          <w:szCs w:val="24"/>
        </w:rPr>
        <w:t>.</w:t>
      </w:r>
      <w:r w:rsidR="000B6015">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PSS and PUQE scores were not included in </w:t>
      </w:r>
      <w:r w:rsidR="00670F88">
        <w:rPr>
          <w:rFonts w:ascii="Times New Roman" w:eastAsia="Times New Roman" w:hAnsi="Times New Roman" w:cs="Times New Roman"/>
          <w:sz w:val="24"/>
          <w:szCs w:val="24"/>
        </w:rPr>
        <w:t>this analysis</w:t>
      </w:r>
      <w:r w:rsidRPr="0074169B">
        <w:rPr>
          <w:rFonts w:ascii="Times New Roman" w:eastAsia="Times New Roman" w:hAnsi="Times New Roman" w:cs="Times New Roman"/>
          <w:sz w:val="24"/>
          <w:szCs w:val="24"/>
        </w:rPr>
        <w:t xml:space="preserve"> because although they were both associated with disordered eating, they </w:t>
      </w:r>
      <w:r w:rsidRPr="0074169B">
        <w:rPr>
          <w:rFonts w:ascii="Times New Roman" w:eastAsia="Times New Roman" w:hAnsi="Times New Roman" w:cs="Times New Roman"/>
          <w:sz w:val="24"/>
          <w:szCs w:val="24"/>
        </w:rPr>
        <w:lastRenderedPageBreak/>
        <w:t xml:space="preserve">were not associated with GWG in our sample. Finally, race/ethnicity and income, although not associated with either GWG </w:t>
      </w:r>
      <w:r w:rsidR="00F3027C" w:rsidRPr="0074169B">
        <w:rPr>
          <w:rFonts w:ascii="Times New Roman" w:eastAsia="Times New Roman" w:hAnsi="Times New Roman" w:cs="Times New Roman"/>
          <w:sz w:val="24"/>
          <w:szCs w:val="24"/>
        </w:rPr>
        <w:t>or</w:t>
      </w:r>
      <w:r w:rsidRPr="0074169B">
        <w:rPr>
          <w:rFonts w:ascii="Times New Roman" w:eastAsia="Times New Roman" w:hAnsi="Times New Roman" w:cs="Times New Roman"/>
          <w:sz w:val="24"/>
          <w:szCs w:val="24"/>
        </w:rPr>
        <w:t xml:space="preserve"> EDE-QS at trimester 3 were included to account for any socio-demographic differences within our population.</w:t>
      </w:r>
    </w:p>
    <w:p w14:paraId="1163F626" w14:textId="36A00C5B"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The analysis involving misalignment between expected GWG and actual GWG is a</w:t>
      </w:r>
      <w:r w:rsidR="00670F88">
        <w:rPr>
          <w:rFonts w:ascii="Times New Roman" w:eastAsia="Times New Roman" w:hAnsi="Times New Roman" w:cs="Times New Roman"/>
          <w:sz w:val="24"/>
          <w:szCs w:val="24"/>
        </w:rPr>
        <w:t xml:space="preserve"> relatively</w:t>
      </w:r>
      <w:r w:rsidRPr="0074169B">
        <w:rPr>
          <w:rFonts w:ascii="Times New Roman" w:eastAsia="Times New Roman" w:hAnsi="Times New Roman" w:cs="Times New Roman"/>
          <w:sz w:val="24"/>
          <w:szCs w:val="24"/>
        </w:rPr>
        <w:t xml:space="preserve"> </w:t>
      </w:r>
      <w:r w:rsidR="00670F88">
        <w:rPr>
          <w:rFonts w:ascii="Times New Roman" w:eastAsia="Times New Roman" w:hAnsi="Times New Roman" w:cs="Times New Roman"/>
          <w:sz w:val="24"/>
          <w:szCs w:val="24"/>
        </w:rPr>
        <w:t xml:space="preserve">novel </w:t>
      </w:r>
      <w:r w:rsidRPr="0074169B">
        <w:rPr>
          <w:rFonts w:ascii="Times New Roman" w:eastAsia="Times New Roman" w:hAnsi="Times New Roman" w:cs="Times New Roman"/>
          <w:sz w:val="24"/>
          <w:szCs w:val="24"/>
        </w:rPr>
        <w:t xml:space="preserve">concept. One study that examined the relationship between personal and provider GWG goals defined a difference of 5lbs, which is the way we grouped our misalignment categories </w:t>
      </w:r>
      <w:r w:rsidRPr="0074169B">
        <w:rPr>
          <w:sz w:val="24"/>
          <w:szCs w:val="24"/>
        </w:rPr>
        <w:fldChar w:fldCharType="begin"/>
      </w:r>
      <w:r w:rsidR="00F3027C" w:rsidRPr="0074169B">
        <w:rPr>
          <w:sz w:val="24"/>
          <w:szCs w:val="24"/>
        </w:rPr>
        <w:instrText xml:space="preserve"> ADDIN ZOTERO_ITEM CSL_CITATION {"citationID":"sdJtvRY5","properties":{"formattedCitation":"\\super 29\\nosupersub{}","plainCitation":"29","noteIndex":0},"citationItems":[{"id":885,"uris":["http://zotero.org/users/5988853/items/V5P3MNIC"],"itemData":{"id":885,"type":"article-journal","abstract":"BACKGROUND: Expert groups recommend that women set a pregnancy weight gain goal with their care provider to optimise weight gain.\nOBJECTIVE: Our aim was to describe the concordance between first-trimester personal and provider pregnancy weight gain goals with the Institute of Medicine (IOM) recommendations and to determine the association between these goals and total weight gain.\nMETHODS: We used data from 9353 women in the Nulliparous Pregnancy Outcomes Study: monitoring mothers-to-be. In the first trimester, women reported their personal pregnancy weight gain goal and their provider weight gain goal, and we categorised personal and provider weight gain goals and total weight gain according to IOM recommendations. We used log-binomial or linear regression models to relate goals to total weight gain, adjusting for confounders including race/ethnicity, maternal age, education, smoking, marital status and planned pregnancy.\nRESULTS: Approximately 37% of women reported no weight gain goals, while 24% had personal and provider goals, 31% had only a personal goal, and 8% had only a provider goal. Personal and provider goals were outside the recommended ranges in 12%-23% of normal-weight women, 31%-41% of overweight women and 47%-63% of women with obesity. Women with both personal and provider pregnancy weight gain goals were 6%-14% more likely than their counterparts to have a goal within IOM-recommended ranges. Having any goal or a goal within the IOM-recommended ranges was unrelated to pregnancy weight gain. Excessive weight gain occurred in approximately half of normal-weight or obese women and three-quarters of overweight women, regardless of goal setting group.\nCONCLUSIONS: These findings do not support the effectiveness of early-pregnancy personal or provider gestational weight gain goal setting alone in optimising weight gain. Multifaceted interventions that address a number of mediators of goal setting success may assist women in achieving weight gain consistent with their goals.","container-title":"Paediatric and Perinatal Epidemiology","DOI":"10.1111/ppe.12724","ISSN":"1365-3016","issue":"2","journalAbbreviation":"Paediatr Perinat Epidemiol","language":"eng","note":"PMID: 33155708\nPMCID: PMC7878338","page":"164-173","source":"PubMed","title":"The impact of setting a pregnancy weight gain goal on total weight gain","volume":"35","author":[{"family":"Bodnar","given":"Lisa M."},{"family":"Abrams","given":"Barbara"},{"family":"Simhan","given":"Hyagriv N."},{"family":"Scifres","given":"Christina M."},{"family":"Silver","given":"Robert M."},{"family":"Parry","given":"Samuel"},{"family":"Crosland","given":"Brian A."},{"family":"Chung","given":"Judith"},{"family":"Himes","given":"Katherine P."}],"issued":{"date-parts":[["2021",3]]}}}],"schema":"https://github.com/citation-style-language/schema/raw/master/csl-citation.json"} </w:instrText>
      </w:r>
      <w:r w:rsidRPr="0074169B">
        <w:rPr>
          <w:sz w:val="24"/>
          <w:szCs w:val="24"/>
        </w:rPr>
        <w:fldChar w:fldCharType="separate"/>
      </w:r>
      <w:r w:rsidR="00F3027C" w:rsidRPr="0074169B">
        <w:rPr>
          <w:sz w:val="24"/>
          <w:szCs w:val="24"/>
          <w:vertAlign w:val="superscript"/>
        </w:rPr>
        <w:t>29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Other studies that examined expectations around GWG relative to NAM guidelines saw that pre-pregnancy BMI influenced expectations, where individuals with overweight and obesity more often expected to gain more than NAM guidel</w:t>
      </w:r>
      <w:r w:rsidRPr="0074169B">
        <w:rPr>
          <w:rFonts w:ascii="Times New Roman" w:eastAsia="Times New Roman" w:hAnsi="Times New Roman" w:cs="Times New Roman"/>
          <w:sz w:val="24"/>
          <w:szCs w:val="24"/>
        </w:rPr>
        <w:t xml:space="preserve">ines </w:t>
      </w:r>
      <w:r w:rsidRPr="0074169B">
        <w:rPr>
          <w:sz w:val="24"/>
          <w:szCs w:val="24"/>
        </w:rPr>
        <w:fldChar w:fldCharType="begin"/>
      </w:r>
      <w:r w:rsidR="00F3027C" w:rsidRPr="0074169B">
        <w:rPr>
          <w:sz w:val="24"/>
          <w:szCs w:val="24"/>
        </w:rPr>
        <w:instrText xml:space="preserve"> ADDIN ZOTERO_ITEM CSL_CITATION {"citationID":"cxDxA25m","properties":{"formattedCitation":"\\super 28,39\\nosupersub{}","plainCitation":"28,39","noteIndex":0},"citationItems":[{"id":653,"uris":["http://zotero.org/users/5988853/items/P6EDMKWX"],"itemData":{"id":653,"type":"article-journal","abstract":"OBJECTIVE: To examine pregnant women's gestational weight gain expectations and advice from various sources (ie, self, family and friends, physician) and the association of these sources of expectations and advice with measured gestational weight gain.\nMETHODS: This is a secondary analysis of a cohort study of 230 pregnant women in their second pregnancy. Each woman was queried at 12 weeks of gestation about the amount of weight: 1) she felt was \"healthy\" to gain, 2) she expected to gain, 3) her friends and family thought she should gain, and 4) the specificity of her physician's advice about gestational weight gain. Gestational weight gain was calculated as the difference in measured weight between 4 and 10 weeks and 36 weeks of gestation. Odds ratios and corresponding 95% confidence intervals were computed for the association between excessive gestational weight gain and each question using logistic regression in this secondary analysis.\nRESULTS: Participants were 87.4% Caucasian. Overweight and obese women were significantly more likely to expect excessive gestational weight gain compared with normal-weight women. Women who reported expecting to gain excessively were significantly more likely to actually gain excessively (52%; odds ratio [OR] 3.19, 95% confidence interval [CI] 1.77-5.77) than those who expected to gain within the guidelines (36%). After adjusting for self-reported gestational weight gain in the first pregnancy and sociodemographic characteristics, women who reported expecting to gain excessively were still significantly more likely to gain excessively (51%; OR 2.22, 95% CI 1.08-4.56) than those who expected to gain within guidelines (37%).\nCONCLUSION: It may be particularly important to develop interventions that positively influence women's own expectations for gestational weight gain.\nCLINICAL TRIAL REGISTRATION: ClinicalTrials.gov, https://clinicaltrials.gov, NCT01131117.","container-title":"Obstetrics and Gynecology","DOI":"10.1097/AOG.0000000000001780","ISSN":"1873-233X","issue":"1","journalAbbreviation":"Obstet Gynecol","language":"eng","note":"PMID: 27926649","page":"76-82","source":"PubMed","title":"Association of Gestational Weight Gain Expectations and Advice on Actual Weight Gain","volume":"129","author":[{"family":"Krukowski","given":"Rebecca A."},{"family":"West","given":"Delia S."},{"family":"DiCarlo","given":"Marisha"},{"family":"Cleves","given":"Mario A."},{"family":"Saylors","given":"Marie E."},{"family":"Andres","given":"Aline"}],"issued":{"date-parts":[["2017",1]]}}},{"id":929,"uris":["http://zotero.org/users/5988853/items/ZANTRWUD"],"itemData":{"id":929,"type":"article-journal","abstract":"Latina women are at high risk of excessive gestational weight gain (GWG) during pregnancy; yet little is known about whether factors related to GWG differ by pre-pregnancy body mass index (BMI) within this population. We conducted in-depth interviews with 62 pregnant Latina women with pre-pregnancy BMIs in the healthy, overweight, and obese ranges, gestational age ≥22 weeks, and GWG for gestational age above Institute of Medicine (IOM) guidelines. Compared to healthy weight and obese women, overweight women least often reported viewing weight as important, making efforts to control their GWG, being aware of the role of diet on GWG, and receiving GWG advice from health-care providers. Among those who received GWG advice, overweight women more often recalled a target GWG above IOM guidelines. Obese women more often reported low acceptance of their GWG, concern about GWG, having received GWG advice from providers, difficulty following providers' dietary advice, and emotional eating as a challenge for controlling GWG. Participants welcomed practical advice to manage GWG. Future interventions to prevent excessive GWG among Latina women should consider differences among women of varying pre-pregnancy BMIs and include multi-level strategies to address psychosocial as well as provider factors.","container-title":"Women &amp; Health","DOI":"10.1080/03630242.2015.1050542","ISSN":"1541-0331","issue":"7","journalAbbreviation":"Women Health","language":"eng","note":"PMID: 26016948","page":"805-828","source":"PubMed","title":"Knowledge, Attitudes and Provider Advice by Pre-Pregnancy Weight Status: A Qualitative Study of Pregnant Latinas With Excessive Gestational Weight Gain","title-short":"Knowledge, Attitudes and Provider Advice by Pre-Pregnancy Weight Status","volume":"55","author":[{"family":"Wang","given":"Monica L."},{"family":"Arroyo","given":"Julie"},{"family":"Druker","given":"Susan"},{"family":"Sankey","given":"Heather Z."},{"family":"Rosal","given":"Milagros C."}],"issued":{"date-parts":[["2015"]]}}}],"schema":"https://github.com/citation-style-language/schema/raw/master/csl-citation.json"} </w:instrText>
      </w:r>
      <w:r w:rsidRPr="0074169B">
        <w:rPr>
          <w:sz w:val="24"/>
          <w:szCs w:val="24"/>
        </w:rPr>
        <w:fldChar w:fldCharType="separate"/>
      </w:r>
      <w:r w:rsidR="00F3027C" w:rsidRPr="0074169B">
        <w:rPr>
          <w:sz w:val="24"/>
          <w:szCs w:val="24"/>
          <w:vertAlign w:val="superscript"/>
        </w:rPr>
        <w:t>28,39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There have not been any studies, to the best of our knowledge, that look at the relationship between </w:t>
      </w:r>
      <w:r w:rsidR="00693A5F">
        <w:rPr>
          <w:rFonts w:ascii="Times New Roman" w:eastAsia="Times New Roman" w:hAnsi="Times New Roman" w:cs="Times New Roman"/>
          <w:sz w:val="24"/>
          <w:szCs w:val="24"/>
        </w:rPr>
        <w:t>our</w:t>
      </w:r>
      <w:r w:rsidRPr="0074169B">
        <w:rPr>
          <w:rFonts w:ascii="Times New Roman" w:eastAsia="Times New Roman" w:hAnsi="Times New Roman" w:cs="Times New Roman"/>
          <w:sz w:val="24"/>
          <w:szCs w:val="24"/>
        </w:rPr>
        <w:t xml:space="preserve"> misalignment categories and disordered eating outcomes in pregnancy. However, in one study over half of pregnant individuals who wished to maintain t</w:t>
      </w:r>
      <w:r w:rsidRPr="0074169B">
        <w:rPr>
          <w:rFonts w:ascii="Times New Roman" w:eastAsia="Times New Roman" w:hAnsi="Times New Roman" w:cs="Times New Roman"/>
          <w:sz w:val="24"/>
          <w:szCs w:val="24"/>
        </w:rPr>
        <w:t xml:space="preserve">heir GWG below a certain weight had lower GWG compared to those with less stringent notions around GWG </w:t>
      </w:r>
      <w:r w:rsidRPr="0074169B">
        <w:rPr>
          <w:sz w:val="24"/>
          <w:szCs w:val="24"/>
        </w:rPr>
        <w:fldChar w:fldCharType="begin"/>
      </w:r>
      <w:r w:rsidR="00F3027C" w:rsidRPr="0074169B">
        <w:rPr>
          <w:sz w:val="24"/>
          <w:szCs w:val="24"/>
        </w:rPr>
        <w:instrText xml:space="preserve"> ADDIN ZOTERO_ITEM CSL_CITATION {"citationID":"My2zMdeV","properties":{"formattedCitation":"\\super 40\\nosupersub{}","plainCitation":"40","noteIndex":0},"citationItems":[{"id":926,"uris":["http://zotero.org/users/5988853/items/7B6QRQMR"],"itemData":{"id":926,"type":"article-journal","abstract":"We aimed to clarify which beliefs motivate women to control their weight during pregnancy and how such values influence pregnancy outcomes. Using a questionnaire administered during mid- to late- pregnancy in a hospital-based prospective cohort study, we explored women's perceived ideal GWG and their reasons for having this ideal. Using multivariate regression, we evaluated the association between women's perceived ideal GWG and pregnancy outcomes. Among 1,691 normal and underweight women, the most common reason women thought avoiding excessive weight gain was important was \"for ease of delivery and/or her health and well-being\". 912 (54%) women wished to maintain their GWG below 12 kg, the upper limit recommended by the Japanese governmental guidelines, and had a lower actual GWG compared to those who had less stringent notions of GWG. Compared to women whose perceived ideal GWG was 12 kg, those who considered their perceived limit to be lower had infants with lower birthweight on average despite no significant reduction in cesarean delivery rate or post-partum body weight retention. Our findings suggest that women who believe they should limit their weight gain to an amount lower than the upper limit of current guidelines succeeded in gaining significantly less weight but received no additional benefit.","container-title":"Scientific Reports","DOI":"10.1038/s41598-018-29936-z","ISSN":"2045-2322","issue":"1","journalAbbreviation":"Sci Rep","language":"eng","note":"PMID: 30069014\nPMCID: PMC6070475","page":"11574","source":"PubMed","title":"Association between women's perceived ideal gestational weight gain during pregnancy and pregnancy outcomes","volume":"8","author":[{"family":"Ogawa","given":"Kohei"},{"family":"Morisaki","given":"Naho"},{"family":"Sago","given":"Haruhiko"},{"family":"Fujiwara","given":"Takeo"},{"family":"Horikawa","given":"Reiko"}],"issued":{"date-parts":[["2018",8,1]]}}}],"schema":"https://github.com/citation-style-language/schema/raw/master/csl-citation.json"} </w:instrText>
      </w:r>
      <w:r w:rsidRPr="0074169B">
        <w:rPr>
          <w:sz w:val="24"/>
          <w:szCs w:val="24"/>
        </w:rPr>
        <w:fldChar w:fldCharType="separate"/>
      </w:r>
      <w:r w:rsidR="00F3027C" w:rsidRPr="0074169B">
        <w:rPr>
          <w:sz w:val="24"/>
          <w:szCs w:val="24"/>
          <w:vertAlign w:val="superscript"/>
        </w:rPr>
        <w:t>40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D35617">
        <w:rPr>
          <w:rFonts w:ascii="Times New Roman" w:eastAsia="Times New Roman" w:hAnsi="Times New Roman" w:cs="Times New Roman"/>
          <w:sz w:val="24"/>
          <w:szCs w:val="24"/>
        </w:rPr>
        <w:t>Contrary to our hypothesis, individuals who had expectations lower than their actual GWG had the smallest effect of GWG on disordered eating in trimester 3</w:t>
      </w:r>
      <w:r w:rsidR="00077FD4">
        <w:rPr>
          <w:rFonts w:ascii="Times New Roman" w:eastAsia="Times New Roman" w:hAnsi="Times New Roman" w:cs="Times New Roman"/>
          <w:sz w:val="24"/>
          <w:szCs w:val="24"/>
        </w:rPr>
        <w:t>, and those in the aligned category had the highest and only significant association. One reason for this could be that individuals maintain those expectations may engage in more disordered eating achieve their expectations</w:t>
      </w:r>
      <w:r w:rsidR="00D35617">
        <w:rPr>
          <w:rFonts w:ascii="Times New Roman" w:eastAsia="Times New Roman" w:hAnsi="Times New Roman" w:cs="Times New Roman"/>
          <w:sz w:val="24"/>
          <w:szCs w:val="24"/>
        </w:rPr>
        <w:t xml:space="preserve">. </w:t>
      </w:r>
      <w:r w:rsidR="00077FD4">
        <w:rPr>
          <w:rFonts w:ascii="Times New Roman" w:eastAsia="Times New Roman" w:hAnsi="Times New Roman" w:cs="Times New Roman"/>
          <w:sz w:val="24"/>
          <w:szCs w:val="24"/>
        </w:rPr>
        <w:t>However, s</w:t>
      </w:r>
      <w:r w:rsidR="00B10A53">
        <w:rPr>
          <w:rFonts w:ascii="Times New Roman" w:eastAsia="Times New Roman" w:hAnsi="Times New Roman" w:cs="Times New Roman"/>
          <w:sz w:val="24"/>
          <w:szCs w:val="24"/>
        </w:rPr>
        <w:t xml:space="preserve">ince sample sizes are small and CI are overlapping, within our categories, it is hard to draw any conclusions. </w:t>
      </w:r>
      <w:r w:rsidR="00AD11E0">
        <w:rPr>
          <w:rFonts w:ascii="Times New Roman" w:eastAsia="Times New Roman" w:hAnsi="Times New Roman" w:cs="Times New Roman"/>
          <w:sz w:val="24"/>
          <w:szCs w:val="24"/>
        </w:rPr>
        <w:t xml:space="preserve">I </w:t>
      </w:r>
      <w:r w:rsidR="00693A5F">
        <w:rPr>
          <w:rFonts w:ascii="Times New Roman" w:eastAsia="Times New Roman" w:hAnsi="Times New Roman" w:cs="Times New Roman"/>
          <w:sz w:val="24"/>
          <w:szCs w:val="24"/>
        </w:rPr>
        <w:t xml:space="preserve">hope to explore </w:t>
      </w:r>
      <w:r w:rsidR="009D24CA">
        <w:rPr>
          <w:rFonts w:ascii="Times New Roman" w:eastAsia="Times New Roman" w:hAnsi="Times New Roman" w:cs="Times New Roman"/>
          <w:sz w:val="24"/>
          <w:szCs w:val="24"/>
        </w:rPr>
        <w:t>any effect of misalignment</w:t>
      </w:r>
      <w:r w:rsidR="00693A5F">
        <w:rPr>
          <w:rFonts w:ascii="Times New Roman" w:eastAsia="Times New Roman" w:hAnsi="Times New Roman" w:cs="Times New Roman"/>
          <w:sz w:val="24"/>
          <w:szCs w:val="24"/>
        </w:rPr>
        <w:t xml:space="preserve"> further with a greater sample size.</w:t>
      </w:r>
    </w:p>
    <w:p w14:paraId="42E6C9CD" w14:textId="6DC2528B"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 xml:space="preserve">The findings from this study </w:t>
      </w:r>
      <w:r w:rsidR="00F3027C" w:rsidRPr="0074169B">
        <w:rPr>
          <w:rFonts w:ascii="Times New Roman" w:eastAsia="Times New Roman" w:hAnsi="Times New Roman" w:cs="Times New Roman"/>
          <w:sz w:val="24"/>
          <w:szCs w:val="24"/>
        </w:rPr>
        <w:t>have</w:t>
      </w:r>
      <w:r w:rsidRPr="0074169B">
        <w:rPr>
          <w:rFonts w:ascii="Times New Roman" w:eastAsia="Times New Roman" w:hAnsi="Times New Roman" w:cs="Times New Roman"/>
          <w:sz w:val="24"/>
          <w:szCs w:val="24"/>
        </w:rPr>
        <w:t xml:space="preserve"> shed light on the impact that GWG has on disordered eating late in pregnancy, and therefore the effect that GWG may have on disordered eating postpartum. This is worrisome because disordered eating during pregnancy can progress postpartum and potentially </w:t>
      </w:r>
      <w:r w:rsidRPr="0074169B">
        <w:rPr>
          <w:rFonts w:ascii="Times New Roman" w:eastAsia="Times New Roman" w:hAnsi="Times New Roman" w:cs="Times New Roman"/>
          <w:sz w:val="24"/>
          <w:szCs w:val="24"/>
        </w:rPr>
        <w:t>lead to self-esteem issues for the pregnant individuals. One study saw that only 50% of obstetricians and gynecologists thought that disordered eating assessment did not fall within their responsibility even though a majority of them understand the physica</w:t>
      </w:r>
      <w:r w:rsidRPr="0074169B">
        <w:rPr>
          <w:rFonts w:ascii="Times New Roman" w:eastAsia="Times New Roman" w:hAnsi="Times New Roman" w:cs="Times New Roman"/>
          <w:sz w:val="24"/>
          <w:szCs w:val="24"/>
        </w:rPr>
        <w:t xml:space="preserve">l consequences associated with </w:t>
      </w:r>
      <w:r w:rsidR="009856BD">
        <w:rPr>
          <w:rFonts w:ascii="Times New Roman" w:eastAsia="Times New Roman" w:hAnsi="Times New Roman" w:cs="Times New Roman"/>
          <w:sz w:val="24"/>
          <w:szCs w:val="24"/>
        </w:rPr>
        <w:t>eating disorders</w:t>
      </w:r>
      <w:r w:rsidRPr="0074169B">
        <w:rPr>
          <w:rFonts w:ascii="Times New Roman" w:eastAsia="Times New Roman" w:hAnsi="Times New Roman" w:cs="Times New Roman"/>
          <w:sz w:val="24"/>
          <w:szCs w:val="24"/>
        </w:rPr>
        <w:t xml:space="preserve"> </w:t>
      </w:r>
      <w:r w:rsidRPr="0074169B">
        <w:rPr>
          <w:sz w:val="24"/>
          <w:szCs w:val="24"/>
        </w:rPr>
        <w:fldChar w:fldCharType="begin"/>
      </w:r>
      <w:r w:rsidR="00F3027C" w:rsidRPr="0074169B">
        <w:rPr>
          <w:sz w:val="24"/>
          <w:szCs w:val="24"/>
        </w:rPr>
        <w:instrText xml:space="preserve"> ADDIN ZOTERO_ITEM CSL_CITATION {"citationID":"Zxbu24gF","properties":{"formattedCitation":"\\super 41\\nosupersub{}","plainCitation":"41","noteIndex":0},"citationItems":[{"id":919,"uris":["http://zotero.org/users/5988853/items/IMRX443Y"],"itemData":{"id":919,"type":"article-journal","abstract":"OBJECTIVE: Disordered eating can have consequences for gynecologic and obstetric patients and fetuses. Amenorrhea, infertility, hyperemesis gravidarum, and preterm birth have been linked to eating disorders (EDs). This study aimed to evaluate obstetrician-gynecologists' ED-related knowledge, attitudes, and practices.\nMETHODS: Questionnaires were sent to 968 Fellows of the American College of Obstetricians and Gynecologists between November 2007 and March 2008. Data were analyzed separately for generalists (provide obstetric and gynecologic care) and gynecologists only (treat only gynecologic patients).\nRESULTS: A majority of obstetrician-gynecologists assess body weight, exercise, body mass index, and dieting habits. Less than half assess ED history, body image concerns, weight-related cosmetic surgery, binging, and purging. Over half (54%) of generalists believed ED assessment falls within their purview. Most (90.8%) generalists agreed or strongly agreed that EDs can negatively impact pregnancy outcome. A majority rated residency training in diagnosing (88.5%) and treating (96.2%) EDs as barely adequate or less. Most knew low birth weight (91%) and postpartum depression (90%) are associated with maternal EDs, though over a third was unsure about several consequences. Some gender differences emerged; females screen for more ED indicators and are more likely to view ED assessment as within their role.\nCONCLUSIONS: Despite the consequences of EDs and the fact that most physicians agree EDs can negatively impact pregnancy, only about half view ED assessment as their responsibility. Only some weight- and diet-related topics are assessed, and there are gaps in knowledge of ED consequences. Obstetrician-gynecologists are not confident in their training regarding EDs. Improvement in knowledge and altering obstetrician-gynecologists' view of their responsibilities may improve ED screening rates.","container-title":"Journal of Women's Health (2002)","DOI":"10.1089/jwh.2008.1183","ISSN":"1931-843X","issue":"9","journalAbbreviation":"J Womens Health (Larchmt)","language":"eng","note":"PMID: 19743910","page":"1395-1401","source":"PubMed","title":"Eating disorders and obstetric-gynecologic care","volume":"18","author":[{"family":"Leddy","given":"Meaghan A."},{"family":"Jones","given":"Candace"},{"family":"Morgan","given":"Maria A."},{"family":"Schulkin","given":"Jay"}],"issued":{"date-parts":[["2009",9]]}}}],"schema":"https://github.com/citation-style-language/schema/raw/master/csl-citation.json"} </w:instrText>
      </w:r>
      <w:r w:rsidRPr="0074169B">
        <w:rPr>
          <w:sz w:val="24"/>
          <w:szCs w:val="24"/>
        </w:rPr>
        <w:fldChar w:fldCharType="separate"/>
      </w:r>
      <w:r w:rsidR="00F3027C" w:rsidRPr="0074169B">
        <w:rPr>
          <w:sz w:val="24"/>
          <w:szCs w:val="24"/>
          <w:vertAlign w:val="superscript"/>
        </w:rPr>
        <w:t>41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Additionally, the lack of a screening tool that can clearly identify disordered eating during pregnancy leaves many pregnant individuals who do not fit into specific DSM V eating disorder</w:t>
      </w:r>
      <w:r w:rsidRPr="0074169B">
        <w:rPr>
          <w:rFonts w:ascii="Times New Roman" w:eastAsia="Times New Roman" w:hAnsi="Times New Roman" w:cs="Times New Roman"/>
          <w:sz w:val="24"/>
          <w:szCs w:val="24"/>
        </w:rPr>
        <w:t xml:space="preserve"> categories unidentified, perpetuating negative health outcomes of disordered eating. Furthermore, the focus on obesity in public health throughout the past 50 years has led to weight normative gestational weight gain guidelines for pregnant people, and co</w:t>
      </w:r>
      <w:r w:rsidRPr="0074169B">
        <w:rPr>
          <w:rFonts w:ascii="Times New Roman" w:eastAsia="Times New Roman" w:hAnsi="Times New Roman" w:cs="Times New Roman"/>
          <w:sz w:val="24"/>
          <w:szCs w:val="24"/>
        </w:rPr>
        <w:t xml:space="preserve">nsequently less recognition of disordered eating concerns in primarily higher weight individuals due to stigma </w:t>
      </w:r>
      <w:r w:rsidRPr="0074169B">
        <w:rPr>
          <w:sz w:val="24"/>
          <w:szCs w:val="24"/>
        </w:rPr>
        <w:fldChar w:fldCharType="begin"/>
      </w:r>
      <w:r w:rsidR="00213AC4">
        <w:rPr>
          <w:sz w:val="24"/>
          <w:szCs w:val="24"/>
        </w:rPr>
        <w:instrText xml:space="preserve"> ADDIN ZOTERO_ITEM CSL_CITATION {"citationID":"dWm9S5z4","properties":{"formattedCitation":"\\super 42\\nosupersub{}","plainCitation":"42","noteIndex":0},"citationItems":[{"id":872,"uris":["http://zotero.org/users/5988853/items/LK52Y7XB"],"itemData":{"id":872,"type":"article-journal","abstract":"BACKGROUND: Eating Disorders (ED) are mental health disorders that typically effect women of childbearing age and are associated with adverse maternal and infant outcomes. UK healthcare guidance recommends routine enquiry for current and past mental illness in antenatal and postnatal care for all women, and that pregnant women with a known ED are offered enhanced monitoring and support. Midwives and health visitors are ideally placed to identify and support women with ED as they are often the primary point of contact during the antenatal and postnatal periods. However, research on the barriers to identifying ED in the perinatal period is limited. This study aimed to understand the barriers to disclosure and identification of ED in pregnancy and postnatally as perceived by women with past or current ED, and midwives and health visitors working in the UK National Health Service.\nMETHODS: Two studies were undertaken: mixed-measures survey of pregnant and postnatal women with current or past ED; focus groups with student and qualified midwives and health visitors.\nRESULTS: Five themes emerged on the barriers to disclosure in pregnancy as perceived by women: stigma, lack of opportunity, preference for self-management, current ED symptomatology and illness awareness. Four themes were identified on the barriers to identification of ED in pregnancy and in the postnatal period as perceived by health professionals: system constraints, recognition of role, personal attitudes, and stigma and taboo.\nCONCLUSIONS: Several barriers to the identification of ED during and after pregnancy were described, the main factors were stigma and poor professional training. Perinatal mental health is becoming increasingly prioritised within national policy initiatives; however, ED continue to be neglected and increased awareness is needed. Similarly, clinical guidance aimed at responding to the rising prevalence of obesity focus on changing nutrition but not on assessing for the presence of ED behaviours that might be affecting nutrition. Improving education and training for health professionals may contribute to reducing stigma and increase confidence in identifying ED. The barriers identified in this research need to be addressed if recognition and response to women with ED during the perinatal period is to improve.","container-title":"BMC pregnancy and childbirth","DOI":"10.1186/s12884-018-1745-x","ISSN":"1471-2393","issue":"1","journalAbbreviation":"BMC Pregnancy Childbirth","language":"eng","note":"PMID: 29759082\nPMCID: PMC5952825","page":"114","source":"PubMed","title":"Barriers to identifying eating disorders in pregnancy and in the postnatal period: a qualitative approach","title-short":"Barriers to identifying eating disorders in pregnancy and in the postnatal period","volume":"18","author":[{"family":"Bye","given":"Amanda"},{"family":"Shawe","given":"Jill"},{"family":"Bick","given":"Debra"},{"family":"Easter","given":"Abigail"},{"family":"Kash-Macdonald","given":"Megan"},{"family":"Micali","given":"Nadia"}],"issued":{"date-parts":[["2018",5,15]]}}}],"schema":"https://github.com/citation-style-language/schema/raw/master/csl-citation.json"} </w:instrText>
      </w:r>
      <w:r w:rsidRPr="0074169B">
        <w:rPr>
          <w:sz w:val="24"/>
          <w:szCs w:val="24"/>
        </w:rPr>
        <w:fldChar w:fldCharType="separate"/>
      </w:r>
      <w:r w:rsidR="00213AC4" w:rsidRPr="00213AC4">
        <w:rPr>
          <w:sz w:val="24"/>
          <w:vertAlign w:val="superscript"/>
        </w:rPr>
        <w:t>42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As such, the NAM guidelines, which inform pregnant individuals on how much weight they should be gaining, may have an unintended outcome of increased disordered eating late in pregnancy. This may be especially problematic among pregnant indivi</w:t>
      </w:r>
      <w:r w:rsidRPr="0074169B">
        <w:rPr>
          <w:rFonts w:ascii="Times New Roman" w:eastAsia="Times New Roman" w:hAnsi="Times New Roman" w:cs="Times New Roman"/>
          <w:sz w:val="24"/>
          <w:szCs w:val="24"/>
        </w:rPr>
        <w:t>duals who set weight gain expectations and potentially use disordered eating tendencies to maintain their expectations</w:t>
      </w:r>
      <w:r w:rsidR="00D35617">
        <w:rPr>
          <w:rFonts w:ascii="Times New Roman" w:eastAsia="Times New Roman" w:hAnsi="Times New Roman" w:cs="Times New Roman"/>
          <w:sz w:val="24"/>
          <w:szCs w:val="24"/>
        </w:rPr>
        <w:t xml:space="preserve"> or </w:t>
      </w:r>
      <w:r w:rsidR="0080556E">
        <w:rPr>
          <w:rFonts w:ascii="Times New Roman" w:eastAsia="Times New Roman" w:hAnsi="Times New Roman" w:cs="Times New Roman"/>
          <w:sz w:val="24"/>
          <w:szCs w:val="24"/>
        </w:rPr>
        <w:t xml:space="preserve">to </w:t>
      </w:r>
      <w:r w:rsidR="00D35617">
        <w:rPr>
          <w:rFonts w:ascii="Times New Roman" w:eastAsia="Times New Roman" w:hAnsi="Times New Roman" w:cs="Times New Roman"/>
          <w:sz w:val="24"/>
          <w:szCs w:val="24"/>
        </w:rPr>
        <w:t xml:space="preserve">achieve </w:t>
      </w:r>
      <w:r w:rsidR="00AD11E0">
        <w:rPr>
          <w:rFonts w:ascii="Times New Roman" w:eastAsia="Times New Roman" w:hAnsi="Times New Roman" w:cs="Times New Roman"/>
          <w:sz w:val="24"/>
          <w:szCs w:val="24"/>
        </w:rPr>
        <w:t xml:space="preserve">a gestational </w:t>
      </w:r>
      <w:r w:rsidR="00D35617">
        <w:rPr>
          <w:rFonts w:ascii="Times New Roman" w:eastAsia="Times New Roman" w:hAnsi="Times New Roman" w:cs="Times New Roman"/>
          <w:sz w:val="24"/>
          <w:szCs w:val="24"/>
        </w:rPr>
        <w:t xml:space="preserve">weight gain that is lower than </w:t>
      </w:r>
      <w:r w:rsidR="00AD11E0">
        <w:rPr>
          <w:rFonts w:ascii="Times New Roman" w:eastAsia="Times New Roman" w:hAnsi="Times New Roman" w:cs="Times New Roman"/>
          <w:sz w:val="24"/>
          <w:szCs w:val="24"/>
        </w:rPr>
        <w:t>their</w:t>
      </w:r>
      <w:r w:rsidR="00B10A53">
        <w:rPr>
          <w:rFonts w:ascii="Times New Roman" w:eastAsia="Times New Roman" w:hAnsi="Times New Roman" w:cs="Times New Roman"/>
          <w:sz w:val="24"/>
          <w:szCs w:val="24"/>
        </w:rPr>
        <w:t xml:space="preserve"> </w:t>
      </w:r>
      <w:r w:rsidR="00D35617">
        <w:rPr>
          <w:rFonts w:ascii="Times New Roman" w:eastAsia="Times New Roman" w:hAnsi="Times New Roman" w:cs="Times New Roman"/>
          <w:sz w:val="24"/>
          <w:szCs w:val="24"/>
        </w:rPr>
        <w:t>expectations</w:t>
      </w:r>
      <w:r w:rsidRPr="0074169B">
        <w:rPr>
          <w:rFonts w:ascii="Times New Roman" w:eastAsia="Times New Roman" w:hAnsi="Times New Roman" w:cs="Times New Roman"/>
          <w:sz w:val="24"/>
          <w:szCs w:val="24"/>
        </w:rPr>
        <w:t xml:space="preserve">. </w:t>
      </w:r>
      <w:r w:rsidR="00AD11E0">
        <w:rPr>
          <w:rFonts w:ascii="Times New Roman" w:eastAsia="Times New Roman" w:hAnsi="Times New Roman" w:cs="Times New Roman"/>
          <w:sz w:val="24"/>
          <w:szCs w:val="24"/>
        </w:rPr>
        <w:t>I</w:t>
      </w:r>
      <w:r w:rsidR="00B10A53">
        <w:rPr>
          <w:rFonts w:ascii="Times New Roman" w:eastAsia="Times New Roman" w:hAnsi="Times New Roman" w:cs="Times New Roman"/>
          <w:sz w:val="24"/>
          <w:szCs w:val="24"/>
        </w:rPr>
        <w:t xml:space="preserve"> hope more research will be done to examine the stratified associations that are occurring between misalignment categories, and as more participants enter in the PRESS cohort, analyses will be reassessed to achieve more statistical power.</w:t>
      </w:r>
    </w:p>
    <w:p w14:paraId="2AD88794" w14:textId="4C060079"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The strengths of this study include that multiple surveys were collected f</w:t>
      </w:r>
      <w:r w:rsidRPr="0074169B">
        <w:rPr>
          <w:rFonts w:ascii="Times New Roman" w:eastAsia="Times New Roman" w:hAnsi="Times New Roman" w:cs="Times New Roman"/>
          <w:sz w:val="24"/>
          <w:szCs w:val="24"/>
        </w:rPr>
        <w:t xml:space="preserve">or each </w:t>
      </w:r>
      <w:r w:rsidRPr="0074169B">
        <w:rPr>
          <w:rFonts w:ascii="Times New Roman" w:eastAsia="Times New Roman" w:hAnsi="Times New Roman" w:cs="Times New Roman"/>
          <w:sz w:val="24"/>
          <w:szCs w:val="24"/>
        </w:rPr>
        <w:lastRenderedPageBreak/>
        <w:t>individual and many covariates were tested against GWG</w:t>
      </w:r>
      <w:r w:rsidR="00077FD4">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EDE-QS at trimester 3</w:t>
      </w:r>
      <w:r w:rsidR="00077FD4">
        <w:rPr>
          <w:rFonts w:ascii="Times New Roman" w:eastAsia="Times New Roman" w:hAnsi="Times New Roman" w:cs="Times New Roman"/>
          <w:sz w:val="24"/>
          <w:szCs w:val="24"/>
        </w:rPr>
        <w:t>, and misalignment categories</w:t>
      </w:r>
      <w:r w:rsidRPr="0074169B">
        <w:rPr>
          <w:rFonts w:ascii="Times New Roman" w:eastAsia="Times New Roman" w:hAnsi="Times New Roman" w:cs="Times New Roman"/>
          <w:sz w:val="24"/>
          <w:szCs w:val="24"/>
        </w:rPr>
        <w:t xml:space="preserve">. Additionally, with a small sample size, associations were still found between GWG and DE at trimester 3. In the future, the PRESS cohort </w:t>
      </w:r>
      <w:r w:rsidRPr="0074169B">
        <w:rPr>
          <w:rFonts w:ascii="Times New Roman" w:eastAsia="Times New Roman" w:hAnsi="Times New Roman" w:cs="Times New Roman"/>
          <w:sz w:val="24"/>
          <w:szCs w:val="24"/>
        </w:rPr>
        <w:t>will be gaining more participation and therefore this analysis will be conducted with a larger participant pull, and hopefully provide more power with our analyses.</w:t>
      </w:r>
    </w:p>
    <w:p w14:paraId="4FD604E4" w14:textId="046D6F6D" w:rsidR="00F83712" w:rsidRPr="0074169B" w:rsidRDefault="00DE5BAD">
      <w:pPr>
        <w:pStyle w:val="Standard"/>
        <w:ind w:firstLine="720"/>
        <w:rPr>
          <w:sz w:val="24"/>
          <w:szCs w:val="24"/>
        </w:rPr>
      </w:pPr>
      <w:r w:rsidRPr="0074169B">
        <w:rPr>
          <w:rFonts w:ascii="Times New Roman" w:eastAsia="Times New Roman" w:hAnsi="Times New Roman" w:cs="Times New Roman"/>
          <w:sz w:val="24"/>
          <w:szCs w:val="24"/>
        </w:rPr>
        <w:t xml:space="preserve">The first limitation to this study was that pre-pregnancy weight as well as gestational age at consent was self-reported. Although the study team was able to confirm gestational age through medical records, pre-pregnancy weight was not </w:t>
      </w:r>
      <w:r w:rsidR="00F3027C" w:rsidRPr="0074169B">
        <w:rPr>
          <w:rFonts w:ascii="Times New Roman" w:eastAsia="Times New Roman" w:hAnsi="Times New Roman" w:cs="Times New Roman"/>
          <w:sz w:val="24"/>
          <w:szCs w:val="24"/>
        </w:rPr>
        <w:t>confirmed,</w:t>
      </w:r>
      <w:r w:rsidRPr="0074169B">
        <w:rPr>
          <w:rFonts w:ascii="Times New Roman" w:eastAsia="Times New Roman" w:hAnsi="Times New Roman" w:cs="Times New Roman"/>
          <w:sz w:val="24"/>
          <w:szCs w:val="24"/>
        </w:rPr>
        <w:t xml:space="preserve"> and the </w:t>
      </w:r>
      <w:r w:rsidR="00F3027C" w:rsidRPr="0074169B">
        <w:rPr>
          <w:rFonts w:ascii="Times New Roman" w:eastAsia="Times New Roman" w:hAnsi="Times New Roman" w:cs="Times New Roman"/>
          <w:sz w:val="24"/>
          <w:szCs w:val="24"/>
        </w:rPr>
        <w:t>study’s</w:t>
      </w:r>
      <w:r w:rsidRPr="0074169B">
        <w:rPr>
          <w:rFonts w:ascii="Times New Roman" w:eastAsia="Times New Roman" w:hAnsi="Times New Roman" w:cs="Times New Roman"/>
          <w:sz w:val="24"/>
          <w:szCs w:val="24"/>
        </w:rPr>
        <w:t xml:space="preserve"> results rely on this measurement to be accurate. Studies have shown that when EHR weights are not able to be collected, self-reported pre-pregnancy weights are a viable option, where one study saw less than a 2 kg difference between actual recorded </w:t>
      </w:r>
      <w:r w:rsidRPr="0074169B">
        <w:rPr>
          <w:rFonts w:ascii="Times New Roman" w:eastAsia="Times New Roman" w:hAnsi="Times New Roman" w:cs="Times New Roman"/>
          <w:sz w:val="24"/>
          <w:szCs w:val="24"/>
        </w:rPr>
        <w:t xml:space="preserve">trimester 1 weights and self-reported weights </w:t>
      </w:r>
      <w:r w:rsidRPr="0074169B">
        <w:rPr>
          <w:sz w:val="24"/>
          <w:szCs w:val="24"/>
        </w:rPr>
        <w:fldChar w:fldCharType="begin"/>
      </w:r>
      <w:r w:rsidR="00F3027C" w:rsidRPr="0074169B">
        <w:rPr>
          <w:sz w:val="24"/>
          <w:szCs w:val="24"/>
        </w:rPr>
        <w:instrText xml:space="preserve"> ADDIN ZOTERO_ITEM CSL_CITATION {"citationID":"d0hFHyhG","properties":{"formattedCitation":"\\super 43\\nosupersub{}","plainCitation":"43","noteIndex":0},"citationItems":[{"id":906,"uris":["http://zotero.org/users/5988853/items/XEBWZKDI"],"itemData":{"id":906,"type":"article-journal","abstract":"BACKGROUND: Self-reported pre-pregnancy weight and weight measured in the first trimester are both used to estimate pre-pregnancy body mass index (BMI) and gestational weight gain (GWG) but there is limited information on how they compare, especially in low- and middle-income countries, where access to a weight scale can be limited. Thus, the main goal of this study was to evaluate the agreement between self-reported pre-pregnancy weight and weight measured during the first trimester of pregnancy among Brazilian women so as to assess whether self-reported pre-pregnancy weight is reliable and can be used for calculation of BMI and GWG.\nMETHODS: Data from the Brazilian Maternal and Child Nutrition Consortium (BMCNC, n = 5563) and the National Food and Nutritional Surveillance System (SISVAN, n = 393,095) were used to evaluate the agreement between self-reported pre-pregnancy weight and weights measured in three overlapping intervals (30-94, 30-60 and 30-45 days of pregnancy) and their impact in BMI classification. We calculated intraclass correlation and Lin's concordance coefficients, constructed Bland and Altman plots, and determined Kappa coefficient for the categories of BMI.\nRESULTS: The mean of the differences between self-reported and measured weights was &lt; 2 kg during the three intervals examined for BMCNC (1.42, 1.39 and 1.56 kg) and about 1 kg for SISVAN (1.0, 1.1 and 1.2 kg). Intraclass correlation and Lin's coefficient were &gt; 0.90 for both datasets in all time intervals. Bland and Altman plots showed that the majority of the difference laid in the ±2 kg interval and that the differences did not vary according to measured first-trimester BMI. Kappa coefficient values were &gt; 0.80 for both datasets at all intervals. Using self-reported pre-pregnancy or measured weight would change, in total, the classification of BMI in 15.9, 13.5, and 12.2% of women in the BMCNC and 12.1, 10.7, and 10.2% in the SISVAN, at 30-94, 30-60 and 30-45 days, respectively.\nCONCLUSION: In Brazil, self-reported pre-pregnancy weight can be used for calculation of BMI and GWG when an early measurement of weight during pregnancy is not available. These results are especially important in a country where the majority of woman do not initiate prenatal care early in pregnancy.","container-title":"BMC pregnancy and childbirth","DOI":"10.1186/s12884-020-03354-4","ISSN":"1471-2393","issue":"1","journalAbbreviation":"BMC Pregnancy Childbirth","language":"eng","note":"PMID: 33243188\nPMCID: PMC7690094","page":"734","source":"PubMed","title":"Agreement between self-reported pre-pregnancy weight and measured first-trimester weight in Brazilian women","volume":"20","author":[{"family":"Rangel Bousquet Carrilho","given":"Thaís"},{"family":"M Rasmussen","given":"Kathleen"},{"family":"Rodrigues Farias","given":"Dayana"},{"family":"Freitas Costa","given":"Nathalia Cristina"},{"family":"Araújo Batalha","given":"Mônica"},{"family":"E Reichenheim","given":"Michael"},{"family":"O Ohuma","given":"Eric"},{"family":"Hutcheon","given":"Jennifer A."},{"family":"Kac","given":"Gilberto"},{"literal":"Brazilian Maternal and Child Nutrition Consortium"}],"issued":{"date-parts":[["2020",11,26]]}}}],"schema":"https://github.com/citation-style-language/schema/raw/master/csl-citation.json"} </w:instrText>
      </w:r>
      <w:r w:rsidRPr="0074169B">
        <w:rPr>
          <w:sz w:val="24"/>
          <w:szCs w:val="24"/>
        </w:rPr>
        <w:fldChar w:fldCharType="separate"/>
      </w:r>
      <w:r w:rsidR="00F3027C" w:rsidRPr="0074169B">
        <w:rPr>
          <w:sz w:val="24"/>
          <w:szCs w:val="24"/>
          <w:vertAlign w:val="superscript"/>
        </w:rPr>
        <w:t>43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 second limitation to our study was that we did not have every participant's EDE-QS scores throughout their pregnancy or their baseline EDE-QS scores from prior to </w:t>
      </w:r>
      <w:r w:rsidR="00F3027C" w:rsidRPr="0074169B">
        <w:rPr>
          <w:rFonts w:ascii="Times New Roman" w:eastAsia="Times New Roman" w:hAnsi="Times New Roman" w:cs="Times New Roman"/>
          <w:sz w:val="24"/>
          <w:szCs w:val="24"/>
        </w:rPr>
        <w:t>pregnancy.</w:t>
      </w:r>
      <w:r w:rsidRPr="0074169B">
        <w:rPr>
          <w:rFonts w:ascii="Times New Roman" w:eastAsia="Times New Roman" w:hAnsi="Times New Roman" w:cs="Times New Roman"/>
          <w:sz w:val="24"/>
          <w:szCs w:val="24"/>
        </w:rPr>
        <w:t xml:space="preserve"> This limitation</w:t>
      </w:r>
      <w:r w:rsidRPr="0074169B">
        <w:rPr>
          <w:rFonts w:ascii="Times New Roman" w:eastAsia="Times New Roman" w:hAnsi="Times New Roman" w:cs="Times New Roman"/>
          <w:sz w:val="24"/>
          <w:szCs w:val="24"/>
        </w:rPr>
        <w:t xml:space="preserve"> is also pertinent to our variable expectation on GWG. Because some of the participants in this sample entered the study in their second or third trimester, their expectations were also collected during that time, meaning they had already gained weight fro</w:t>
      </w:r>
      <w:r w:rsidRPr="0074169B">
        <w:rPr>
          <w:rFonts w:ascii="Times New Roman" w:eastAsia="Times New Roman" w:hAnsi="Times New Roman" w:cs="Times New Roman"/>
          <w:sz w:val="24"/>
          <w:szCs w:val="24"/>
        </w:rPr>
        <w:t>m their pregnancy, possibly biasing their responses. Once more outcome data is collected on PRESS participants, this will no longer be a limitation as more individuals will have entered in their first trimester. Thirdly, due to the recent use of EDE-QS, it</w:t>
      </w:r>
      <w:r w:rsidRPr="0074169B">
        <w:rPr>
          <w:rFonts w:ascii="Times New Roman" w:eastAsia="Times New Roman" w:hAnsi="Times New Roman" w:cs="Times New Roman"/>
          <w:sz w:val="24"/>
          <w:szCs w:val="24"/>
        </w:rPr>
        <w:t xml:space="preserve"> has not been used on a pregnant population. However, the EDE-QS has been shown to be just as effective as the full EDE-Q and a useful measure in pregnancy due to no other measures having been validated </w:t>
      </w:r>
      <w:r w:rsidRPr="0074169B">
        <w:rPr>
          <w:sz w:val="24"/>
          <w:szCs w:val="24"/>
        </w:rPr>
        <w:fldChar w:fldCharType="begin"/>
      </w:r>
      <w:r w:rsidR="00F3027C" w:rsidRPr="0074169B">
        <w:rPr>
          <w:sz w:val="24"/>
          <w:szCs w:val="24"/>
        </w:rPr>
        <w:instrText xml:space="preserve"> ADDIN ZOTERO_ITEM CSL_CITATION {"citationID":"pgHpknYC","properties":{"formattedCitation":"\\super 33,44\\nosupersub{}","plainCitation":"33,44","noteIndex":0},"citationItems":[{"id":584,"uris":["http://zotero.org/users/5988853/items/34H3AHRV"],"itemData":{"id":584,"type":"article-journal","abstract":"BACKGROUND: The Eating Disorder Examination - Questionnaire Short (EDE-QS) was developed as a 12-item version of the Eating Disorder Examination Questionnaire (EDE-Q) with a 4-point response scale that assesses eating disorder (ED) symptoms over the preceding 7 days. It has demonstrated good psychometric properties at initial testing. The purpose of this brief report is to determine a threshold score that could be used in screening for probable ED cases in community settings.\nMETHODS: Data collected from Gideon et al. (2016) were re-analyzed. In their study, 559 participants (80.86% female; 9.66% self-reported ED diagnosis) completed the EDE-Q, EDE-QS, SCOFF, and Clinical Impairment Assessment (CIA). Discriminatory power was compared between ED instruments using receiver operating characteristic (ROC) curve analyses.\nRESULTS: A score of 15 emerged as the threshold that ensured the best trade-off between sensitivity (.83) and specificity (.85), and good positive predictive value (.37) for the EDE-QS, with discriminatory power comparable to other ED instruments.\nCONCLUSION: The EDE-QS appears to be an instrument with good discriminatory power that could be used for ED screening purposes.","container-title":"BMC psychiatry","DOI":"10.1186/s12888-020-02565-5","ISSN":"1471-244X","issue":"1","journalAbbreviation":"BMC Psychiatry","language":"eng","note":"PMID: 32245441\nPMCID: PMC7118929","page":"146","source":"PubMed","title":"Further development of the 12-item EDE-QS: identifying a cut-off for screening purposes","title-short":"Further development of the 12-item EDE-QS","volume":"20","author":[{"family":"Prnjak","given":"Katarina"},{"family":"Mitchison","given":"Deborah"},{"family":"Griffiths","given":"Scott"},{"family":"Mond","given":"Jonathan"},{"family":"Gideon","given":"Nicole"},{"family":"Serpell","given":"Lucy"},{"family":"Hay","given":"Phillipa"}],"issued":{"date-parts":[["2020",4,3]]}}},{"id":590,"uris":["http://zotero.org/users/5988853/items/8UCZQDIC"],"itemData":{"id":590,"type":"article-journal","abstract":"Although disordered eating in pregnancy has been linked to numerous negative consequences, there is currently no published instrument specifically devised to identify or measure such symptoms in pregnancy. As such, this study systematically reviewed the literature to evaluate the performance of general measures of disordered eating in pregnancy samples. A systematic search of the following electronic databases was undertaken from inception to April 2019: Scopus, Medline, PsycINFO, Embase, ProQuest Dissertations and Theses, and the Cumulative Index to Nursing and Allied Health Literature. From 1724 citations, eight publications met the inclusion criteria and were included in the review. Most of the included studies (6/8) were of reasonable quality. Overall, three self-report inventories (EDE-Q, EDI-2, and DEBS) and one semi-structured clinical interview (EDE) had some form of psychometric information available. Most studies reported reliability, with only two reporting validity. No studies assessed screening accuracy. Other than the EDE-Q, which had preliminary evidence to suggest possible utility in pregnancy, the findings of this review revealed little to no evidence to support the use of general measures of disordered eating in pregnancy. A strong need for research exploring the validity of existing measures in pregnancy samples, including the EDE-Q, was also evident.","container-title":"Eating Disorders","DOI":"10.1080/10640266.2019.1663478","ISSN":"1532-530X","issue":"4","journalAbbreviation":"Eat Disord","language":"eng","note":"PMID: 31675283","page":"421-446","source":"PubMed","title":"Disordered eating measures validated in pregnancy samples: a systematic review","title-short":"Disordered eating measures validated in pregnancy samples","volume":"29","author":[{"family":"Bannatyne","given":"Amy Jean"},{"family":"McNeil","given":"Elyse"},{"family":"Stapleton","given":"Peta"},{"family":"MacKenzie-Shalders","given":"Kristen"},{"family":"Watt","given":"Bruce"}],"issued":{"date-parts":[["2021",8]]}}}],"schema":"https://github.com/citation-style-language/schema/raw/master/csl-citation.json"} </w:instrText>
      </w:r>
      <w:r w:rsidRPr="0074169B">
        <w:rPr>
          <w:sz w:val="24"/>
          <w:szCs w:val="24"/>
        </w:rPr>
        <w:fldChar w:fldCharType="separate"/>
      </w:r>
      <w:r w:rsidR="00F3027C" w:rsidRPr="0074169B">
        <w:rPr>
          <w:sz w:val="24"/>
          <w:szCs w:val="24"/>
          <w:vertAlign w:val="superscript"/>
        </w:rPr>
        <w:t>33,44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After recruitment for the study began, a new screening tool was developed to identify eating disorders throughout pregnancy, the Prenatal Eating Behaviors Screening </w:t>
      </w:r>
      <w:r w:rsidRPr="0074169B">
        <w:rPr>
          <w:rFonts w:ascii="Times New Roman" w:eastAsia="Times New Roman" w:hAnsi="Times New Roman" w:cs="Times New Roman"/>
          <w:sz w:val="24"/>
          <w:szCs w:val="24"/>
        </w:rPr>
        <w:t xml:space="preserve">Tool (PEBS) </w:t>
      </w:r>
      <w:r w:rsidRPr="0074169B">
        <w:rPr>
          <w:sz w:val="24"/>
          <w:szCs w:val="24"/>
        </w:rPr>
        <w:fldChar w:fldCharType="begin"/>
      </w:r>
      <w:r w:rsidR="00F3027C" w:rsidRPr="0074169B">
        <w:rPr>
          <w:sz w:val="24"/>
          <w:szCs w:val="24"/>
        </w:rPr>
        <w:instrText xml:space="preserve"> ADDIN ZOTERO_ITEM CSL_CITATION {"citationID":"3gZzy6Nl","properties":{"formattedCitation":"\\super 45\\nosupersub{}","plainCitation":"45","noteIndex":0},"citationItems":[{"id":882,"uris":["http://zotero.org/users/5988853/items/TGWM8QPA"],"itemData":{"id":882,"type":"article-journal","abstract":"Rapid screening tools are useful for identifying at-risk patients and referring them for further assessment and treatment, but none exist that consider the unique medical needs of pregnant women with eating disorders (EDs). There is a need for a rapid, sensitive, and specific screening tool that can be used to identify a potential ED in pregnancy. We started with a set of 25 questions, developed from our qualitative work along with other ED screening tools, and tested on a development (n = 190) and validation sample (n = 167). Statistical analysis included factor analysis and logistic regressions with ROC curves. Development and validation samples were combined for trimester analysis (n = 357). Refining the tool to 12 items demonstrated strong internal reliability (development alpha = 0.95, validation alpha = 0.91). With correlated errors, questions demonstrated acceptable CFA fit (development: GFI: 0.91, RMSEA: 0.10, NNFI: 0.95; validation: GFI: 0.85, RMSEA: 0.14, NNFI: 0.86). Similar fits were seen by trimester: first trimester n = 127, GFI: 0.89, RMSEA: 0.12, NNFI: 0.94; second trimester n = 150, GFI: 0.83, RMSEA: 0.14, NNFI: 0.88; third trimester n = 80, GFI: 0.99, NNFI: 0.99. Validation against current ED diagnosis demonstrated acceptable sensitivity and specificity using a cutoff of 39 (development sensitivity = 80.7%, specificity = 79.7%, OR = 16.42, 95% CI: 7.51, 35.88; validation sensitivity = 69.2%, specificity = 86.5%, OR: 17.43, 95% CI: 6.46, 47.01). Findings suggest the PEBS tool can reliably and sensitively detect EDs across pregnancy trimesters with 12 questions. A further implication of this work is to reduce health and mental health treatment disparities through this standard and rapid screening measure to ensure early identification and treatment.","container-title":"Archives of Women's Mental Health","DOI":"10.1007/s00737-022-01230-y","ISSN":"1435-1102","issue":"4","journalAbbreviation":"Arch Womens Ment Health","language":"eng","note":"PMID: 35499780\nPMCID: PMC9058752","page":"705-716","source":"PubMed","title":"Development and validation across trimester of the Prenatal Eating Behaviors Screening tool","volume":"25","author":[{"family":"Claydon","given":"Elizabeth A."},{"family":"Lilly","given":"Christa L."},{"family":"Ceglar","given":"Jordan X."},{"family":"Dueñas-Garcia","given":"Omar F."}],"issued":{"date-parts":[["2022",8]]}}}],"schema":"https://github.com/citation-style-language/schema/raw/master/csl-citation.json"}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45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However, the </w:t>
      </w:r>
      <w:r w:rsidRPr="0074169B">
        <w:rPr>
          <w:rFonts w:ascii="Times New Roman" w:eastAsia="Times New Roman" w:hAnsi="Times New Roman" w:cs="Times New Roman"/>
          <w:sz w:val="24"/>
          <w:szCs w:val="24"/>
        </w:rPr>
        <w:t xml:space="preserve">tool may have issues with scale homogeneity and was validated with a majority white population, and still needs further development and validation </w:t>
      </w:r>
      <w:r w:rsidRPr="0074169B">
        <w:rPr>
          <w:sz w:val="24"/>
          <w:szCs w:val="24"/>
        </w:rPr>
        <w:fldChar w:fldCharType="begin"/>
      </w:r>
      <w:r w:rsidR="00F3027C" w:rsidRPr="0074169B">
        <w:rPr>
          <w:sz w:val="24"/>
          <w:szCs w:val="24"/>
        </w:rPr>
        <w:instrText xml:space="preserve"> ADDIN ZOTERO_ITEM CSL_CITATION {"citationID":"wgUmy3iR","properties":{"formattedCitation":"\\super 45\\nosupersub{}","plainCitation":"45","noteIndex":0},"citationItems":[{"id":882,"uris":["http://zotero.org/users/5988853/items/TGWM8QPA"],"itemData":{"id":882,"type":"article-journal","abstract":"Rapid screening tools are useful for identifying at-risk patients and referring them for further assessment and treatment, but none exist that consider the unique medical needs of pregnant women with eating disorders (EDs). There is a need for a rapid, sensitive, and specific screening tool that can be used to identify a potential ED in pregnancy. We started with a set of 25 questions, developed from our qualitative work along with other ED screening tools, and tested on a development (n = 190) and validation sample (n = 167). Statistical analysis included factor analysis and logistic regressions with ROC curves. Development and validation samples were combined for trimester analysis (n = 357). Refining the tool to 12 items demonstrated strong internal reliability (development alpha = 0.95, validation alpha = 0.91). With correlated errors, questions demonstrated acceptable CFA fit (development: GFI: 0.91, RMSEA: 0.10, NNFI: 0.95; validation: GFI: 0.85, RMSEA: 0.14, NNFI: 0.86). Similar fits were seen by trimester: first trimester n = 127, GFI: 0.89, RMSEA: 0.12, NNFI: 0.94; second trimester n = 150, GFI: 0.83, RMSEA: 0.14, NNFI: 0.88; third trimester n = 80, GFI: 0.99, NNFI: 0.99. Validation against current ED diagnosis demonstrated acceptable sensitivity and specificity using a cutoff of 39 (development sensitivity = 80.7%, specificity = 79.7%, OR = 16.42, 95% CI: 7.51, 35.88; validation sensitivity = 69.2%, specificity = 86.5%, OR: 17.43, 95% CI: 6.46, 47.01). Findings suggest the PEBS tool can reliably and sensitively detect EDs across pregnancy trimesters with 12 questions. A further implication of this work is to reduce health and mental health treatment disparities through this standard and rapid screening measure to ensure early identification and treatment.","container-title":"Archives of Women's Mental Health","DOI":"10.1007/s00737-022-01230-y","ISSN":"1435-1102","issue":"4","journalAbbreviation":"Arch Womens Ment Health","language":"eng","note":"PMID: 35499780\nPMCID: PMC9058752","page":"705-716","source":"PubMed","title":"Development and validation across trimester of the Prenatal Eating Behaviors Screening tool","volume":"25","author":[{"family":"Claydon","given":"Elizabeth A."},{"family":"Lilly","given":"Christa L."},{"family":"Ceglar","given":"Jordan X."},{"family":"Dueñas-Garcia","given":"Omar F."}],"issued":{"date-parts":[["2022",8]]}}}],"schema":"https://github.com/citation-style-language/schema/raw/master/csl-citation.json"}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45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 further limitation to the study was that actual GWG was collected through medical records and last weight recorded during pregnancy.</w:t>
      </w:r>
      <w:r w:rsidRPr="0074169B">
        <w:rPr>
          <w:rFonts w:ascii="Times New Roman" w:eastAsia="Times New Roman" w:hAnsi="Times New Roman" w:cs="Times New Roman"/>
          <w:sz w:val="24"/>
          <w:szCs w:val="24"/>
        </w:rPr>
        <w:t xml:space="preserve"> Since not every individual’s weight was taken at the same time there may be discrepancies in GWG based on when this data was collected from EHR. </w:t>
      </w:r>
      <w:r w:rsidR="00F3027C" w:rsidRPr="0074169B">
        <w:rPr>
          <w:rFonts w:ascii="Times New Roman" w:eastAsia="Times New Roman" w:hAnsi="Times New Roman" w:cs="Times New Roman"/>
          <w:sz w:val="24"/>
          <w:szCs w:val="24"/>
        </w:rPr>
        <w:t>However, EHR</w:t>
      </w:r>
      <w:r w:rsidRPr="0074169B">
        <w:rPr>
          <w:rFonts w:ascii="Times New Roman" w:eastAsia="Times New Roman" w:hAnsi="Times New Roman" w:cs="Times New Roman"/>
          <w:sz w:val="24"/>
          <w:szCs w:val="24"/>
        </w:rPr>
        <w:t xml:space="preserve"> weights were taken on average 3.54 +/- 3.1 days before delivery. Lastly, the sample was primarily</w:t>
      </w:r>
      <w:r w:rsidRPr="0074169B">
        <w:rPr>
          <w:rFonts w:ascii="Times New Roman" w:eastAsia="Times New Roman" w:hAnsi="Times New Roman" w:cs="Times New Roman"/>
          <w:sz w:val="24"/>
          <w:szCs w:val="24"/>
        </w:rPr>
        <w:t xml:space="preserve"> white, educated and had higher income, meaning data from the sample may not be representative of populations outside of our sample. </w:t>
      </w:r>
      <w:r w:rsidR="00AD11E0">
        <w:rPr>
          <w:rFonts w:ascii="Times New Roman" w:eastAsia="Times New Roman" w:hAnsi="Times New Roman" w:cs="Times New Roman"/>
          <w:sz w:val="24"/>
          <w:szCs w:val="24"/>
        </w:rPr>
        <w:t xml:space="preserve">I </w:t>
      </w:r>
      <w:r w:rsidRPr="0074169B">
        <w:rPr>
          <w:rFonts w:ascii="Times New Roman" w:eastAsia="Times New Roman" w:hAnsi="Times New Roman" w:cs="Times New Roman"/>
          <w:sz w:val="24"/>
          <w:szCs w:val="24"/>
        </w:rPr>
        <w:t>hope further research is conducted to examine this association between GWG and disordered eating late in pregnancy, adjus</w:t>
      </w:r>
      <w:r w:rsidRPr="0074169B">
        <w:rPr>
          <w:rFonts w:ascii="Times New Roman" w:eastAsia="Times New Roman" w:hAnsi="Times New Roman" w:cs="Times New Roman"/>
          <w:sz w:val="24"/>
          <w:szCs w:val="24"/>
        </w:rPr>
        <w:t>ting for pre-pregnancy disordered eating, as well as reassessing whether maintaining expectations impacts this relationship.</w:t>
      </w:r>
    </w:p>
    <w:p w14:paraId="24F4E595" w14:textId="1798C240" w:rsidR="00F83712" w:rsidRPr="0087544B" w:rsidRDefault="00DE5BAD" w:rsidP="0087544B">
      <w:pPr>
        <w:pStyle w:val="Standard"/>
        <w:ind w:firstLine="720"/>
        <w:rPr>
          <w:sz w:val="24"/>
          <w:szCs w:val="24"/>
        </w:rPr>
      </w:pPr>
      <w:r w:rsidRPr="0074169B">
        <w:rPr>
          <w:rFonts w:ascii="Times New Roman" w:eastAsia="Times New Roman" w:hAnsi="Times New Roman" w:cs="Times New Roman"/>
          <w:sz w:val="24"/>
          <w:szCs w:val="24"/>
        </w:rPr>
        <w:t>Findings from this study have demonstrated that there is a relationship between GWG and disordered eating during the last trimester</w:t>
      </w:r>
      <w:r w:rsidRPr="0074169B">
        <w:rPr>
          <w:rFonts w:ascii="Times New Roman" w:eastAsia="Times New Roman" w:hAnsi="Times New Roman" w:cs="Times New Roman"/>
          <w:sz w:val="24"/>
          <w:szCs w:val="24"/>
        </w:rPr>
        <w:t xml:space="preserve"> of pregnancy. Additionally, individuals who have aligned expectations </w:t>
      </w:r>
      <w:r w:rsidR="002921EA">
        <w:rPr>
          <w:rFonts w:ascii="Times New Roman" w:eastAsia="Times New Roman" w:hAnsi="Times New Roman" w:cs="Times New Roman"/>
          <w:sz w:val="24"/>
          <w:szCs w:val="24"/>
        </w:rPr>
        <w:t xml:space="preserve">with their actual GWG </w:t>
      </w:r>
      <w:r w:rsidRPr="0074169B">
        <w:rPr>
          <w:rFonts w:ascii="Times New Roman" w:eastAsia="Times New Roman" w:hAnsi="Times New Roman" w:cs="Times New Roman"/>
          <w:sz w:val="24"/>
          <w:szCs w:val="24"/>
        </w:rPr>
        <w:t>have a stronger positive association between GWG and disordered eating, compared to individuals who over- or underestimated their actual GWG. Interventions aimed a</w:t>
      </w:r>
      <w:r w:rsidRPr="0074169B">
        <w:rPr>
          <w:rFonts w:ascii="Times New Roman" w:eastAsia="Times New Roman" w:hAnsi="Times New Roman" w:cs="Times New Roman"/>
          <w:sz w:val="24"/>
          <w:szCs w:val="24"/>
        </w:rPr>
        <w:t xml:space="preserve">t detecting disordered eating during </w:t>
      </w:r>
      <w:r w:rsidR="009856BD">
        <w:rPr>
          <w:rFonts w:ascii="Times New Roman" w:eastAsia="Times New Roman" w:hAnsi="Times New Roman" w:cs="Times New Roman"/>
          <w:sz w:val="24"/>
          <w:szCs w:val="24"/>
        </w:rPr>
        <w:t xml:space="preserve">all timepoints during </w:t>
      </w:r>
      <w:r w:rsidRPr="0074169B">
        <w:rPr>
          <w:rFonts w:ascii="Times New Roman" w:eastAsia="Times New Roman" w:hAnsi="Times New Roman" w:cs="Times New Roman"/>
          <w:sz w:val="24"/>
          <w:szCs w:val="24"/>
        </w:rPr>
        <w:t>pregnancy should be introduced as well as discussion around GWG in relation to NAM guidelines may need to be reevaluated based on the associated mental health consequences.</w:t>
      </w:r>
    </w:p>
    <w:p w14:paraId="6302CDCD" w14:textId="377933EA" w:rsidR="00612C87" w:rsidRPr="005B2F9C" w:rsidRDefault="00DE5BAD">
      <w:pPr>
        <w:pStyle w:val="Standard"/>
        <w:rPr>
          <w:rFonts w:ascii="Times New Roman" w:eastAsia="Times New Roman" w:hAnsi="Times New Roman" w:cs="Times New Roman"/>
          <w:b/>
          <w:sz w:val="32"/>
          <w:szCs w:val="32"/>
        </w:rPr>
      </w:pPr>
      <w:r w:rsidRPr="005B2F9C">
        <w:rPr>
          <w:rFonts w:ascii="Times New Roman" w:eastAsia="Times New Roman" w:hAnsi="Times New Roman" w:cs="Times New Roman"/>
          <w:b/>
          <w:sz w:val="32"/>
          <w:szCs w:val="32"/>
        </w:rPr>
        <w:lastRenderedPageBreak/>
        <w:t>Acknowledgements</w:t>
      </w:r>
      <w:r w:rsidR="002E08CD">
        <w:rPr>
          <w:rFonts w:ascii="Times New Roman" w:eastAsia="Times New Roman" w:hAnsi="Times New Roman" w:cs="Times New Roman"/>
          <w:b/>
          <w:sz w:val="32"/>
          <w:szCs w:val="32"/>
        </w:rPr>
        <w:t xml:space="preserve"> &amp; Funding</w:t>
      </w:r>
    </w:p>
    <w:p w14:paraId="0BC05902" w14:textId="73647474" w:rsidR="00612C87" w:rsidRPr="00612C87" w:rsidRDefault="00612C87" w:rsidP="00612C87">
      <w:pPr>
        <w:pStyle w:val="Standard"/>
        <w:numPr>
          <w:ilvl w:val="0"/>
          <w:numId w:val="2"/>
        </w:numPr>
        <w:rPr>
          <w:sz w:val="24"/>
          <w:szCs w:val="24"/>
        </w:rPr>
      </w:pPr>
      <w:r w:rsidRPr="0074169B">
        <w:rPr>
          <w:rFonts w:ascii="Times New Roman" w:eastAsia="Times New Roman" w:hAnsi="Times New Roman" w:cs="Times New Roman"/>
          <w:sz w:val="24"/>
          <w:szCs w:val="24"/>
        </w:rPr>
        <w:t>PRESS Participants</w:t>
      </w:r>
    </w:p>
    <w:p w14:paraId="5B7BE7B7" w14:textId="36C7338D" w:rsidR="00F83712" w:rsidRPr="009D24CA" w:rsidRDefault="00DE5BAD">
      <w:pPr>
        <w:pStyle w:val="Standard"/>
        <w:numPr>
          <w:ilvl w:val="0"/>
          <w:numId w:val="2"/>
        </w:numPr>
        <w:rPr>
          <w:sz w:val="24"/>
          <w:szCs w:val="24"/>
        </w:rPr>
      </w:pPr>
      <w:r w:rsidRPr="0074169B">
        <w:rPr>
          <w:rFonts w:ascii="Times New Roman" w:eastAsia="Times New Roman" w:hAnsi="Times New Roman" w:cs="Times New Roman"/>
          <w:sz w:val="24"/>
          <w:szCs w:val="24"/>
        </w:rPr>
        <w:t>Molly Mulcahy PhD</w:t>
      </w:r>
      <w:r w:rsidR="00612C87">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MS</w:t>
      </w:r>
      <w:r w:rsidR="00612C87">
        <w:rPr>
          <w:rFonts w:ascii="Times New Roman" w:eastAsia="Times New Roman" w:hAnsi="Times New Roman" w:cs="Times New Roman"/>
          <w:sz w:val="24"/>
          <w:szCs w:val="24"/>
        </w:rPr>
        <w:t>, RD</w:t>
      </w:r>
    </w:p>
    <w:p w14:paraId="4EED2708" w14:textId="1B8841C8" w:rsidR="009D24CA" w:rsidRPr="009D24CA" w:rsidRDefault="009D24CA" w:rsidP="009D24CA">
      <w:pPr>
        <w:pStyle w:val="Standard"/>
        <w:numPr>
          <w:ilvl w:val="0"/>
          <w:numId w:val="2"/>
        </w:numPr>
        <w:rPr>
          <w:sz w:val="24"/>
          <w:szCs w:val="24"/>
        </w:rPr>
      </w:pPr>
      <w:r w:rsidRPr="0074169B">
        <w:rPr>
          <w:rFonts w:ascii="Times New Roman" w:eastAsia="Times New Roman" w:hAnsi="Times New Roman" w:cs="Times New Roman"/>
          <w:sz w:val="24"/>
          <w:szCs w:val="24"/>
        </w:rPr>
        <w:t>Committee Members</w:t>
      </w:r>
    </w:p>
    <w:p w14:paraId="3B752E9F" w14:textId="77777777" w:rsidR="00F83712" w:rsidRPr="0074169B" w:rsidRDefault="00DE5BAD">
      <w:pPr>
        <w:pStyle w:val="Standard"/>
        <w:numPr>
          <w:ilvl w:val="0"/>
          <w:numId w:val="1"/>
        </w:numPr>
        <w:rPr>
          <w:sz w:val="24"/>
          <w:szCs w:val="24"/>
        </w:rPr>
      </w:pPr>
      <w:r w:rsidRPr="0074169B">
        <w:rPr>
          <w:rFonts w:ascii="Times New Roman" w:eastAsia="Times New Roman" w:hAnsi="Times New Roman" w:cs="Times New Roman"/>
          <w:sz w:val="24"/>
          <w:szCs w:val="24"/>
        </w:rPr>
        <w:t>PRESS Team Members</w:t>
      </w:r>
    </w:p>
    <w:p w14:paraId="198A6D1F" w14:textId="77777777" w:rsidR="00F83712" w:rsidRPr="0074169B" w:rsidRDefault="00DE5BAD">
      <w:pPr>
        <w:pStyle w:val="Standard"/>
        <w:numPr>
          <w:ilvl w:val="0"/>
          <w:numId w:val="1"/>
        </w:numPr>
        <w:rPr>
          <w:sz w:val="24"/>
          <w:szCs w:val="24"/>
        </w:rPr>
      </w:pPr>
      <w:r w:rsidRPr="0074169B">
        <w:rPr>
          <w:rFonts w:ascii="Times New Roman" w:eastAsia="Times New Roman" w:hAnsi="Times New Roman" w:cs="Times New Roman"/>
          <w:sz w:val="24"/>
          <w:szCs w:val="24"/>
        </w:rPr>
        <w:t>Bridges Lab Members</w:t>
      </w:r>
    </w:p>
    <w:p w14:paraId="6E88EC31" w14:textId="77777777" w:rsidR="00F83712" w:rsidRPr="0074169B" w:rsidRDefault="00DE5BAD">
      <w:pPr>
        <w:pStyle w:val="Standard"/>
        <w:numPr>
          <w:ilvl w:val="0"/>
          <w:numId w:val="1"/>
        </w:numPr>
        <w:rPr>
          <w:sz w:val="24"/>
          <w:szCs w:val="24"/>
        </w:rPr>
      </w:pPr>
      <w:r w:rsidRPr="0074169B">
        <w:rPr>
          <w:rFonts w:ascii="Times New Roman" w:eastAsia="Times New Roman" w:hAnsi="Times New Roman" w:cs="Times New Roman"/>
          <w:sz w:val="24"/>
          <w:szCs w:val="24"/>
        </w:rPr>
        <w:t>Sonneville Group Members</w:t>
      </w:r>
    </w:p>
    <w:p w14:paraId="15D9FAE8" w14:textId="77777777" w:rsidR="00F83712" w:rsidRPr="0074169B" w:rsidRDefault="00DE5BAD">
      <w:pPr>
        <w:pStyle w:val="Standard"/>
        <w:numPr>
          <w:ilvl w:val="0"/>
          <w:numId w:val="1"/>
        </w:numPr>
        <w:rPr>
          <w:sz w:val="24"/>
          <w:szCs w:val="24"/>
        </w:rPr>
      </w:pPr>
      <w:r w:rsidRPr="0074169B">
        <w:rPr>
          <w:rFonts w:ascii="Times New Roman" w:eastAsia="Times New Roman" w:hAnsi="Times New Roman" w:cs="Times New Roman"/>
          <w:sz w:val="24"/>
          <w:szCs w:val="24"/>
        </w:rPr>
        <w:t>Michigan Medicine OB Department Partners</w:t>
      </w:r>
    </w:p>
    <w:p w14:paraId="667B475B" w14:textId="77777777" w:rsidR="00F83712" w:rsidRPr="0074169B" w:rsidRDefault="00DE5BAD">
      <w:pPr>
        <w:pStyle w:val="Standard"/>
        <w:numPr>
          <w:ilvl w:val="0"/>
          <w:numId w:val="1"/>
        </w:numPr>
        <w:rPr>
          <w:sz w:val="24"/>
          <w:szCs w:val="24"/>
        </w:rPr>
      </w:pPr>
      <w:r w:rsidRPr="0074169B">
        <w:rPr>
          <w:rFonts w:ascii="Times New Roman" w:eastAsia="Times New Roman" w:hAnsi="Times New Roman" w:cs="Times New Roman"/>
          <w:sz w:val="24"/>
          <w:szCs w:val="24"/>
        </w:rPr>
        <w:t>MICHR</w:t>
      </w:r>
    </w:p>
    <w:p w14:paraId="2BAEBFB3" w14:textId="3D726953" w:rsidR="002E08CD" w:rsidRPr="00612C87" w:rsidRDefault="002E08CD" w:rsidP="009D24CA">
      <w:pPr>
        <w:pStyle w:val="Standard"/>
        <w:numPr>
          <w:ilvl w:val="0"/>
          <w:numId w:val="1"/>
        </w:numPr>
        <w:rPr>
          <w:sz w:val="24"/>
          <w:szCs w:val="24"/>
        </w:rPr>
      </w:pPr>
      <w:r>
        <w:rPr>
          <w:rFonts w:ascii="Times New Roman" w:eastAsia="Times New Roman" w:hAnsi="Times New Roman" w:cs="Times New Roman"/>
          <w:sz w:val="24"/>
          <w:szCs w:val="24"/>
        </w:rPr>
        <w:t>Rackham Graduate Research Grant</w:t>
      </w:r>
    </w:p>
    <w:p w14:paraId="26865D5C" w14:textId="77777777" w:rsidR="00F83712" w:rsidRDefault="00F83712">
      <w:pPr>
        <w:pStyle w:val="Standard"/>
        <w:rPr>
          <w:rFonts w:ascii="Times New Roman" w:eastAsia="Times New Roman" w:hAnsi="Times New Roman" w:cs="Times New Roman"/>
          <w:b/>
        </w:rPr>
      </w:pPr>
    </w:p>
    <w:p w14:paraId="5406BB95" w14:textId="77777777" w:rsidR="0080556E" w:rsidRDefault="0080556E">
      <w:pPr>
        <w:pStyle w:val="Standard"/>
        <w:rPr>
          <w:rFonts w:ascii="Times New Roman" w:eastAsia="Times New Roman" w:hAnsi="Times New Roman" w:cs="Times New Roman"/>
          <w:b/>
        </w:rPr>
      </w:pPr>
    </w:p>
    <w:p w14:paraId="2632E571" w14:textId="77777777" w:rsidR="0080556E" w:rsidRDefault="0080556E">
      <w:pPr>
        <w:pStyle w:val="Standard"/>
        <w:rPr>
          <w:rFonts w:ascii="Times New Roman" w:eastAsia="Times New Roman" w:hAnsi="Times New Roman" w:cs="Times New Roman"/>
          <w:b/>
        </w:rPr>
      </w:pPr>
    </w:p>
    <w:p w14:paraId="47483018" w14:textId="77777777" w:rsidR="0080556E" w:rsidRDefault="0080556E">
      <w:pPr>
        <w:pStyle w:val="Standard"/>
        <w:rPr>
          <w:rFonts w:ascii="Times New Roman" w:eastAsia="Times New Roman" w:hAnsi="Times New Roman" w:cs="Times New Roman"/>
          <w:b/>
        </w:rPr>
      </w:pPr>
    </w:p>
    <w:p w14:paraId="74089AE9" w14:textId="77777777" w:rsidR="0080556E" w:rsidRDefault="0080556E">
      <w:pPr>
        <w:pStyle w:val="Standard"/>
        <w:rPr>
          <w:rFonts w:ascii="Times New Roman" w:eastAsia="Times New Roman" w:hAnsi="Times New Roman" w:cs="Times New Roman"/>
          <w:b/>
        </w:rPr>
      </w:pPr>
    </w:p>
    <w:p w14:paraId="73203E70" w14:textId="77777777" w:rsidR="0080556E" w:rsidRDefault="0080556E">
      <w:pPr>
        <w:pStyle w:val="Standard"/>
        <w:rPr>
          <w:rFonts w:ascii="Times New Roman" w:eastAsia="Times New Roman" w:hAnsi="Times New Roman" w:cs="Times New Roman"/>
          <w:b/>
        </w:rPr>
      </w:pPr>
    </w:p>
    <w:p w14:paraId="533D845E" w14:textId="77777777" w:rsidR="0080556E" w:rsidRDefault="0080556E">
      <w:pPr>
        <w:pStyle w:val="Standard"/>
        <w:rPr>
          <w:rFonts w:ascii="Times New Roman" w:eastAsia="Times New Roman" w:hAnsi="Times New Roman" w:cs="Times New Roman"/>
          <w:b/>
        </w:rPr>
      </w:pPr>
    </w:p>
    <w:p w14:paraId="359ACE0E" w14:textId="77777777" w:rsidR="0080556E" w:rsidRDefault="0080556E">
      <w:pPr>
        <w:pStyle w:val="Standard"/>
        <w:rPr>
          <w:rFonts w:ascii="Times New Roman" w:eastAsia="Times New Roman" w:hAnsi="Times New Roman" w:cs="Times New Roman"/>
          <w:b/>
        </w:rPr>
      </w:pPr>
    </w:p>
    <w:p w14:paraId="3B7F2E82" w14:textId="77777777" w:rsidR="0080556E" w:rsidRDefault="0080556E">
      <w:pPr>
        <w:pStyle w:val="Standard"/>
        <w:rPr>
          <w:rFonts w:ascii="Times New Roman" w:eastAsia="Times New Roman" w:hAnsi="Times New Roman" w:cs="Times New Roman"/>
          <w:b/>
        </w:rPr>
      </w:pPr>
    </w:p>
    <w:p w14:paraId="32094828" w14:textId="77777777" w:rsidR="0080556E" w:rsidRDefault="0080556E">
      <w:pPr>
        <w:pStyle w:val="Standard"/>
        <w:rPr>
          <w:rFonts w:ascii="Times New Roman" w:eastAsia="Times New Roman" w:hAnsi="Times New Roman" w:cs="Times New Roman"/>
          <w:b/>
        </w:rPr>
      </w:pPr>
    </w:p>
    <w:p w14:paraId="174FDB61" w14:textId="77777777" w:rsidR="0080556E" w:rsidRDefault="0080556E">
      <w:pPr>
        <w:pStyle w:val="Standard"/>
        <w:rPr>
          <w:rFonts w:ascii="Times New Roman" w:eastAsia="Times New Roman" w:hAnsi="Times New Roman" w:cs="Times New Roman"/>
          <w:b/>
        </w:rPr>
      </w:pPr>
    </w:p>
    <w:p w14:paraId="260680C6" w14:textId="77777777" w:rsidR="0080556E" w:rsidRDefault="0080556E">
      <w:pPr>
        <w:pStyle w:val="Standard"/>
        <w:rPr>
          <w:rFonts w:ascii="Times New Roman" w:eastAsia="Times New Roman" w:hAnsi="Times New Roman" w:cs="Times New Roman"/>
          <w:b/>
        </w:rPr>
      </w:pPr>
    </w:p>
    <w:p w14:paraId="70F5283C" w14:textId="77777777" w:rsidR="0080556E" w:rsidRDefault="0080556E">
      <w:pPr>
        <w:pStyle w:val="Standard"/>
        <w:rPr>
          <w:rFonts w:ascii="Times New Roman" w:eastAsia="Times New Roman" w:hAnsi="Times New Roman" w:cs="Times New Roman"/>
          <w:b/>
        </w:rPr>
      </w:pPr>
    </w:p>
    <w:p w14:paraId="3CB14086" w14:textId="77777777" w:rsidR="0080556E" w:rsidRDefault="0080556E">
      <w:pPr>
        <w:pStyle w:val="Standard"/>
        <w:rPr>
          <w:rFonts w:ascii="Times New Roman" w:eastAsia="Times New Roman" w:hAnsi="Times New Roman" w:cs="Times New Roman"/>
          <w:b/>
        </w:rPr>
      </w:pPr>
    </w:p>
    <w:p w14:paraId="1BC56247" w14:textId="77777777" w:rsidR="0080556E" w:rsidRDefault="0080556E">
      <w:pPr>
        <w:pStyle w:val="Standard"/>
        <w:rPr>
          <w:rFonts w:ascii="Times New Roman" w:eastAsia="Times New Roman" w:hAnsi="Times New Roman" w:cs="Times New Roman"/>
          <w:b/>
        </w:rPr>
      </w:pPr>
    </w:p>
    <w:p w14:paraId="0FEF28CF" w14:textId="77777777" w:rsidR="0080556E" w:rsidRDefault="0080556E">
      <w:pPr>
        <w:pStyle w:val="Standard"/>
        <w:rPr>
          <w:rFonts w:ascii="Times New Roman" w:eastAsia="Times New Roman" w:hAnsi="Times New Roman" w:cs="Times New Roman"/>
          <w:b/>
        </w:rPr>
      </w:pPr>
    </w:p>
    <w:p w14:paraId="6416EDF7" w14:textId="77777777" w:rsidR="0080556E" w:rsidRDefault="0080556E">
      <w:pPr>
        <w:pStyle w:val="Standard"/>
        <w:rPr>
          <w:rFonts w:ascii="Times New Roman" w:eastAsia="Times New Roman" w:hAnsi="Times New Roman" w:cs="Times New Roman"/>
          <w:b/>
        </w:rPr>
      </w:pPr>
    </w:p>
    <w:p w14:paraId="3A65C0EF" w14:textId="77777777" w:rsidR="0080556E" w:rsidRDefault="0080556E">
      <w:pPr>
        <w:pStyle w:val="Standard"/>
        <w:rPr>
          <w:rFonts w:ascii="Times New Roman" w:eastAsia="Times New Roman" w:hAnsi="Times New Roman" w:cs="Times New Roman"/>
          <w:b/>
        </w:rPr>
      </w:pPr>
    </w:p>
    <w:p w14:paraId="6D075530" w14:textId="77777777" w:rsidR="0080556E" w:rsidRDefault="0080556E">
      <w:pPr>
        <w:pStyle w:val="Standard"/>
        <w:rPr>
          <w:rFonts w:ascii="Times New Roman" w:eastAsia="Times New Roman" w:hAnsi="Times New Roman" w:cs="Times New Roman"/>
          <w:b/>
        </w:rPr>
      </w:pPr>
    </w:p>
    <w:p w14:paraId="5D081492" w14:textId="77777777" w:rsidR="0080556E" w:rsidRDefault="0080556E">
      <w:pPr>
        <w:pStyle w:val="Standard"/>
        <w:rPr>
          <w:rFonts w:ascii="Times New Roman" w:eastAsia="Times New Roman" w:hAnsi="Times New Roman" w:cs="Times New Roman"/>
          <w:b/>
        </w:rPr>
      </w:pPr>
    </w:p>
    <w:p w14:paraId="0D21E84D" w14:textId="77777777" w:rsidR="0080556E" w:rsidRDefault="0080556E">
      <w:pPr>
        <w:pStyle w:val="Standard"/>
        <w:rPr>
          <w:rFonts w:ascii="Times New Roman" w:eastAsia="Times New Roman" w:hAnsi="Times New Roman" w:cs="Times New Roman"/>
          <w:b/>
        </w:rPr>
      </w:pPr>
    </w:p>
    <w:p w14:paraId="7C573925" w14:textId="77777777" w:rsidR="0080556E" w:rsidRDefault="0080556E">
      <w:pPr>
        <w:pStyle w:val="Standard"/>
        <w:rPr>
          <w:rFonts w:ascii="Times New Roman" w:eastAsia="Times New Roman" w:hAnsi="Times New Roman" w:cs="Times New Roman"/>
          <w:b/>
        </w:rPr>
      </w:pPr>
    </w:p>
    <w:p w14:paraId="3BB0874F" w14:textId="77777777" w:rsidR="0080556E" w:rsidRDefault="0080556E">
      <w:pPr>
        <w:pStyle w:val="Standard"/>
        <w:rPr>
          <w:rFonts w:ascii="Times New Roman" w:eastAsia="Times New Roman" w:hAnsi="Times New Roman" w:cs="Times New Roman"/>
          <w:b/>
        </w:rPr>
      </w:pPr>
    </w:p>
    <w:p w14:paraId="08D47F6B" w14:textId="77777777" w:rsidR="0080556E" w:rsidRDefault="0080556E">
      <w:pPr>
        <w:pStyle w:val="Standard"/>
        <w:rPr>
          <w:rFonts w:ascii="Times New Roman" w:eastAsia="Times New Roman" w:hAnsi="Times New Roman" w:cs="Times New Roman"/>
          <w:b/>
        </w:rPr>
      </w:pPr>
    </w:p>
    <w:p w14:paraId="4B3DDD4C" w14:textId="77777777" w:rsidR="0080556E" w:rsidRDefault="0080556E">
      <w:pPr>
        <w:pStyle w:val="Standard"/>
        <w:rPr>
          <w:rFonts w:ascii="Times New Roman" w:eastAsia="Times New Roman" w:hAnsi="Times New Roman" w:cs="Times New Roman"/>
          <w:b/>
        </w:rPr>
      </w:pPr>
    </w:p>
    <w:p w14:paraId="2C6B55D5" w14:textId="77777777" w:rsidR="0080556E" w:rsidRDefault="0080556E">
      <w:pPr>
        <w:pStyle w:val="Standard"/>
        <w:rPr>
          <w:rFonts w:ascii="Times New Roman" w:eastAsia="Times New Roman" w:hAnsi="Times New Roman" w:cs="Times New Roman"/>
          <w:b/>
        </w:rPr>
      </w:pPr>
    </w:p>
    <w:p w14:paraId="280DCA7C" w14:textId="77777777" w:rsidR="0080556E" w:rsidRDefault="0080556E">
      <w:pPr>
        <w:pStyle w:val="Standard"/>
        <w:rPr>
          <w:rFonts w:ascii="Times New Roman" w:eastAsia="Times New Roman" w:hAnsi="Times New Roman" w:cs="Times New Roman"/>
          <w:b/>
        </w:rPr>
      </w:pPr>
    </w:p>
    <w:p w14:paraId="7334908E" w14:textId="77777777" w:rsidR="0080556E" w:rsidRDefault="0080556E">
      <w:pPr>
        <w:pStyle w:val="Standard"/>
        <w:rPr>
          <w:rFonts w:ascii="Times New Roman" w:eastAsia="Times New Roman" w:hAnsi="Times New Roman" w:cs="Times New Roman"/>
          <w:b/>
        </w:rPr>
      </w:pPr>
    </w:p>
    <w:p w14:paraId="3B45E59A" w14:textId="77777777" w:rsidR="0080556E" w:rsidRDefault="0080556E">
      <w:pPr>
        <w:pStyle w:val="Standard"/>
        <w:rPr>
          <w:rFonts w:ascii="Times New Roman" w:eastAsia="Times New Roman" w:hAnsi="Times New Roman" w:cs="Times New Roman"/>
          <w:b/>
        </w:rPr>
      </w:pPr>
    </w:p>
    <w:p w14:paraId="4AE7BBBC" w14:textId="77777777" w:rsidR="0080556E" w:rsidRDefault="0080556E">
      <w:pPr>
        <w:pStyle w:val="Standard"/>
        <w:rPr>
          <w:rFonts w:ascii="Times New Roman" w:eastAsia="Times New Roman" w:hAnsi="Times New Roman" w:cs="Times New Roman"/>
          <w:b/>
        </w:rPr>
      </w:pPr>
    </w:p>
    <w:p w14:paraId="7AE3A59D" w14:textId="77777777" w:rsidR="0080556E" w:rsidRDefault="0080556E">
      <w:pPr>
        <w:pStyle w:val="Standard"/>
        <w:rPr>
          <w:rFonts w:ascii="Times New Roman" w:eastAsia="Times New Roman" w:hAnsi="Times New Roman" w:cs="Times New Roman"/>
          <w:b/>
        </w:rPr>
      </w:pPr>
    </w:p>
    <w:p w14:paraId="0D2BDFBD" w14:textId="77777777" w:rsidR="0080556E" w:rsidRDefault="0080556E">
      <w:pPr>
        <w:pStyle w:val="Standard"/>
        <w:rPr>
          <w:rFonts w:ascii="Times New Roman" w:eastAsia="Times New Roman" w:hAnsi="Times New Roman" w:cs="Times New Roman"/>
          <w:b/>
        </w:rPr>
      </w:pPr>
    </w:p>
    <w:p w14:paraId="2D8D62E5" w14:textId="77777777" w:rsidR="0080556E" w:rsidRDefault="0080556E">
      <w:pPr>
        <w:pStyle w:val="Standard"/>
        <w:rPr>
          <w:rFonts w:ascii="Times New Roman" w:eastAsia="Times New Roman" w:hAnsi="Times New Roman" w:cs="Times New Roman"/>
          <w:b/>
        </w:rPr>
      </w:pPr>
    </w:p>
    <w:p w14:paraId="6C3A7E07" w14:textId="77777777" w:rsidR="0080556E" w:rsidRDefault="0080556E">
      <w:pPr>
        <w:pStyle w:val="Standard"/>
        <w:rPr>
          <w:rFonts w:ascii="Times New Roman" w:eastAsia="Times New Roman" w:hAnsi="Times New Roman" w:cs="Times New Roman"/>
          <w:b/>
        </w:rPr>
      </w:pPr>
    </w:p>
    <w:p w14:paraId="0BB84860" w14:textId="1B64270A" w:rsidR="00F83712" w:rsidRDefault="00DE5BAD">
      <w:pPr>
        <w:pStyle w:val="Standard"/>
      </w:pPr>
      <w:r>
        <w:rPr>
          <w:rFonts w:ascii="Times New Roman" w:eastAsia="Times New Roman" w:hAnsi="Times New Roman" w:cs="Times New Roman"/>
          <w:b/>
        </w:rPr>
        <w:t>Works</w:t>
      </w:r>
      <w:r>
        <w:rPr>
          <w:rFonts w:ascii="Times New Roman" w:eastAsia="Times New Roman" w:hAnsi="Times New Roman" w:cs="Times New Roman"/>
          <w:b/>
        </w:rPr>
        <w:t xml:space="preserve"> Cited</w:t>
      </w:r>
    </w:p>
    <w:p w14:paraId="4A94E970" w14:textId="77777777" w:rsidR="00B252DB" w:rsidRPr="00B252DB" w:rsidRDefault="00DE5BAD" w:rsidP="00B252DB">
      <w:pPr>
        <w:pStyle w:val="Bibliography"/>
        <w:rPr>
          <w:rFonts w:cs="Arial"/>
        </w:rPr>
      </w:pPr>
      <w:r>
        <w:fldChar w:fldCharType="begin"/>
      </w:r>
      <w:r w:rsidR="00F3027C">
        <w:instrText xml:space="preserve"> ADDIN ZOTERO_BIBL {"uncited":[],"omitted":[],"custom":[]} CSL_BIBLIOGRAPHY </w:instrText>
      </w:r>
      <w:r>
        <w:fldChar w:fldCharType="separate"/>
      </w:r>
      <w:r w:rsidR="00B252DB" w:rsidRPr="00B252DB">
        <w:rPr>
          <w:rFonts w:cs="Arial"/>
        </w:rPr>
        <w:t>1.</w:t>
      </w:r>
      <w:r w:rsidR="00B252DB" w:rsidRPr="00B252DB">
        <w:rPr>
          <w:rFonts w:cs="Arial"/>
        </w:rPr>
        <w:tab/>
        <w:t xml:space="preserve">Rasmussen KM, Catalano PM, Yaktine AL. New guidelines for weight gain during pregnancy: what obstetrician/gynecologists should know. </w:t>
      </w:r>
      <w:r w:rsidR="00B252DB" w:rsidRPr="00B252DB">
        <w:rPr>
          <w:rFonts w:cs="Arial"/>
          <w:i/>
          <w:iCs/>
        </w:rPr>
        <w:t>Curr Opin Obstet Gynecol</w:t>
      </w:r>
      <w:r w:rsidR="00B252DB" w:rsidRPr="00B252DB">
        <w:rPr>
          <w:rFonts w:cs="Arial"/>
        </w:rPr>
        <w:t>. 2009;21(6):521-526. doi:10.1097/GCO.0b013e328332d24e</w:t>
      </w:r>
    </w:p>
    <w:p w14:paraId="4DCC46C7" w14:textId="77777777" w:rsidR="00B252DB" w:rsidRPr="00B252DB" w:rsidRDefault="00B252DB" w:rsidP="00B252DB">
      <w:pPr>
        <w:pStyle w:val="Bibliography"/>
        <w:rPr>
          <w:rFonts w:cs="Arial"/>
        </w:rPr>
      </w:pPr>
      <w:r w:rsidRPr="00B252DB">
        <w:rPr>
          <w:rFonts w:cs="Arial"/>
        </w:rPr>
        <w:t>2.</w:t>
      </w:r>
      <w:r w:rsidRPr="00B252DB">
        <w:rPr>
          <w:rFonts w:cs="Arial"/>
        </w:rPr>
        <w:tab/>
        <w:t xml:space="preserve">Hamad R, Cohen AK, Rehkopf DH. Changing national guidelines is not enough: the impact of 1990 IOM recommendations on gestational weight gain among US women. </w:t>
      </w:r>
      <w:r w:rsidRPr="00B252DB">
        <w:rPr>
          <w:rFonts w:cs="Arial"/>
          <w:i/>
          <w:iCs/>
        </w:rPr>
        <w:t>Int J Obes 2005</w:t>
      </w:r>
      <w:r w:rsidRPr="00B252DB">
        <w:rPr>
          <w:rFonts w:cs="Arial"/>
        </w:rPr>
        <w:t>. 2016;40(10):1529-1534. doi:10.1038/ijo.2016.97</w:t>
      </w:r>
    </w:p>
    <w:p w14:paraId="30C41902" w14:textId="77777777" w:rsidR="00B252DB" w:rsidRPr="00B252DB" w:rsidRDefault="00B252DB" w:rsidP="00B252DB">
      <w:pPr>
        <w:pStyle w:val="Bibliography"/>
        <w:rPr>
          <w:rFonts w:cs="Arial"/>
        </w:rPr>
      </w:pPr>
      <w:r w:rsidRPr="00B252DB">
        <w:rPr>
          <w:rFonts w:cs="Arial"/>
        </w:rPr>
        <w:t>3.</w:t>
      </w:r>
      <w:r w:rsidRPr="00B252DB">
        <w:rPr>
          <w:rFonts w:cs="Arial"/>
        </w:rPr>
        <w:tab/>
        <w:t xml:space="preserve">Rogozińska E, Zamora J, Marlin N, et al. Gestational weight gain outside the Institute of Medicine recommendations and adverse pregnancy outcomes: analysis using individual participant data from randomised trials. </w:t>
      </w:r>
      <w:r w:rsidRPr="00B252DB">
        <w:rPr>
          <w:rFonts w:cs="Arial"/>
          <w:i/>
          <w:iCs/>
        </w:rPr>
        <w:t>BMC Pregnancy Childbirth</w:t>
      </w:r>
      <w:r w:rsidRPr="00B252DB">
        <w:rPr>
          <w:rFonts w:cs="Arial"/>
        </w:rPr>
        <w:t>. 2019;19(1):322. doi:10.1186/s12884-019-2472-7</w:t>
      </w:r>
    </w:p>
    <w:p w14:paraId="6E003DF6" w14:textId="77777777" w:rsidR="00B252DB" w:rsidRPr="00B252DB" w:rsidRDefault="00B252DB" w:rsidP="00B252DB">
      <w:pPr>
        <w:pStyle w:val="Bibliography"/>
        <w:rPr>
          <w:rFonts w:cs="Arial"/>
        </w:rPr>
      </w:pPr>
      <w:r w:rsidRPr="00B252DB">
        <w:rPr>
          <w:rFonts w:cs="Arial"/>
        </w:rPr>
        <w:t>4.</w:t>
      </w:r>
      <w:r w:rsidRPr="00B252DB">
        <w:rPr>
          <w:rFonts w:cs="Arial"/>
        </w:rPr>
        <w:tab/>
        <w:t xml:space="preserve">Vehmeijer FOL, Balkaran SR, Santos S, et al. Psychological Distress and Weight Gain in Pregnancy: a Population-Based Study. </w:t>
      </w:r>
      <w:r w:rsidRPr="00B252DB">
        <w:rPr>
          <w:rFonts w:cs="Arial"/>
          <w:i/>
          <w:iCs/>
        </w:rPr>
        <w:t>Int J Behav Med</w:t>
      </w:r>
      <w:r w:rsidRPr="00B252DB">
        <w:rPr>
          <w:rFonts w:cs="Arial"/>
        </w:rPr>
        <w:t>. 2020;27(1):30-38. doi:10.1007/s12529-019-09832-0</w:t>
      </w:r>
    </w:p>
    <w:p w14:paraId="1A55F736" w14:textId="77777777" w:rsidR="00B252DB" w:rsidRPr="00B252DB" w:rsidRDefault="00B252DB" w:rsidP="00B252DB">
      <w:pPr>
        <w:pStyle w:val="Bibliography"/>
        <w:rPr>
          <w:rFonts w:cs="Arial"/>
        </w:rPr>
      </w:pPr>
      <w:r w:rsidRPr="00B252DB">
        <w:rPr>
          <w:rFonts w:cs="Arial"/>
        </w:rPr>
        <w:t>5.</w:t>
      </w:r>
      <w:r w:rsidRPr="00B252DB">
        <w:rPr>
          <w:rFonts w:cs="Arial"/>
        </w:rPr>
        <w:tab/>
        <w:t xml:space="preserve">Farias DR, Carrilho TRB, Freitas-Costa NC, Batalha MA, Gonzalez M, Kac G. Maternal mental health and gestational weight gain in a Brazilian Cohort. </w:t>
      </w:r>
      <w:r w:rsidRPr="00B252DB">
        <w:rPr>
          <w:rFonts w:cs="Arial"/>
          <w:i/>
          <w:iCs/>
        </w:rPr>
        <w:t>Sci Rep</w:t>
      </w:r>
      <w:r w:rsidRPr="00B252DB">
        <w:rPr>
          <w:rFonts w:cs="Arial"/>
        </w:rPr>
        <w:t>. 2021;11(1):10787. doi:10.1038/s41598-021-90179-6</w:t>
      </w:r>
    </w:p>
    <w:p w14:paraId="6EF99B5F" w14:textId="77777777" w:rsidR="00B252DB" w:rsidRPr="00B252DB" w:rsidRDefault="00B252DB" w:rsidP="00B252DB">
      <w:pPr>
        <w:pStyle w:val="Bibliography"/>
        <w:rPr>
          <w:rFonts w:cs="Arial"/>
        </w:rPr>
      </w:pPr>
      <w:r w:rsidRPr="00B252DB">
        <w:rPr>
          <w:rFonts w:cs="Arial"/>
        </w:rPr>
        <w:t>6.</w:t>
      </w:r>
      <w:r w:rsidRPr="00B252DB">
        <w:rPr>
          <w:rFonts w:cs="Arial"/>
        </w:rPr>
        <w:tab/>
        <w:t xml:space="preserve">Athar U, Daud NUA, Khan WA, Khalid A, Gill SI. Caught Between External Pressures and Internal Battles: Psychosocial Factors Affecting Gestational Weight Gain - A Scoping Review. </w:t>
      </w:r>
      <w:r w:rsidRPr="00B252DB">
        <w:rPr>
          <w:rFonts w:cs="Arial"/>
          <w:i/>
          <w:iCs/>
        </w:rPr>
        <w:t>Cureus</w:t>
      </w:r>
      <w:r w:rsidRPr="00B252DB">
        <w:rPr>
          <w:rFonts w:cs="Arial"/>
        </w:rPr>
        <w:t>. 2021;13(2):e13487. doi:10.7759/cureus.13487</w:t>
      </w:r>
    </w:p>
    <w:p w14:paraId="78CA73A9" w14:textId="77777777" w:rsidR="00B252DB" w:rsidRPr="00B252DB" w:rsidRDefault="00B252DB" w:rsidP="00B252DB">
      <w:pPr>
        <w:pStyle w:val="Bibliography"/>
        <w:rPr>
          <w:rFonts w:cs="Arial"/>
        </w:rPr>
      </w:pPr>
      <w:r w:rsidRPr="00B252DB">
        <w:rPr>
          <w:rFonts w:cs="Arial"/>
        </w:rPr>
        <w:t>7.</w:t>
      </w:r>
      <w:r w:rsidRPr="00B252DB">
        <w:rPr>
          <w:rFonts w:cs="Arial"/>
        </w:rPr>
        <w:tab/>
        <w:t xml:space="preserve">Charbonneau KD, Seabrook JA. Adverse Birth Outcomes Associated with Types of Eating Disorders: A Review. </w:t>
      </w:r>
      <w:r w:rsidRPr="00B252DB">
        <w:rPr>
          <w:rFonts w:cs="Arial"/>
          <w:i/>
          <w:iCs/>
        </w:rPr>
        <w:t>Can J Diet Pract Res Publ Dietit Can Rev Can Prat Rech En Diet Une Publ Diet Can</w:t>
      </w:r>
      <w:r w:rsidRPr="00B252DB">
        <w:rPr>
          <w:rFonts w:cs="Arial"/>
        </w:rPr>
        <w:t>. 2019;80(3):131-136. doi:10.3148/cjdpr-2018-044</w:t>
      </w:r>
    </w:p>
    <w:p w14:paraId="09C406D2" w14:textId="77777777" w:rsidR="00B252DB" w:rsidRPr="00B252DB" w:rsidRDefault="00B252DB" w:rsidP="00B252DB">
      <w:pPr>
        <w:pStyle w:val="Bibliography"/>
        <w:rPr>
          <w:rFonts w:cs="Arial"/>
        </w:rPr>
      </w:pPr>
      <w:r w:rsidRPr="00B252DB">
        <w:rPr>
          <w:rFonts w:cs="Arial"/>
        </w:rPr>
        <w:t>8.</w:t>
      </w:r>
      <w:r w:rsidRPr="00B252DB">
        <w:rPr>
          <w:rFonts w:cs="Arial"/>
        </w:rPr>
        <w:tab/>
        <w:t xml:space="preserve">Linna MS, Raevuori A, Haukka J, Suvisaari JM, Suokas JT, Gissler M. Pregnancy, obstetric, and perinatal health outcomes in eating disorders. </w:t>
      </w:r>
      <w:r w:rsidRPr="00B252DB">
        <w:rPr>
          <w:rFonts w:cs="Arial"/>
          <w:i/>
          <w:iCs/>
        </w:rPr>
        <w:t>Am J Obstet Gynecol</w:t>
      </w:r>
      <w:r w:rsidRPr="00B252DB">
        <w:rPr>
          <w:rFonts w:cs="Arial"/>
        </w:rPr>
        <w:t>. 2014;211(4):392.e1-392.e8. doi:10.1016/j.ajog.2014.03.067</w:t>
      </w:r>
    </w:p>
    <w:p w14:paraId="40465379" w14:textId="77777777" w:rsidR="00B252DB" w:rsidRPr="00B252DB" w:rsidRDefault="00B252DB" w:rsidP="00B252DB">
      <w:pPr>
        <w:pStyle w:val="Bibliography"/>
        <w:rPr>
          <w:rFonts w:cs="Arial"/>
        </w:rPr>
      </w:pPr>
      <w:r w:rsidRPr="00B252DB">
        <w:rPr>
          <w:rFonts w:cs="Arial"/>
        </w:rPr>
        <w:t>9.</w:t>
      </w:r>
      <w:r w:rsidRPr="00B252DB">
        <w:rPr>
          <w:rFonts w:cs="Arial"/>
        </w:rPr>
        <w:tab/>
        <w:t xml:space="preserve">Bulik CM, Von Holle A, Hamer R, et al. Patterns of remission, continuation and incidence of broadly defined eating disorders during early pregnancy in the Norwegian Mother and Child Cohort Study (MoBa). </w:t>
      </w:r>
      <w:r w:rsidRPr="00B252DB">
        <w:rPr>
          <w:rFonts w:cs="Arial"/>
          <w:i/>
          <w:iCs/>
        </w:rPr>
        <w:t>Psychol Med</w:t>
      </w:r>
      <w:r w:rsidRPr="00B252DB">
        <w:rPr>
          <w:rFonts w:cs="Arial"/>
        </w:rPr>
        <w:t>. 2007;37(8):1109-1118. doi:10.1017/S0033291707000724</w:t>
      </w:r>
    </w:p>
    <w:p w14:paraId="64FD10BD" w14:textId="77777777" w:rsidR="00B252DB" w:rsidRPr="00B252DB" w:rsidRDefault="00B252DB" w:rsidP="00B252DB">
      <w:pPr>
        <w:pStyle w:val="Bibliography"/>
        <w:rPr>
          <w:rFonts w:cs="Arial"/>
        </w:rPr>
      </w:pPr>
      <w:r w:rsidRPr="00B252DB">
        <w:rPr>
          <w:rFonts w:cs="Arial"/>
        </w:rPr>
        <w:t>10.</w:t>
      </w:r>
      <w:r w:rsidRPr="00B252DB">
        <w:rPr>
          <w:rFonts w:cs="Arial"/>
        </w:rPr>
        <w:tab/>
        <w:t>Anderson M. What is Disordered Eating? Academy of Nutrition and Dietetics. Published October 26, 2018. Accessed February 5, 2022. https://www.eatright.org/health/diseases-and-conditions/eating-disorders/what-is-disordered-eating</w:t>
      </w:r>
    </w:p>
    <w:p w14:paraId="5B77FCF3" w14:textId="77777777" w:rsidR="00B252DB" w:rsidRPr="00B252DB" w:rsidRDefault="00B252DB" w:rsidP="00B252DB">
      <w:pPr>
        <w:pStyle w:val="Bibliography"/>
        <w:rPr>
          <w:rFonts w:cs="Arial"/>
        </w:rPr>
      </w:pPr>
      <w:r w:rsidRPr="00B252DB">
        <w:rPr>
          <w:rFonts w:cs="Arial"/>
        </w:rPr>
        <w:t>11.</w:t>
      </w:r>
      <w:r w:rsidRPr="00B252DB">
        <w:rPr>
          <w:rFonts w:cs="Arial"/>
        </w:rPr>
        <w:tab/>
        <w:t xml:space="preserve">Abraham S, King W, Llewellyn-Jones D. Attitudes to body weight, weight gain and eating behavior in pregnancy. </w:t>
      </w:r>
      <w:r w:rsidRPr="00B252DB">
        <w:rPr>
          <w:rFonts w:cs="Arial"/>
          <w:i/>
          <w:iCs/>
        </w:rPr>
        <w:t>J Psychosom Obstet Gynaecol</w:t>
      </w:r>
      <w:r w:rsidRPr="00B252DB">
        <w:rPr>
          <w:rFonts w:cs="Arial"/>
        </w:rPr>
        <w:t>. 1994;15(4):189-195. doi:10.3109/01674829409025645</w:t>
      </w:r>
    </w:p>
    <w:p w14:paraId="252FCB66" w14:textId="77777777" w:rsidR="00B252DB" w:rsidRPr="00B252DB" w:rsidRDefault="00B252DB" w:rsidP="00B252DB">
      <w:pPr>
        <w:pStyle w:val="Bibliography"/>
        <w:rPr>
          <w:rFonts w:cs="Arial"/>
        </w:rPr>
      </w:pPr>
      <w:r w:rsidRPr="00B252DB">
        <w:rPr>
          <w:rFonts w:cs="Arial"/>
        </w:rPr>
        <w:t>12.</w:t>
      </w:r>
      <w:r w:rsidRPr="00B252DB">
        <w:rPr>
          <w:rFonts w:cs="Arial"/>
        </w:rPr>
        <w:tab/>
        <w:t xml:space="preserve">Vanderkruik R, Ellison K, Kanamori M, Freeman MP, Cohen LS, Stice E. Body dissatisfaction and disordered eating in the perinatal period: an underrecognized high-risk </w:t>
      </w:r>
      <w:r w:rsidRPr="00B252DB">
        <w:rPr>
          <w:rFonts w:cs="Arial"/>
        </w:rPr>
        <w:lastRenderedPageBreak/>
        <w:t xml:space="preserve">timeframe and the opportunity to intervene. </w:t>
      </w:r>
      <w:r w:rsidRPr="00B252DB">
        <w:rPr>
          <w:rFonts w:cs="Arial"/>
          <w:i/>
          <w:iCs/>
        </w:rPr>
        <w:t>Arch Womens Ment Health</w:t>
      </w:r>
      <w:r w:rsidRPr="00B252DB">
        <w:rPr>
          <w:rFonts w:cs="Arial"/>
        </w:rPr>
        <w:t>. 2022;25(4):739-751. doi:10.1007/s00737-022-01236-6</w:t>
      </w:r>
    </w:p>
    <w:p w14:paraId="359AC8B8" w14:textId="77777777" w:rsidR="00B252DB" w:rsidRPr="00B252DB" w:rsidRDefault="00B252DB" w:rsidP="00B252DB">
      <w:pPr>
        <w:pStyle w:val="Bibliography"/>
        <w:rPr>
          <w:rFonts w:cs="Arial"/>
        </w:rPr>
      </w:pPr>
      <w:r w:rsidRPr="00B252DB">
        <w:rPr>
          <w:rFonts w:cs="Arial"/>
        </w:rPr>
        <w:t>13.</w:t>
      </w:r>
      <w:r w:rsidRPr="00B252DB">
        <w:rPr>
          <w:rFonts w:cs="Arial"/>
        </w:rPr>
        <w:tab/>
        <w:t xml:space="preserve">Broussard B. Psychological and behavioral traits associated with eating disorders and pregnancy: a pilot study. </w:t>
      </w:r>
      <w:r w:rsidRPr="00B252DB">
        <w:rPr>
          <w:rFonts w:cs="Arial"/>
          <w:i/>
          <w:iCs/>
        </w:rPr>
        <w:t>J Midwifery Womens Health</w:t>
      </w:r>
      <w:r w:rsidRPr="00B252DB">
        <w:rPr>
          <w:rFonts w:cs="Arial"/>
        </w:rPr>
        <w:t>. 2012;57(1):61-66. doi:10.1111/j.1542-2011.2011.00089.x</w:t>
      </w:r>
    </w:p>
    <w:p w14:paraId="0E130B52" w14:textId="77777777" w:rsidR="00B252DB" w:rsidRPr="00B252DB" w:rsidRDefault="00B252DB" w:rsidP="00B252DB">
      <w:pPr>
        <w:pStyle w:val="Bibliography"/>
        <w:rPr>
          <w:rFonts w:cs="Arial"/>
        </w:rPr>
      </w:pPr>
      <w:r w:rsidRPr="00B252DB">
        <w:rPr>
          <w:rFonts w:cs="Arial"/>
        </w:rPr>
        <w:t>14.</w:t>
      </w:r>
      <w:r w:rsidRPr="00B252DB">
        <w:rPr>
          <w:rFonts w:cs="Arial"/>
        </w:rPr>
        <w:tab/>
        <w:t xml:space="preserve">Martínez-Olcina M, Rubio-Arias JA, Reche-García C, et al. Eating Disorders in Pregnant and Breastfeeding Women: A Systematic Review. </w:t>
      </w:r>
      <w:r w:rsidRPr="00B252DB">
        <w:rPr>
          <w:rFonts w:cs="Arial"/>
          <w:i/>
          <w:iCs/>
        </w:rPr>
        <w:t>Med Kaunas Lith</w:t>
      </w:r>
      <w:r w:rsidRPr="00B252DB">
        <w:rPr>
          <w:rFonts w:cs="Arial"/>
        </w:rPr>
        <w:t>. 2020;56(7):352. doi:10.3390/medicina56070352</w:t>
      </w:r>
    </w:p>
    <w:p w14:paraId="0BA5FF6A" w14:textId="77777777" w:rsidR="00B252DB" w:rsidRPr="00B252DB" w:rsidRDefault="00B252DB" w:rsidP="00B252DB">
      <w:pPr>
        <w:pStyle w:val="Bibliography"/>
        <w:rPr>
          <w:rFonts w:cs="Arial"/>
        </w:rPr>
      </w:pPr>
      <w:r w:rsidRPr="00B252DB">
        <w:rPr>
          <w:rFonts w:cs="Arial"/>
        </w:rPr>
        <w:t>15.</w:t>
      </w:r>
      <w:r w:rsidRPr="00B252DB">
        <w:rPr>
          <w:rFonts w:cs="Arial"/>
        </w:rPr>
        <w:tab/>
        <w:t xml:space="preserve">Swann RA, Von Holle A, Torgersen L, Gendall K, Reichborn-Kjennerud T, Bulik CM. Attitudes toward weight gain during pregnancy: results from the Norwegian mother and child cohort study (MoBa). </w:t>
      </w:r>
      <w:r w:rsidRPr="00B252DB">
        <w:rPr>
          <w:rFonts w:cs="Arial"/>
          <w:i/>
          <w:iCs/>
        </w:rPr>
        <w:t>Int J Eat Disord</w:t>
      </w:r>
      <w:r w:rsidRPr="00B252DB">
        <w:rPr>
          <w:rFonts w:cs="Arial"/>
        </w:rPr>
        <w:t>. 2009;42(5):394-401. doi:10.1002/eat.20632</w:t>
      </w:r>
    </w:p>
    <w:p w14:paraId="7A4448F1" w14:textId="77777777" w:rsidR="00B252DB" w:rsidRPr="00B252DB" w:rsidRDefault="00B252DB" w:rsidP="00B252DB">
      <w:pPr>
        <w:pStyle w:val="Bibliography"/>
        <w:rPr>
          <w:rFonts w:cs="Arial"/>
        </w:rPr>
      </w:pPr>
      <w:r w:rsidRPr="00B252DB">
        <w:rPr>
          <w:rFonts w:cs="Arial"/>
        </w:rPr>
        <w:t>16.</w:t>
      </w:r>
      <w:r w:rsidRPr="00B252DB">
        <w:rPr>
          <w:rFonts w:cs="Arial"/>
        </w:rPr>
        <w:tab/>
        <w:t xml:space="preserve">Stein A, Murray L, Cooper P, Fairburn CG. Infant growth in the context of maternal eating disorders and maternal depression: a comparative study. </w:t>
      </w:r>
      <w:r w:rsidRPr="00B252DB">
        <w:rPr>
          <w:rFonts w:cs="Arial"/>
          <w:i/>
          <w:iCs/>
        </w:rPr>
        <w:t>Psychol Med</w:t>
      </w:r>
      <w:r w:rsidRPr="00B252DB">
        <w:rPr>
          <w:rFonts w:cs="Arial"/>
        </w:rPr>
        <w:t>. 1996;26(3):569-574. doi:10.1017/s0033291700035649</w:t>
      </w:r>
    </w:p>
    <w:p w14:paraId="28AF31AD" w14:textId="77777777" w:rsidR="00B252DB" w:rsidRPr="00B252DB" w:rsidRDefault="00B252DB" w:rsidP="00B252DB">
      <w:pPr>
        <w:pStyle w:val="Bibliography"/>
        <w:rPr>
          <w:rFonts w:cs="Arial"/>
        </w:rPr>
      </w:pPr>
      <w:r w:rsidRPr="00B252DB">
        <w:rPr>
          <w:rFonts w:cs="Arial"/>
        </w:rPr>
        <w:t>17.</w:t>
      </w:r>
      <w:r w:rsidRPr="00B252DB">
        <w:rPr>
          <w:rFonts w:cs="Arial"/>
        </w:rPr>
        <w:tab/>
        <w:t xml:space="preserve">Watson HJ, Zerwas S, Torgersen L, et al. Maternal eating disorders and perinatal outcomes: A three-generation study in the Norwegian Mother and Child Cohort Study. </w:t>
      </w:r>
      <w:r w:rsidRPr="00B252DB">
        <w:rPr>
          <w:rFonts w:cs="Arial"/>
          <w:i/>
          <w:iCs/>
        </w:rPr>
        <w:t>J Abnorm Psychol</w:t>
      </w:r>
      <w:r w:rsidRPr="00B252DB">
        <w:rPr>
          <w:rFonts w:cs="Arial"/>
        </w:rPr>
        <w:t>. 2017;126(5):552-564. doi:10.1037/abn0000241</w:t>
      </w:r>
    </w:p>
    <w:p w14:paraId="64117184" w14:textId="77777777" w:rsidR="00B252DB" w:rsidRPr="00B252DB" w:rsidRDefault="00B252DB" w:rsidP="00B252DB">
      <w:pPr>
        <w:pStyle w:val="Bibliography"/>
        <w:rPr>
          <w:rFonts w:cs="Arial"/>
        </w:rPr>
      </w:pPr>
      <w:r w:rsidRPr="00B252DB">
        <w:rPr>
          <w:rFonts w:cs="Arial"/>
        </w:rPr>
        <w:t>18.</w:t>
      </w:r>
      <w:r w:rsidRPr="00B252DB">
        <w:rPr>
          <w:rFonts w:cs="Arial"/>
        </w:rPr>
        <w:tab/>
        <w:t xml:space="preserve">Micali N, Al Essimii H, Field AE, Treasure J. Pregnancy loss of control over eating: a longitudinal study of maternal and child outcomes. </w:t>
      </w:r>
      <w:r w:rsidRPr="00B252DB">
        <w:rPr>
          <w:rFonts w:cs="Arial"/>
          <w:i/>
          <w:iCs/>
        </w:rPr>
        <w:t>Am J Clin Nutr</w:t>
      </w:r>
      <w:r w:rsidRPr="00B252DB">
        <w:rPr>
          <w:rFonts w:cs="Arial"/>
        </w:rPr>
        <w:t>. 2018;108(1):101-107. doi:10.1093/ajcn/nqy040</w:t>
      </w:r>
    </w:p>
    <w:p w14:paraId="0C3CD396" w14:textId="77777777" w:rsidR="00B252DB" w:rsidRPr="00B252DB" w:rsidRDefault="00B252DB" w:rsidP="00B252DB">
      <w:pPr>
        <w:pStyle w:val="Bibliography"/>
        <w:rPr>
          <w:rFonts w:cs="Arial"/>
        </w:rPr>
      </w:pPr>
      <w:r w:rsidRPr="00B252DB">
        <w:rPr>
          <w:rFonts w:cs="Arial"/>
        </w:rPr>
        <w:t>19.</w:t>
      </w:r>
      <w:r w:rsidRPr="00B252DB">
        <w:rPr>
          <w:rFonts w:cs="Arial"/>
        </w:rPr>
        <w:tab/>
        <w:t xml:space="preserve">Fealy S, Leigh L, Hazelton M, et al. Translation of the Weight-Related Behaviours Questionnaire into a Short-Form Psychosocial Assessment Tool for the Detection of Women at Risk of Excessive Gestational Weight Gain. </w:t>
      </w:r>
      <w:r w:rsidRPr="00B252DB">
        <w:rPr>
          <w:rFonts w:cs="Arial"/>
          <w:i/>
          <w:iCs/>
        </w:rPr>
        <w:t>Int J Environ Res Public Health</w:t>
      </w:r>
      <w:r w:rsidRPr="00B252DB">
        <w:rPr>
          <w:rFonts w:cs="Arial"/>
        </w:rPr>
        <w:t>. 2021;18(18):9522. doi:10.3390/ijerph18189522</w:t>
      </w:r>
    </w:p>
    <w:p w14:paraId="148DD3EC" w14:textId="77777777" w:rsidR="00B252DB" w:rsidRPr="00B252DB" w:rsidRDefault="00B252DB" w:rsidP="00B252DB">
      <w:pPr>
        <w:pStyle w:val="Bibliography"/>
        <w:rPr>
          <w:rFonts w:cs="Arial"/>
        </w:rPr>
      </w:pPr>
      <w:r w:rsidRPr="00B252DB">
        <w:rPr>
          <w:rFonts w:cs="Arial"/>
        </w:rPr>
        <w:t>20.</w:t>
      </w:r>
      <w:r w:rsidRPr="00B252DB">
        <w:rPr>
          <w:rFonts w:cs="Arial"/>
        </w:rPr>
        <w:tab/>
        <w:t xml:space="preserve">Park CK, Krebs L, Lutsiv O, et al. Binge Eating Predicts Excess Gestational Weight Gain: A Pilot Prospective Cohort Study. </w:t>
      </w:r>
      <w:r w:rsidRPr="00B252DB">
        <w:rPr>
          <w:rFonts w:cs="Arial"/>
          <w:i/>
          <w:iCs/>
        </w:rPr>
        <w:t>J Obstet Gynaecol Can JOGC J Obstet Gynecol Can JOGC</w:t>
      </w:r>
      <w:r w:rsidRPr="00B252DB">
        <w:rPr>
          <w:rFonts w:cs="Arial"/>
        </w:rPr>
        <w:t>. 2015;37(6):494-507. doi:10.1016/s1701-2163(15)30226-7</w:t>
      </w:r>
    </w:p>
    <w:p w14:paraId="2007C194" w14:textId="77777777" w:rsidR="00B252DB" w:rsidRPr="00B252DB" w:rsidRDefault="00B252DB" w:rsidP="00B252DB">
      <w:pPr>
        <w:pStyle w:val="Bibliography"/>
        <w:rPr>
          <w:rFonts w:cs="Arial"/>
        </w:rPr>
      </w:pPr>
      <w:r w:rsidRPr="00B252DB">
        <w:rPr>
          <w:rFonts w:cs="Arial"/>
        </w:rPr>
        <w:t>21.</w:t>
      </w:r>
      <w:r w:rsidRPr="00B252DB">
        <w:rPr>
          <w:rFonts w:cs="Arial"/>
        </w:rPr>
        <w:tab/>
        <w:t xml:space="preserve">Mumford SL, Siega-Riz AM, Herring A, Evenson KR. Dietary restraint and gestational weight gain. </w:t>
      </w:r>
      <w:r w:rsidRPr="00B252DB">
        <w:rPr>
          <w:rFonts w:cs="Arial"/>
          <w:i/>
          <w:iCs/>
        </w:rPr>
        <w:t>J Am Diet Assoc</w:t>
      </w:r>
      <w:r w:rsidRPr="00B252DB">
        <w:rPr>
          <w:rFonts w:cs="Arial"/>
        </w:rPr>
        <w:t>. 2008;108(10):1646-1653. doi:10.1016/j.jada.2008.07.016</w:t>
      </w:r>
    </w:p>
    <w:p w14:paraId="649A111F" w14:textId="77777777" w:rsidR="00B252DB" w:rsidRPr="00B252DB" w:rsidRDefault="00B252DB" w:rsidP="00B252DB">
      <w:pPr>
        <w:pStyle w:val="Bibliography"/>
        <w:rPr>
          <w:rFonts w:cs="Arial"/>
        </w:rPr>
      </w:pPr>
      <w:r w:rsidRPr="00B252DB">
        <w:rPr>
          <w:rFonts w:cs="Arial"/>
        </w:rPr>
        <w:t>22.</w:t>
      </w:r>
      <w:r w:rsidRPr="00B252DB">
        <w:rPr>
          <w:rFonts w:cs="Arial"/>
        </w:rPr>
        <w:tab/>
        <w:t xml:space="preserve">Zanardo V, Volpe F, Giliberti L, et al. Prepregnancy Body Mass Index shift across gestation: primary evidence of an association with eating disorders. </w:t>
      </w:r>
      <w:r w:rsidRPr="00B252DB">
        <w:rPr>
          <w:rFonts w:cs="Arial"/>
          <w:i/>
          <w:iCs/>
        </w:rPr>
        <w:t>J Matern-Fetal Neonatal Med Off J Eur Assoc Perinat Med Fed Asia Ocean Perinat Soc Int Soc Perinat Obstet</w:t>
      </w:r>
      <w:r w:rsidRPr="00B252DB">
        <w:rPr>
          <w:rFonts w:cs="Arial"/>
        </w:rPr>
        <w:t>. 2020;33(3):415-420. doi:10.1080/14767058.2018.1494709</w:t>
      </w:r>
    </w:p>
    <w:p w14:paraId="058FC19C" w14:textId="77777777" w:rsidR="00B252DB" w:rsidRPr="00B252DB" w:rsidRDefault="00B252DB" w:rsidP="00B252DB">
      <w:pPr>
        <w:pStyle w:val="Bibliography"/>
        <w:rPr>
          <w:rFonts w:cs="Arial"/>
        </w:rPr>
      </w:pPr>
      <w:r w:rsidRPr="00B252DB">
        <w:rPr>
          <w:rFonts w:cs="Arial"/>
        </w:rPr>
        <w:t>23.</w:t>
      </w:r>
      <w:r w:rsidRPr="00B252DB">
        <w:rPr>
          <w:rFonts w:cs="Arial"/>
        </w:rPr>
        <w:tab/>
        <w:t xml:space="preserve">Zanardo V, Cavaliere A, Giliberti E, et al. Gestational weight gain and eating-related disorders. </w:t>
      </w:r>
      <w:r w:rsidRPr="00B252DB">
        <w:rPr>
          <w:rFonts w:cs="Arial"/>
          <w:i/>
          <w:iCs/>
        </w:rPr>
        <w:t>J Obstet Gynaecol</w:t>
      </w:r>
      <w:r w:rsidRPr="00B252DB">
        <w:rPr>
          <w:rFonts w:cs="Arial"/>
        </w:rPr>
        <w:t>. Published online March 5, 2021:1-9. doi:10.1080/01443615.2020.1854699</w:t>
      </w:r>
    </w:p>
    <w:p w14:paraId="77032DFF" w14:textId="77777777" w:rsidR="00B252DB" w:rsidRPr="00B252DB" w:rsidRDefault="00B252DB" w:rsidP="00B252DB">
      <w:pPr>
        <w:pStyle w:val="Bibliography"/>
        <w:rPr>
          <w:rFonts w:cs="Arial"/>
        </w:rPr>
      </w:pPr>
      <w:r w:rsidRPr="00B252DB">
        <w:rPr>
          <w:rFonts w:cs="Arial"/>
        </w:rPr>
        <w:t>24.</w:t>
      </w:r>
      <w:r w:rsidRPr="00B252DB">
        <w:rPr>
          <w:rFonts w:cs="Arial"/>
        </w:rPr>
        <w:tab/>
        <w:t xml:space="preserve">Chan CY, Lee AM, Koh YW, et al. Course, risk factors, and adverse outcomes of disordered eating in pregnancy. </w:t>
      </w:r>
      <w:r w:rsidRPr="00B252DB">
        <w:rPr>
          <w:rFonts w:cs="Arial"/>
          <w:i/>
          <w:iCs/>
        </w:rPr>
        <w:t>Int J Eat Disord</w:t>
      </w:r>
      <w:r w:rsidRPr="00B252DB">
        <w:rPr>
          <w:rFonts w:cs="Arial"/>
        </w:rPr>
        <w:t>. 2019;52(6):652-658. doi:10.1002/eat.23065</w:t>
      </w:r>
    </w:p>
    <w:p w14:paraId="500895E8" w14:textId="77777777" w:rsidR="00B252DB" w:rsidRPr="00B252DB" w:rsidRDefault="00B252DB" w:rsidP="00B252DB">
      <w:pPr>
        <w:pStyle w:val="Bibliography"/>
        <w:rPr>
          <w:rFonts w:cs="Arial"/>
        </w:rPr>
      </w:pPr>
      <w:r w:rsidRPr="00B252DB">
        <w:rPr>
          <w:rFonts w:cs="Arial"/>
        </w:rPr>
        <w:lastRenderedPageBreak/>
        <w:t>25.</w:t>
      </w:r>
      <w:r w:rsidRPr="00B252DB">
        <w:rPr>
          <w:rFonts w:cs="Arial"/>
        </w:rPr>
        <w:tab/>
        <w:t xml:space="preserve">Lovering ME, Rodgers RF, George JE, Franko DL. Exploring the Tripartite Influence Model of body dissatisfaction in postpartum women. </w:t>
      </w:r>
      <w:r w:rsidRPr="00B252DB">
        <w:rPr>
          <w:rFonts w:cs="Arial"/>
          <w:i/>
          <w:iCs/>
        </w:rPr>
        <w:t>Body Image</w:t>
      </w:r>
      <w:r w:rsidRPr="00B252DB">
        <w:rPr>
          <w:rFonts w:cs="Arial"/>
        </w:rPr>
        <w:t>. 2018;24:44-54. doi:10.1016/j.bodyim.2017.12.001</w:t>
      </w:r>
    </w:p>
    <w:p w14:paraId="746BD24D" w14:textId="77777777" w:rsidR="00B252DB" w:rsidRPr="00B252DB" w:rsidRDefault="00B252DB" w:rsidP="00B252DB">
      <w:pPr>
        <w:pStyle w:val="Bibliography"/>
        <w:rPr>
          <w:rFonts w:cs="Arial"/>
        </w:rPr>
      </w:pPr>
      <w:r w:rsidRPr="00B252DB">
        <w:rPr>
          <w:rFonts w:cs="Arial"/>
        </w:rPr>
        <w:t>26.</w:t>
      </w:r>
      <w:r w:rsidRPr="00B252DB">
        <w:rPr>
          <w:rFonts w:cs="Arial"/>
        </w:rPr>
        <w:tab/>
        <w:t xml:space="preserve">Astrachan-Fletcher E, Veldhuis C, Lively N, Fowler C, Marcks B. The reciprocal effects of eating disorders and the postpartum period: a review of the literature and recommendations for clinical care. </w:t>
      </w:r>
      <w:r w:rsidRPr="00B252DB">
        <w:rPr>
          <w:rFonts w:cs="Arial"/>
          <w:i/>
          <w:iCs/>
        </w:rPr>
        <w:t>J Womens Health 2002</w:t>
      </w:r>
      <w:r w:rsidRPr="00B252DB">
        <w:rPr>
          <w:rFonts w:cs="Arial"/>
        </w:rPr>
        <w:t>. 2008;17(2):227-239. doi:10.1089/jwh.2007.0550</w:t>
      </w:r>
    </w:p>
    <w:p w14:paraId="676FB8D3" w14:textId="77777777" w:rsidR="00B252DB" w:rsidRPr="00B252DB" w:rsidRDefault="00B252DB" w:rsidP="00B252DB">
      <w:pPr>
        <w:pStyle w:val="Bibliography"/>
        <w:rPr>
          <w:rFonts w:cs="Arial"/>
        </w:rPr>
      </w:pPr>
      <w:r w:rsidRPr="00B252DB">
        <w:rPr>
          <w:rFonts w:cs="Arial"/>
        </w:rPr>
        <w:t>27.</w:t>
      </w:r>
      <w:r w:rsidRPr="00B252DB">
        <w:rPr>
          <w:rFonts w:cs="Arial"/>
        </w:rPr>
        <w:tab/>
        <w:t xml:space="preserve">Hill B, Hayden M, McPhie S, Bailey C, Skouteris H. Preconception and antenatal knowledge and beliefs about gestational weight gain. </w:t>
      </w:r>
      <w:r w:rsidRPr="00B252DB">
        <w:rPr>
          <w:rFonts w:cs="Arial"/>
          <w:i/>
          <w:iCs/>
        </w:rPr>
        <w:t>Aust N Z J Obstet Gynaecol</w:t>
      </w:r>
      <w:r w:rsidRPr="00B252DB">
        <w:rPr>
          <w:rFonts w:cs="Arial"/>
        </w:rPr>
        <w:t>. 2019;59(5):634-640. doi:10.1111/ajo.12942</w:t>
      </w:r>
    </w:p>
    <w:p w14:paraId="44126360" w14:textId="77777777" w:rsidR="00B252DB" w:rsidRPr="00B252DB" w:rsidRDefault="00B252DB" w:rsidP="00B252DB">
      <w:pPr>
        <w:pStyle w:val="Bibliography"/>
        <w:rPr>
          <w:rFonts w:cs="Arial"/>
        </w:rPr>
      </w:pPr>
      <w:r w:rsidRPr="00B252DB">
        <w:rPr>
          <w:rFonts w:cs="Arial"/>
        </w:rPr>
        <w:t>28.</w:t>
      </w:r>
      <w:r w:rsidRPr="00B252DB">
        <w:rPr>
          <w:rFonts w:cs="Arial"/>
        </w:rPr>
        <w:tab/>
        <w:t xml:space="preserve">Krukowski RA, West DS, DiCarlo M, Cleves MA, Saylors ME, Andres A. Association of Gestational Weight Gain Expectations and Advice on Actual Weight Gain. </w:t>
      </w:r>
      <w:r w:rsidRPr="00B252DB">
        <w:rPr>
          <w:rFonts w:cs="Arial"/>
          <w:i/>
          <w:iCs/>
        </w:rPr>
        <w:t>Obstet Gynecol</w:t>
      </w:r>
      <w:r w:rsidRPr="00B252DB">
        <w:rPr>
          <w:rFonts w:cs="Arial"/>
        </w:rPr>
        <w:t>. 2017;129(1):76-82. doi:10.1097/AOG.0000000000001780</w:t>
      </w:r>
    </w:p>
    <w:p w14:paraId="107B22DC" w14:textId="77777777" w:rsidR="00B252DB" w:rsidRPr="00B252DB" w:rsidRDefault="00B252DB" w:rsidP="00B252DB">
      <w:pPr>
        <w:pStyle w:val="Bibliography"/>
        <w:rPr>
          <w:rFonts w:cs="Arial"/>
        </w:rPr>
      </w:pPr>
      <w:r w:rsidRPr="00B252DB">
        <w:rPr>
          <w:rFonts w:cs="Arial"/>
        </w:rPr>
        <w:t>29.</w:t>
      </w:r>
      <w:r w:rsidRPr="00B252DB">
        <w:rPr>
          <w:rFonts w:cs="Arial"/>
        </w:rPr>
        <w:tab/>
        <w:t xml:space="preserve">Bodnar LM, Abrams B, Simhan HN, et al. The impact of setting a pregnancy weight gain goal on total weight gain. </w:t>
      </w:r>
      <w:r w:rsidRPr="00B252DB">
        <w:rPr>
          <w:rFonts w:cs="Arial"/>
          <w:i/>
          <w:iCs/>
        </w:rPr>
        <w:t>Paediatr Perinat Epidemiol</w:t>
      </w:r>
      <w:r w:rsidRPr="00B252DB">
        <w:rPr>
          <w:rFonts w:cs="Arial"/>
        </w:rPr>
        <w:t>. 2021;35(2):164-173. doi:10.1111/ppe.12724</w:t>
      </w:r>
    </w:p>
    <w:p w14:paraId="5EF50240" w14:textId="77777777" w:rsidR="00B252DB" w:rsidRPr="00B252DB" w:rsidRDefault="00B252DB" w:rsidP="00B252DB">
      <w:pPr>
        <w:pStyle w:val="Bibliography"/>
        <w:rPr>
          <w:rFonts w:cs="Arial"/>
        </w:rPr>
      </w:pPr>
      <w:r w:rsidRPr="00B252DB">
        <w:rPr>
          <w:rFonts w:cs="Arial"/>
        </w:rPr>
        <w:t>30.</w:t>
      </w:r>
      <w:r w:rsidRPr="00B252DB">
        <w:rPr>
          <w:rFonts w:cs="Arial"/>
        </w:rPr>
        <w:tab/>
        <w:t xml:space="preserve">O’Loghlen E, Galligan R. Disordered eating in the postpartum period: Role of psychological distress, body dissatisfaction, dysfunctional maternal beliefs and self-compassion. </w:t>
      </w:r>
      <w:r w:rsidRPr="00B252DB">
        <w:rPr>
          <w:rFonts w:cs="Arial"/>
          <w:i/>
          <w:iCs/>
        </w:rPr>
        <w:t>J Health Psychol</w:t>
      </w:r>
      <w:r w:rsidRPr="00B252DB">
        <w:rPr>
          <w:rFonts w:cs="Arial"/>
        </w:rPr>
        <w:t>. Published online February 16, 2021:1359105321995940. doi:10.1177/1359105321995940</w:t>
      </w:r>
    </w:p>
    <w:p w14:paraId="78643128" w14:textId="77777777" w:rsidR="00B252DB" w:rsidRPr="00B252DB" w:rsidRDefault="00B252DB" w:rsidP="00B252DB">
      <w:pPr>
        <w:pStyle w:val="Bibliography"/>
        <w:rPr>
          <w:rFonts w:cs="Arial"/>
        </w:rPr>
      </w:pPr>
      <w:r w:rsidRPr="00B252DB">
        <w:rPr>
          <w:rFonts w:cs="Arial"/>
        </w:rPr>
        <w:t>31.</w:t>
      </w:r>
      <w:r w:rsidRPr="00B252DB">
        <w:rPr>
          <w:rFonts w:cs="Arial"/>
        </w:rPr>
        <w:tab/>
        <w:t xml:space="preserve">Gideon N, Hawkes N, Mond J, Saunders R, Tchanturia K, Serpell L. Correction: Development and Psychometric Validation of the EDE-QS, a 12 Item Short Form of the Eating Disorder Examination Questionnaire (EDE-Q). </w:t>
      </w:r>
      <w:r w:rsidRPr="00B252DB">
        <w:rPr>
          <w:rFonts w:cs="Arial"/>
          <w:i/>
          <w:iCs/>
        </w:rPr>
        <w:t>PloS One</w:t>
      </w:r>
      <w:r w:rsidRPr="00B252DB">
        <w:rPr>
          <w:rFonts w:cs="Arial"/>
        </w:rPr>
        <w:t>. 2018;13(11):e0207256. doi:10.1371/journal.pone.0207256</w:t>
      </w:r>
    </w:p>
    <w:p w14:paraId="36BEB88E" w14:textId="77777777" w:rsidR="00B252DB" w:rsidRPr="00B252DB" w:rsidRDefault="00B252DB" w:rsidP="00B252DB">
      <w:pPr>
        <w:pStyle w:val="Bibliography"/>
        <w:rPr>
          <w:rFonts w:cs="Arial"/>
        </w:rPr>
      </w:pPr>
      <w:r w:rsidRPr="00B252DB">
        <w:rPr>
          <w:rFonts w:cs="Arial"/>
        </w:rPr>
        <w:t>32.</w:t>
      </w:r>
      <w:r w:rsidRPr="00B252DB">
        <w:rPr>
          <w:rFonts w:cs="Arial"/>
        </w:rPr>
        <w:tab/>
        <w:t xml:space="preserve">Hahn SL, Kaciroti N, Eisenberg D, Weeks HM, Bauer KW, Sonneville KR. Introducing Dietary Self-Monitoring to Undergraduate Women via a Calorie Counting App Has No Effect on Mental Health or Health Behaviors: Results From a Randomized Controlled Trial. </w:t>
      </w:r>
      <w:r w:rsidRPr="00B252DB">
        <w:rPr>
          <w:rFonts w:cs="Arial"/>
          <w:i/>
          <w:iCs/>
        </w:rPr>
        <w:t>J Acad Nutr Diet</w:t>
      </w:r>
      <w:r w:rsidRPr="00B252DB">
        <w:rPr>
          <w:rFonts w:cs="Arial"/>
        </w:rPr>
        <w:t>. Published online August 2021:S2212267221007346. doi:10.1016/j.jand.2021.06.311</w:t>
      </w:r>
    </w:p>
    <w:p w14:paraId="4DBADE27" w14:textId="77777777" w:rsidR="00B252DB" w:rsidRPr="00B252DB" w:rsidRDefault="00B252DB" w:rsidP="00B252DB">
      <w:pPr>
        <w:pStyle w:val="Bibliography"/>
        <w:rPr>
          <w:rFonts w:cs="Arial"/>
        </w:rPr>
      </w:pPr>
      <w:r w:rsidRPr="00B252DB">
        <w:rPr>
          <w:rFonts w:cs="Arial"/>
        </w:rPr>
        <w:t>33.</w:t>
      </w:r>
      <w:r w:rsidRPr="00B252DB">
        <w:rPr>
          <w:rFonts w:cs="Arial"/>
        </w:rPr>
        <w:tab/>
        <w:t xml:space="preserve">Prnjak K, Mitchison D, Griffiths S, et al. Further development of the 12-item EDE-QS: identifying a cut-off for screening purposes. </w:t>
      </w:r>
      <w:r w:rsidRPr="00B252DB">
        <w:rPr>
          <w:rFonts w:cs="Arial"/>
          <w:i/>
          <w:iCs/>
        </w:rPr>
        <w:t>BMC Psychiatry</w:t>
      </w:r>
      <w:r w:rsidRPr="00B252DB">
        <w:rPr>
          <w:rFonts w:cs="Arial"/>
        </w:rPr>
        <w:t>. 2020;20(1):146. doi:10.1186/s12888-020-02565-5</w:t>
      </w:r>
    </w:p>
    <w:p w14:paraId="14E94B59" w14:textId="77777777" w:rsidR="00B252DB" w:rsidRPr="00B252DB" w:rsidRDefault="00B252DB" w:rsidP="00B252DB">
      <w:pPr>
        <w:pStyle w:val="Bibliography"/>
        <w:rPr>
          <w:rFonts w:cs="Arial"/>
        </w:rPr>
      </w:pPr>
      <w:r w:rsidRPr="00B252DB">
        <w:rPr>
          <w:rFonts w:cs="Arial"/>
        </w:rPr>
        <w:t>34.</w:t>
      </w:r>
      <w:r w:rsidRPr="00B252DB">
        <w:rPr>
          <w:rFonts w:cs="Arial"/>
        </w:rPr>
        <w:tab/>
        <w:t xml:space="preserve">Sámano R, Ortiz-Hernández L, Martínez-Rojano H, et al. Disordered Eating Behaviors Are Associated with Gestational Weight Gain in Adolescents. </w:t>
      </w:r>
      <w:r w:rsidRPr="00B252DB">
        <w:rPr>
          <w:rFonts w:cs="Arial"/>
          <w:i/>
          <w:iCs/>
        </w:rPr>
        <w:t>Nutrients</w:t>
      </w:r>
      <w:r w:rsidRPr="00B252DB">
        <w:rPr>
          <w:rFonts w:cs="Arial"/>
        </w:rPr>
        <w:t>. 2021;13(9):3186. doi:10.3390/nu13093186</w:t>
      </w:r>
    </w:p>
    <w:p w14:paraId="54FC4C41" w14:textId="77777777" w:rsidR="00B252DB" w:rsidRPr="00B252DB" w:rsidRDefault="00B252DB" w:rsidP="00B252DB">
      <w:pPr>
        <w:pStyle w:val="Bibliography"/>
        <w:rPr>
          <w:rFonts w:cs="Arial"/>
        </w:rPr>
      </w:pPr>
      <w:r w:rsidRPr="00B252DB">
        <w:rPr>
          <w:rFonts w:cs="Arial"/>
        </w:rPr>
        <w:t>35.</w:t>
      </w:r>
      <w:r w:rsidRPr="00B252DB">
        <w:rPr>
          <w:rFonts w:cs="Arial"/>
        </w:rPr>
        <w:tab/>
        <w:t xml:space="preserve">Hecht LM, Schwartz N, Miller-Matero LR, Braciszewski JM, Haedt-Matt A. Eating pathology and depressive symptoms as predictors of excessive weight gain during pregnancy. </w:t>
      </w:r>
      <w:r w:rsidRPr="00B252DB">
        <w:rPr>
          <w:rFonts w:cs="Arial"/>
          <w:i/>
          <w:iCs/>
        </w:rPr>
        <w:t>J Health Psychol</w:t>
      </w:r>
      <w:r w:rsidRPr="00B252DB">
        <w:rPr>
          <w:rFonts w:cs="Arial"/>
        </w:rPr>
        <w:t>. Published online April 17, 2020:1359105320913934. doi:10.1177/1359105320913934</w:t>
      </w:r>
    </w:p>
    <w:p w14:paraId="6E0638EB" w14:textId="77777777" w:rsidR="00B252DB" w:rsidRPr="00B252DB" w:rsidRDefault="00B252DB" w:rsidP="00B252DB">
      <w:pPr>
        <w:pStyle w:val="Bibliography"/>
        <w:rPr>
          <w:rFonts w:cs="Arial"/>
        </w:rPr>
      </w:pPr>
      <w:r w:rsidRPr="00B252DB">
        <w:rPr>
          <w:rFonts w:cs="Arial"/>
        </w:rPr>
        <w:lastRenderedPageBreak/>
        <w:t>36.</w:t>
      </w:r>
      <w:r w:rsidRPr="00B252DB">
        <w:rPr>
          <w:rFonts w:cs="Arial"/>
        </w:rPr>
        <w:tab/>
        <w:t xml:space="preserve">Siega-Riz AM, Bodnar LM, Stotland NE, Stang J. The Current Understanding of Gestational Weight Gain Among Women with Obesity and the Need for Future Research. </w:t>
      </w:r>
      <w:r w:rsidRPr="00B252DB">
        <w:rPr>
          <w:rFonts w:cs="Arial"/>
          <w:i/>
          <w:iCs/>
        </w:rPr>
        <w:t>NAM Perspect</w:t>
      </w:r>
      <w:r w:rsidRPr="00B252DB">
        <w:rPr>
          <w:rFonts w:cs="Arial"/>
        </w:rPr>
        <w:t>. 2020;2020. doi:10.31478/202001a</w:t>
      </w:r>
    </w:p>
    <w:p w14:paraId="7FC2915E" w14:textId="77777777" w:rsidR="00B252DB" w:rsidRPr="00B252DB" w:rsidRDefault="00B252DB" w:rsidP="00B252DB">
      <w:pPr>
        <w:pStyle w:val="Bibliography"/>
        <w:rPr>
          <w:rFonts w:cs="Arial"/>
        </w:rPr>
      </w:pPr>
      <w:r w:rsidRPr="00B252DB">
        <w:rPr>
          <w:rFonts w:cs="Arial"/>
        </w:rPr>
        <w:t>37.</w:t>
      </w:r>
      <w:r w:rsidRPr="00B252DB">
        <w:rPr>
          <w:rFonts w:cs="Arial"/>
        </w:rPr>
        <w:tab/>
        <w:t xml:space="preserve">Czech-Szczapa B, Szczapa T, Merritt TA, et al. Disordered eating attitudes during pregnancy in mothers of newborns requiring Neonatal Intensive Care Unit admission: a case control study. </w:t>
      </w:r>
      <w:r w:rsidRPr="00B252DB">
        <w:rPr>
          <w:rFonts w:cs="Arial"/>
          <w:i/>
          <w:iCs/>
        </w:rPr>
        <w:t>J Matern-Fetal Neonatal Med Off J Eur Assoc Perinat Med Fed Asia Ocean Perinat Soc Int Soc Perinat Obstet</w:t>
      </w:r>
      <w:r w:rsidRPr="00B252DB">
        <w:rPr>
          <w:rFonts w:cs="Arial"/>
        </w:rPr>
        <w:t>. 2015;28(14):1711-1715. doi:10.3109/14767058.2014.966675</w:t>
      </w:r>
    </w:p>
    <w:p w14:paraId="664FC90B" w14:textId="77777777" w:rsidR="00B252DB" w:rsidRPr="00B252DB" w:rsidRDefault="00B252DB" w:rsidP="00B252DB">
      <w:pPr>
        <w:pStyle w:val="Bibliography"/>
        <w:rPr>
          <w:rFonts w:cs="Arial"/>
        </w:rPr>
      </w:pPr>
      <w:r w:rsidRPr="00B252DB">
        <w:rPr>
          <w:rFonts w:cs="Arial"/>
        </w:rPr>
        <w:t>38.</w:t>
      </w:r>
      <w:r w:rsidRPr="00B252DB">
        <w:rPr>
          <w:rFonts w:cs="Arial"/>
        </w:rPr>
        <w:tab/>
        <w:t xml:space="preserve">J-P NA, Minami M, Eitoku M, et al. Lack of concern about body image and health during pregnancy linked to excessive gestational weight gain and small-for-gestational-age deliveries: the Japan Environment and Children’s Study. </w:t>
      </w:r>
      <w:r w:rsidRPr="00B252DB">
        <w:rPr>
          <w:rFonts w:cs="Arial"/>
          <w:i/>
          <w:iCs/>
        </w:rPr>
        <w:t>BMC Pregnancy Childbirth</w:t>
      </w:r>
      <w:r w:rsidRPr="00B252DB">
        <w:rPr>
          <w:rFonts w:cs="Arial"/>
        </w:rPr>
        <w:t>. 2021;21(1):396. doi:10.1186/s12884-021-03827-0</w:t>
      </w:r>
    </w:p>
    <w:p w14:paraId="1DE09B9E" w14:textId="77777777" w:rsidR="00B252DB" w:rsidRPr="00B252DB" w:rsidRDefault="00B252DB" w:rsidP="00B252DB">
      <w:pPr>
        <w:pStyle w:val="Bibliography"/>
        <w:rPr>
          <w:rFonts w:cs="Arial"/>
        </w:rPr>
      </w:pPr>
      <w:r w:rsidRPr="00B252DB">
        <w:rPr>
          <w:rFonts w:cs="Arial"/>
        </w:rPr>
        <w:t>39.</w:t>
      </w:r>
      <w:r w:rsidRPr="00B252DB">
        <w:rPr>
          <w:rFonts w:cs="Arial"/>
        </w:rPr>
        <w:tab/>
        <w:t xml:space="preserve">Wang ML, Arroyo J, Druker S, Sankey HZ, Rosal MC. Knowledge, Attitudes and Provider Advice by Pre-Pregnancy Weight Status: A Qualitative Study of Pregnant Latinas With Excessive Gestational Weight Gain. </w:t>
      </w:r>
      <w:r w:rsidRPr="00B252DB">
        <w:rPr>
          <w:rFonts w:cs="Arial"/>
          <w:i/>
          <w:iCs/>
        </w:rPr>
        <w:t>Women Health</w:t>
      </w:r>
      <w:r w:rsidRPr="00B252DB">
        <w:rPr>
          <w:rFonts w:cs="Arial"/>
        </w:rPr>
        <w:t>. 2015;55(7):805-828. doi:10.1080/03630242.2015.1050542</w:t>
      </w:r>
    </w:p>
    <w:p w14:paraId="4CBEB019" w14:textId="77777777" w:rsidR="00B252DB" w:rsidRPr="00B252DB" w:rsidRDefault="00B252DB" w:rsidP="00B252DB">
      <w:pPr>
        <w:pStyle w:val="Bibliography"/>
        <w:rPr>
          <w:rFonts w:cs="Arial"/>
        </w:rPr>
      </w:pPr>
      <w:r w:rsidRPr="00B252DB">
        <w:rPr>
          <w:rFonts w:cs="Arial"/>
        </w:rPr>
        <w:t>40.</w:t>
      </w:r>
      <w:r w:rsidRPr="00B252DB">
        <w:rPr>
          <w:rFonts w:cs="Arial"/>
        </w:rPr>
        <w:tab/>
        <w:t xml:space="preserve">Ogawa K, Morisaki N, Sago H, Fujiwara T, Horikawa R. Association between women’s perceived ideal gestational weight gain during pregnancy and pregnancy outcomes. </w:t>
      </w:r>
      <w:r w:rsidRPr="00B252DB">
        <w:rPr>
          <w:rFonts w:cs="Arial"/>
          <w:i/>
          <w:iCs/>
        </w:rPr>
        <w:t>Sci Rep</w:t>
      </w:r>
      <w:r w:rsidRPr="00B252DB">
        <w:rPr>
          <w:rFonts w:cs="Arial"/>
        </w:rPr>
        <w:t>. 2018;8(1):11574. doi:10.1038/s41598-018-29936-z</w:t>
      </w:r>
    </w:p>
    <w:p w14:paraId="4A7695A9" w14:textId="77777777" w:rsidR="00B252DB" w:rsidRPr="00B252DB" w:rsidRDefault="00B252DB" w:rsidP="00B252DB">
      <w:pPr>
        <w:pStyle w:val="Bibliography"/>
        <w:rPr>
          <w:rFonts w:cs="Arial"/>
        </w:rPr>
      </w:pPr>
      <w:r w:rsidRPr="00B252DB">
        <w:rPr>
          <w:rFonts w:cs="Arial"/>
        </w:rPr>
        <w:t>41.</w:t>
      </w:r>
      <w:r w:rsidRPr="00B252DB">
        <w:rPr>
          <w:rFonts w:cs="Arial"/>
        </w:rPr>
        <w:tab/>
        <w:t xml:space="preserve">Leddy MA, Jones C, Morgan MA, Schulkin J. Eating disorders and obstetric-gynecologic care. </w:t>
      </w:r>
      <w:r w:rsidRPr="00B252DB">
        <w:rPr>
          <w:rFonts w:cs="Arial"/>
          <w:i/>
          <w:iCs/>
        </w:rPr>
        <w:t>J Womens Health 2002</w:t>
      </w:r>
      <w:r w:rsidRPr="00B252DB">
        <w:rPr>
          <w:rFonts w:cs="Arial"/>
        </w:rPr>
        <w:t>. 2009;18(9):1395-1401. doi:10.1089/jwh.2008.1183</w:t>
      </w:r>
    </w:p>
    <w:p w14:paraId="4258416C" w14:textId="77777777" w:rsidR="00B252DB" w:rsidRPr="00B252DB" w:rsidRDefault="00B252DB" w:rsidP="00B252DB">
      <w:pPr>
        <w:pStyle w:val="Bibliography"/>
        <w:rPr>
          <w:rFonts w:cs="Arial"/>
        </w:rPr>
      </w:pPr>
      <w:r w:rsidRPr="00B252DB">
        <w:rPr>
          <w:rFonts w:cs="Arial"/>
        </w:rPr>
        <w:t>42.</w:t>
      </w:r>
      <w:r w:rsidRPr="00B252DB">
        <w:rPr>
          <w:rFonts w:cs="Arial"/>
        </w:rPr>
        <w:tab/>
        <w:t xml:space="preserve">Bye A, Shawe J, Bick D, Easter A, Kash-Macdonald M, Micali N. Barriers to identifying eating disorders in pregnancy and in the postnatal period: a qualitative approach. </w:t>
      </w:r>
      <w:r w:rsidRPr="00B252DB">
        <w:rPr>
          <w:rFonts w:cs="Arial"/>
          <w:i/>
          <w:iCs/>
        </w:rPr>
        <w:t>BMC Pregnancy Childbirth</w:t>
      </w:r>
      <w:r w:rsidRPr="00B252DB">
        <w:rPr>
          <w:rFonts w:cs="Arial"/>
        </w:rPr>
        <w:t>. 2018;18(1):114. doi:10.1186/s12884-018-1745-x</w:t>
      </w:r>
    </w:p>
    <w:p w14:paraId="4ED29B95" w14:textId="77777777" w:rsidR="00B252DB" w:rsidRPr="00B252DB" w:rsidRDefault="00B252DB" w:rsidP="00B252DB">
      <w:pPr>
        <w:pStyle w:val="Bibliography"/>
        <w:rPr>
          <w:rFonts w:cs="Arial"/>
        </w:rPr>
      </w:pPr>
      <w:r w:rsidRPr="00B252DB">
        <w:rPr>
          <w:rFonts w:cs="Arial"/>
        </w:rPr>
        <w:t>43.</w:t>
      </w:r>
      <w:r w:rsidRPr="00B252DB">
        <w:rPr>
          <w:rFonts w:cs="Arial"/>
        </w:rPr>
        <w:tab/>
        <w:t xml:space="preserve">Rangel Bousquet Carrilho T, M Rasmussen K, Rodrigues Farias D, et al. Agreement between self-reported pre-pregnancy weight and measured first-trimester weight in Brazilian women. </w:t>
      </w:r>
      <w:r w:rsidRPr="00B252DB">
        <w:rPr>
          <w:rFonts w:cs="Arial"/>
          <w:i/>
          <w:iCs/>
        </w:rPr>
        <w:t>BMC Pregnancy Childbirth</w:t>
      </w:r>
      <w:r w:rsidRPr="00B252DB">
        <w:rPr>
          <w:rFonts w:cs="Arial"/>
        </w:rPr>
        <w:t>. 2020;20(1):734. doi:10.1186/s12884-020-03354-4</w:t>
      </w:r>
    </w:p>
    <w:p w14:paraId="00A78AAF" w14:textId="77777777" w:rsidR="00B252DB" w:rsidRPr="00B252DB" w:rsidRDefault="00B252DB" w:rsidP="00B252DB">
      <w:pPr>
        <w:pStyle w:val="Bibliography"/>
        <w:rPr>
          <w:rFonts w:cs="Arial"/>
        </w:rPr>
      </w:pPr>
      <w:r w:rsidRPr="00B252DB">
        <w:rPr>
          <w:rFonts w:cs="Arial"/>
        </w:rPr>
        <w:t>44.</w:t>
      </w:r>
      <w:r w:rsidRPr="00B252DB">
        <w:rPr>
          <w:rFonts w:cs="Arial"/>
        </w:rPr>
        <w:tab/>
        <w:t xml:space="preserve">Bannatyne AJ, McNeil E, Stapleton P, MacKenzie-Shalders K, Watt B. Disordered eating measures validated in pregnancy samples: a systematic review. </w:t>
      </w:r>
      <w:r w:rsidRPr="00B252DB">
        <w:rPr>
          <w:rFonts w:cs="Arial"/>
          <w:i/>
          <w:iCs/>
        </w:rPr>
        <w:t>Eat Disord</w:t>
      </w:r>
      <w:r w:rsidRPr="00B252DB">
        <w:rPr>
          <w:rFonts w:cs="Arial"/>
        </w:rPr>
        <w:t>. 2021;29(4):421-446. doi:10.1080/10640266.2019.1663478</w:t>
      </w:r>
    </w:p>
    <w:p w14:paraId="3680101A" w14:textId="77777777" w:rsidR="00B252DB" w:rsidRPr="00B252DB" w:rsidRDefault="00B252DB" w:rsidP="00B252DB">
      <w:pPr>
        <w:pStyle w:val="Bibliography"/>
        <w:rPr>
          <w:rFonts w:cs="Arial"/>
        </w:rPr>
      </w:pPr>
      <w:r w:rsidRPr="00B252DB">
        <w:rPr>
          <w:rFonts w:cs="Arial"/>
        </w:rPr>
        <w:t>45.</w:t>
      </w:r>
      <w:r w:rsidRPr="00B252DB">
        <w:rPr>
          <w:rFonts w:cs="Arial"/>
        </w:rPr>
        <w:tab/>
        <w:t xml:space="preserve">Claydon EA, Lilly CL, Ceglar JX, Dueñas-Garcia OF. Development and validation across trimester of the Prenatal Eating Behaviors Screening tool. </w:t>
      </w:r>
      <w:r w:rsidRPr="00B252DB">
        <w:rPr>
          <w:rFonts w:cs="Arial"/>
          <w:i/>
          <w:iCs/>
        </w:rPr>
        <w:t>Arch Womens Ment Health</w:t>
      </w:r>
      <w:r w:rsidRPr="00B252DB">
        <w:rPr>
          <w:rFonts w:cs="Arial"/>
        </w:rPr>
        <w:t>. 2022;25(4):705-716. doi:10.1007/s00737-022-01230-y</w:t>
      </w:r>
    </w:p>
    <w:p w14:paraId="70CBE2D9" w14:textId="2F09CD04" w:rsidR="00F83712" w:rsidRDefault="00DE5BAD" w:rsidP="006F7A96">
      <w:pPr>
        <w:pStyle w:val="Standard"/>
        <w:spacing w:line="240" w:lineRule="auto"/>
      </w:pPr>
      <w:r>
        <w:fldChar w:fldCharType="end"/>
      </w:r>
    </w:p>
    <w:sectPr w:rsidR="00F83712">
      <w:headerReference w:type="default" r:id="rId29"/>
      <w:footerReference w:type="even" r:id="rId30"/>
      <w:foot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CB5D0" w14:textId="77777777" w:rsidR="00DE5BAD" w:rsidRDefault="00DE5BAD">
      <w:r>
        <w:separator/>
      </w:r>
    </w:p>
  </w:endnote>
  <w:endnote w:type="continuationSeparator" w:id="0">
    <w:p w14:paraId="3C209BD6" w14:textId="77777777" w:rsidR="00DE5BAD" w:rsidRDefault="00DE5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eration Sans">
    <w:panose1 w:val="020B0604020202020204"/>
    <w:charset w:val="00"/>
    <w:family w:val="swiss"/>
    <w:pitch w:val="variable"/>
  </w:font>
  <w:font w:name="Linux Libertine G">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0116108"/>
      <w:docPartObj>
        <w:docPartGallery w:val="Page Numbers (Bottom of Page)"/>
        <w:docPartUnique/>
      </w:docPartObj>
    </w:sdtPr>
    <w:sdtEndPr>
      <w:rPr>
        <w:rStyle w:val="PageNumber"/>
      </w:rPr>
    </w:sdtEndPr>
    <w:sdtContent>
      <w:p w14:paraId="1031FA21" w14:textId="308A50C7" w:rsidR="00F3027C" w:rsidRDefault="00F3027C" w:rsidP="003329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944543" w14:textId="77777777" w:rsidR="00F3027C" w:rsidRDefault="00F3027C" w:rsidP="00F302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074980"/>
      <w:docPartObj>
        <w:docPartGallery w:val="Page Numbers (Bottom of Page)"/>
        <w:docPartUnique/>
      </w:docPartObj>
    </w:sdtPr>
    <w:sdtEndPr>
      <w:rPr>
        <w:rStyle w:val="PageNumber"/>
      </w:rPr>
    </w:sdtEndPr>
    <w:sdtContent>
      <w:p w14:paraId="67BD111A" w14:textId="2D134F74" w:rsidR="00F3027C" w:rsidRDefault="00F3027C" w:rsidP="003329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28E3EF" w14:textId="77777777" w:rsidR="00F3027C" w:rsidRDefault="00F3027C" w:rsidP="00F302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15E85" w14:textId="77777777" w:rsidR="00DE5BAD" w:rsidRDefault="00DE5BAD">
      <w:r>
        <w:rPr>
          <w:color w:val="000000"/>
        </w:rPr>
        <w:separator/>
      </w:r>
    </w:p>
  </w:footnote>
  <w:footnote w:type="continuationSeparator" w:id="0">
    <w:p w14:paraId="51F20E38" w14:textId="77777777" w:rsidR="00DE5BAD" w:rsidRDefault="00DE5B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CB31D" w14:textId="77777777" w:rsidR="00FF6C3A" w:rsidRDefault="00DE5BAD">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D013F"/>
    <w:multiLevelType w:val="hybridMultilevel"/>
    <w:tmpl w:val="AF2EF8E0"/>
    <w:lvl w:ilvl="0" w:tplc="D4E62DCE">
      <w:start w:val="1"/>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22659E"/>
    <w:multiLevelType w:val="multilevel"/>
    <w:tmpl w:val="3E80132E"/>
    <w:styleLink w:val="WWNum1"/>
    <w:lvl w:ilvl="0">
      <w:numFmt w:val="bullet"/>
      <w:lvlText w:val="●"/>
      <w:lvlJc w:val="left"/>
      <w:pPr>
        <w:ind w:left="720" w:hanging="360"/>
      </w:pPr>
      <w:rPr>
        <w:rFonts w:ascii="Times New Roman" w:hAnsi="Times New Roman"/>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 w15:restartNumberingAfterBreak="0">
    <w:nsid w:val="6BF72841"/>
    <w:multiLevelType w:val="hybridMultilevel"/>
    <w:tmpl w:val="8D88224C"/>
    <w:lvl w:ilvl="0" w:tplc="C7BC1046">
      <w:start w:val="16"/>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F74E43"/>
    <w:multiLevelType w:val="hybridMultilevel"/>
    <w:tmpl w:val="C75A8496"/>
    <w:lvl w:ilvl="0" w:tplc="74C64246">
      <w:start w:val="1"/>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712"/>
    <w:rsid w:val="0000258C"/>
    <w:rsid w:val="0000794F"/>
    <w:rsid w:val="00077FD4"/>
    <w:rsid w:val="00083627"/>
    <w:rsid w:val="000B6015"/>
    <w:rsid w:val="000C2FFE"/>
    <w:rsid w:val="000D6125"/>
    <w:rsid w:val="001437AA"/>
    <w:rsid w:val="00171CDA"/>
    <w:rsid w:val="00184FCE"/>
    <w:rsid w:val="001F41C3"/>
    <w:rsid w:val="00213AC4"/>
    <w:rsid w:val="002921EA"/>
    <w:rsid w:val="002D21FE"/>
    <w:rsid w:val="002E08CD"/>
    <w:rsid w:val="00317ED0"/>
    <w:rsid w:val="00354EEA"/>
    <w:rsid w:val="00376F70"/>
    <w:rsid w:val="003D5C33"/>
    <w:rsid w:val="003F1AE0"/>
    <w:rsid w:val="00581ACF"/>
    <w:rsid w:val="00584D14"/>
    <w:rsid w:val="005B2F9C"/>
    <w:rsid w:val="005D45DF"/>
    <w:rsid w:val="00604F08"/>
    <w:rsid w:val="00612C87"/>
    <w:rsid w:val="00644F84"/>
    <w:rsid w:val="00670F88"/>
    <w:rsid w:val="00693A5F"/>
    <w:rsid w:val="006B2822"/>
    <w:rsid w:val="006E620E"/>
    <w:rsid w:val="006F7A96"/>
    <w:rsid w:val="0074169B"/>
    <w:rsid w:val="00763AD6"/>
    <w:rsid w:val="0080556E"/>
    <w:rsid w:val="0082757A"/>
    <w:rsid w:val="0087544B"/>
    <w:rsid w:val="00896022"/>
    <w:rsid w:val="008B2026"/>
    <w:rsid w:val="008B3EF1"/>
    <w:rsid w:val="009856BD"/>
    <w:rsid w:val="009D24CA"/>
    <w:rsid w:val="00A07209"/>
    <w:rsid w:val="00A32669"/>
    <w:rsid w:val="00A427AB"/>
    <w:rsid w:val="00A44956"/>
    <w:rsid w:val="00A5426F"/>
    <w:rsid w:val="00AB4579"/>
    <w:rsid w:val="00AD11E0"/>
    <w:rsid w:val="00AF1C73"/>
    <w:rsid w:val="00B10A53"/>
    <w:rsid w:val="00B252DB"/>
    <w:rsid w:val="00B27C7B"/>
    <w:rsid w:val="00B51761"/>
    <w:rsid w:val="00B90C9A"/>
    <w:rsid w:val="00BA348E"/>
    <w:rsid w:val="00BB36BB"/>
    <w:rsid w:val="00C20CA4"/>
    <w:rsid w:val="00C7449D"/>
    <w:rsid w:val="00C90C25"/>
    <w:rsid w:val="00C941C6"/>
    <w:rsid w:val="00CB6411"/>
    <w:rsid w:val="00D35617"/>
    <w:rsid w:val="00D430FA"/>
    <w:rsid w:val="00D605C3"/>
    <w:rsid w:val="00D63D18"/>
    <w:rsid w:val="00D75D79"/>
    <w:rsid w:val="00DE5BAD"/>
    <w:rsid w:val="00DE6C54"/>
    <w:rsid w:val="00DF34DC"/>
    <w:rsid w:val="00DF41B9"/>
    <w:rsid w:val="00E75E51"/>
    <w:rsid w:val="00F0023E"/>
    <w:rsid w:val="00F3027C"/>
    <w:rsid w:val="00F619ED"/>
    <w:rsid w:val="00F83712"/>
    <w:rsid w:val="00FA789C"/>
    <w:rsid w:val="00FE0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58D4E"/>
  <w15:docId w15:val="{750BC47B-C4AC-C64F-8058-04EA9267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pPr>
  </w:style>
  <w:style w:type="paragraph" w:styleId="Heading1">
    <w:name w:val="heading 1"/>
    <w:basedOn w:val="Normal"/>
    <w:next w:val="Standard"/>
    <w:uiPriority w:val="9"/>
    <w:qFormat/>
    <w:pPr>
      <w:keepNext/>
      <w:keepLines/>
      <w:spacing w:before="400" w:after="120"/>
      <w:outlineLvl w:val="0"/>
    </w:pPr>
    <w:rPr>
      <w:sz w:val="40"/>
      <w:szCs w:val="40"/>
    </w:rPr>
  </w:style>
  <w:style w:type="paragraph" w:styleId="Heading2">
    <w:name w:val="heading 2"/>
    <w:basedOn w:val="Normal"/>
    <w:next w:val="Standard"/>
    <w:uiPriority w:val="9"/>
    <w:unhideWhenUsed/>
    <w:qFormat/>
    <w:pPr>
      <w:keepNext/>
      <w:keepLines/>
      <w:spacing w:before="360" w:after="120"/>
      <w:outlineLvl w:val="1"/>
    </w:pPr>
    <w:rPr>
      <w:sz w:val="32"/>
      <w:szCs w:val="32"/>
    </w:rPr>
  </w:style>
  <w:style w:type="paragraph" w:styleId="Heading3">
    <w:name w:val="heading 3"/>
    <w:basedOn w:val="Normal"/>
    <w:next w:val="Standard"/>
    <w:uiPriority w:val="9"/>
    <w:unhideWhenUsed/>
    <w:qFormat/>
    <w:pPr>
      <w:keepNext/>
      <w:keepLines/>
      <w:spacing w:before="320" w:after="80"/>
      <w:outlineLvl w:val="2"/>
    </w:pPr>
    <w:rPr>
      <w:color w:val="434343"/>
      <w:sz w:val="28"/>
      <w:szCs w:val="28"/>
    </w:rPr>
  </w:style>
  <w:style w:type="paragraph" w:styleId="Heading4">
    <w:name w:val="heading 4"/>
    <w:basedOn w:val="Normal"/>
    <w:next w:val="Standard"/>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Standard"/>
    <w:uiPriority w:val="9"/>
    <w:semiHidden/>
    <w:unhideWhenUsed/>
    <w:qFormat/>
    <w:pPr>
      <w:keepNext/>
      <w:keepLines/>
      <w:spacing w:before="240" w:after="80"/>
      <w:outlineLvl w:val="4"/>
    </w:pPr>
    <w:rPr>
      <w:color w:val="666666"/>
    </w:rPr>
  </w:style>
  <w:style w:type="paragraph" w:styleId="Heading6">
    <w:name w:val="heading 6"/>
    <w:basedOn w:val="Normal"/>
    <w:next w:val="Standard"/>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uiPriority w:val="10"/>
    <w:qFormat/>
    <w:pPr>
      <w:keepNext/>
      <w:keepLines/>
      <w:spacing w:after="60"/>
    </w:pPr>
    <w:rPr>
      <w:sz w:val="52"/>
      <w:szCs w:val="52"/>
    </w:rPr>
  </w:style>
  <w:style w:type="paragraph" w:styleId="Subtitle">
    <w:name w:val="Subtitle"/>
    <w:basedOn w:val="Normal"/>
    <w:next w:val="Standard"/>
    <w:uiPriority w:val="11"/>
    <w:qFormat/>
    <w:pPr>
      <w:keepNext/>
      <w:keepLines/>
      <w:spacing w:after="320"/>
    </w:pPr>
    <w:rPr>
      <w:color w:val="666666"/>
      <w:sz w:val="30"/>
      <w:szCs w:val="30"/>
    </w:rPr>
  </w:style>
  <w:style w:type="paragraph" w:styleId="Header">
    <w:name w:val="header"/>
    <w:basedOn w:val="Standard"/>
  </w:style>
  <w:style w:type="character" w:customStyle="1" w:styleId="ListLabel1">
    <w:name w:val="ListLabel 1"/>
    <w:rPr>
      <w:rFonts w:ascii="Times New Roman" w:eastAsia="Times New Roman" w:hAnsi="Times New Roman" w:cs="Times New Roman"/>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ascii="Times New Roman" w:eastAsia="Times New Roman" w:hAnsi="Times New Roman" w:cs="Times New Roman"/>
      <w:position w:val="0"/>
      <w:vertAlign w:val="baseline"/>
    </w:rPr>
  </w:style>
  <w:style w:type="character" w:customStyle="1" w:styleId="Internetlink">
    <w:name w:val="Internet link"/>
    <w:rPr>
      <w:color w:val="000080"/>
      <w:u w:val="single"/>
    </w:rPr>
  </w:style>
  <w:style w:type="character" w:customStyle="1" w:styleId="ListLabel11">
    <w:name w:val="ListLabel 11"/>
    <w:rPr>
      <w:position w:val="0"/>
      <w:vertAlign w:val="baseline"/>
    </w:rPr>
  </w:style>
  <w:style w:type="character" w:customStyle="1" w:styleId="ListLabel12">
    <w:name w:val="ListLabel 12"/>
    <w:rPr>
      <w:rFonts w:ascii="Times New Roman" w:eastAsia="Times New Roman" w:hAnsi="Times New Roman" w:cs="Times New Roman"/>
      <w:b/>
      <w:color w:val="1155CC"/>
      <w:u w:val="single"/>
    </w:rPr>
  </w:style>
  <w:style w:type="numbering" w:customStyle="1" w:styleId="WWNum1">
    <w:name w:val="WWNum1"/>
    <w:basedOn w:val="NoList"/>
    <w:pPr>
      <w:numPr>
        <w:numId w:val="1"/>
      </w:numPr>
    </w:pPr>
  </w:style>
  <w:style w:type="paragraph" w:styleId="Bibliography">
    <w:name w:val="Bibliography"/>
    <w:basedOn w:val="Normal"/>
    <w:next w:val="Normal"/>
    <w:uiPriority w:val="37"/>
    <w:unhideWhenUsed/>
    <w:rsid w:val="00F3027C"/>
    <w:pPr>
      <w:tabs>
        <w:tab w:val="left" w:pos="380"/>
      </w:tabs>
      <w:spacing w:after="240"/>
      <w:ind w:left="384" w:hanging="384"/>
    </w:pPr>
    <w:rPr>
      <w:rFonts w:cs="Mangal"/>
      <w:szCs w:val="20"/>
    </w:rPr>
  </w:style>
  <w:style w:type="paragraph" w:styleId="Footer">
    <w:name w:val="footer"/>
    <w:basedOn w:val="Normal"/>
    <w:link w:val="FooterChar"/>
    <w:uiPriority w:val="99"/>
    <w:unhideWhenUsed/>
    <w:rsid w:val="00F3027C"/>
    <w:pPr>
      <w:tabs>
        <w:tab w:val="center" w:pos="4680"/>
        <w:tab w:val="right" w:pos="9360"/>
      </w:tabs>
    </w:pPr>
    <w:rPr>
      <w:rFonts w:cs="Mangal"/>
      <w:szCs w:val="20"/>
    </w:rPr>
  </w:style>
  <w:style w:type="character" w:customStyle="1" w:styleId="FooterChar">
    <w:name w:val="Footer Char"/>
    <w:basedOn w:val="DefaultParagraphFont"/>
    <w:link w:val="Footer"/>
    <w:uiPriority w:val="99"/>
    <w:rsid w:val="00F3027C"/>
    <w:rPr>
      <w:rFonts w:cs="Mangal"/>
      <w:szCs w:val="20"/>
    </w:rPr>
  </w:style>
  <w:style w:type="character" w:styleId="PageNumber">
    <w:name w:val="page number"/>
    <w:basedOn w:val="DefaultParagraphFont"/>
    <w:uiPriority w:val="99"/>
    <w:semiHidden/>
    <w:unhideWhenUsed/>
    <w:rsid w:val="00F3027C"/>
  </w:style>
  <w:style w:type="paragraph" w:styleId="NoSpacing">
    <w:name w:val="No Spacing"/>
    <w:uiPriority w:val="1"/>
    <w:qFormat/>
    <w:rsid w:val="00AF1C73"/>
    <w:pPr>
      <w:widowControl/>
    </w:pPr>
    <w:rPr>
      <w:rFonts w:cs="Mangal"/>
      <w:szCs w:val="20"/>
    </w:rPr>
  </w:style>
  <w:style w:type="character" w:styleId="CommentReference">
    <w:name w:val="annotation reference"/>
    <w:basedOn w:val="DefaultParagraphFont"/>
    <w:uiPriority w:val="99"/>
    <w:semiHidden/>
    <w:unhideWhenUsed/>
    <w:rsid w:val="00AF1C73"/>
    <w:rPr>
      <w:sz w:val="16"/>
      <w:szCs w:val="16"/>
    </w:rPr>
  </w:style>
  <w:style w:type="paragraph" w:styleId="CommentText">
    <w:name w:val="annotation text"/>
    <w:basedOn w:val="Normal"/>
    <w:link w:val="CommentTextChar"/>
    <w:uiPriority w:val="99"/>
    <w:semiHidden/>
    <w:unhideWhenUsed/>
    <w:rsid w:val="00AF1C73"/>
    <w:rPr>
      <w:rFonts w:cs="Mangal"/>
      <w:sz w:val="20"/>
      <w:szCs w:val="18"/>
    </w:rPr>
  </w:style>
  <w:style w:type="character" w:customStyle="1" w:styleId="CommentTextChar">
    <w:name w:val="Comment Text Char"/>
    <w:basedOn w:val="DefaultParagraphFont"/>
    <w:link w:val="CommentText"/>
    <w:uiPriority w:val="99"/>
    <w:semiHidden/>
    <w:rsid w:val="00AF1C73"/>
    <w:rPr>
      <w:rFonts w:cs="Mangal"/>
      <w:sz w:val="20"/>
      <w:szCs w:val="18"/>
    </w:rPr>
  </w:style>
  <w:style w:type="paragraph" w:styleId="CommentSubject">
    <w:name w:val="annotation subject"/>
    <w:basedOn w:val="CommentText"/>
    <w:next w:val="CommentText"/>
    <w:link w:val="CommentSubjectChar"/>
    <w:uiPriority w:val="99"/>
    <w:semiHidden/>
    <w:unhideWhenUsed/>
    <w:rsid w:val="00AF1C73"/>
    <w:rPr>
      <w:b/>
      <w:bCs/>
    </w:rPr>
  </w:style>
  <w:style w:type="character" w:customStyle="1" w:styleId="CommentSubjectChar">
    <w:name w:val="Comment Subject Char"/>
    <w:basedOn w:val="CommentTextChar"/>
    <w:link w:val="CommentSubject"/>
    <w:uiPriority w:val="99"/>
    <w:semiHidden/>
    <w:rsid w:val="00AF1C73"/>
    <w:rPr>
      <w:rFonts w:cs="Mangal"/>
      <w:b/>
      <w:bCs/>
      <w:sz w:val="20"/>
      <w:szCs w:val="18"/>
    </w:rPr>
  </w:style>
  <w:style w:type="character" w:styleId="PlaceholderText">
    <w:name w:val="Placeholder Text"/>
    <w:basedOn w:val="DefaultParagraphFont"/>
    <w:uiPriority w:val="99"/>
    <w:semiHidden/>
    <w:rsid w:val="00CB6411"/>
    <w:rPr>
      <w:color w:val="808080"/>
    </w:rPr>
  </w:style>
  <w:style w:type="paragraph" w:styleId="ListParagraph">
    <w:name w:val="List Paragraph"/>
    <w:basedOn w:val="Normal"/>
    <w:uiPriority w:val="34"/>
    <w:qFormat/>
    <w:rsid w:val="00C90C25"/>
    <w:pPr>
      <w:ind w:left="720"/>
      <w:contextualSpacing/>
    </w:pPr>
    <w:rPr>
      <w:rFonts w:cs="Mangal"/>
      <w:szCs w:val="20"/>
    </w:rPr>
  </w:style>
  <w:style w:type="paragraph" w:styleId="BalloonText">
    <w:name w:val="Balloon Text"/>
    <w:basedOn w:val="Normal"/>
    <w:link w:val="BalloonTextChar"/>
    <w:uiPriority w:val="99"/>
    <w:semiHidden/>
    <w:unhideWhenUsed/>
    <w:rsid w:val="001437AA"/>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1437AA"/>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0.emf"/><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0.emf"/><Relationship Id="rId17" Type="http://schemas.openxmlformats.org/officeDocument/2006/relationships/image" Target="media/image6.png"/><Relationship Id="rId25" Type="http://schemas.openxmlformats.org/officeDocument/2006/relationships/image" Target="media/image11.emf"/><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20.png"/><Relationship Id="rId10" Type="http://schemas.openxmlformats.org/officeDocument/2006/relationships/image" Target="media/image30.jp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90.png"/><Relationship Id="rId27" Type="http://schemas.openxmlformats.org/officeDocument/2006/relationships/image" Target="media/image12.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30051</Words>
  <Characters>171296</Characters>
  <Application>Microsoft Office Word</Application>
  <DocSecurity>0</DocSecurity>
  <Lines>1427</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Dave Bridges</cp:lastModifiedBy>
  <cp:revision>4</cp:revision>
  <dcterms:created xsi:type="dcterms:W3CDTF">2023-11-08T13:20:00Z</dcterms:created>
  <dcterms:modified xsi:type="dcterms:W3CDTF">2023-11-08T13:22:00Z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{"style":{"styleID":"http://www.zotero.org/styles/american-medical-association","hasBibliography":true,"bibliographyStyleHasBeenSet":true},"prefs":{"fieldType":"Field","automaticJournalAbbreviations":true,"delayCitationUpdates":false,"noteType":0},"sessio</vt:lpwstr>
  </property>
  <property fmtid="{D5CDD505-2E9C-101B-9397-08002B2CF9AE}" pid="3" name="ZOTERO_PREF_2">
    <vt:lpwstr>nID":"AfFMy8ub","zoteroVersion":"6.0.23","dataVersion":4}</vt:lpwstr>
  </property>
</Properties>
</file>