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5CB703" w14:textId="726A8967" w:rsidR="00BA035B" w:rsidRDefault="00BA035B" w:rsidP="00BA035B">
      <w:pPr>
        <w:pStyle w:val="Title"/>
      </w:pPr>
      <w:commentRangeStart w:id="0"/>
      <w:commentRangeStart w:id="1"/>
      <w:r w:rsidRPr="00F45BD4">
        <w:t>Stress and Its Impact on the Development of Diabetes in Obese Individuals: A Comprehensive Analysis</w:t>
      </w:r>
      <w:commentRangeEnd w:id="0"/>
      <w:r w:rsidR="00F75CE9">
        <w:rPr>
          <w:rStyle w:val="CommentReference"/>
          <w:rFonts w:asciiTheme="minorHAnsi" w:eastAsiaTheme="minorHAnsi" w:hAnsiTheme="minorHAnsi" w:cstheme="minorBidi"/>
          <w:spacing w:val="0"/>
          <w:kern w:val="0"/>
        </w:rPr>
        <w:commentReference w:id="0"/>
      </w:r>
      <w:commentRangeEnd w:id="1"/>
      <w:r w:rsidR="0080291E">
        <w:rPr>
          <w:rStyle w:val="CommentReference"/>
          <w:rFonts w:asciiTheme="minorHAnsi" w:eastAsiaTheme="minorHAnsi" w:hAnsiTheme="minorHAnsi" w:cstheme="minorBidi"/>
          <w:spacing w:val="0"/>
          <w:kern w:val="0"/>
        </w:rPr>
        <w:commentReference w:id="1"/>
      </w:r>
    </w:p>
    <w:p w14:paraId="55EC2087" w14:textId="77777777" w:rsidR="00BA035B" w:rsidRDefault="00BA035B" w:rsidP="00BA035B"/>
    <w:p w14:paraId="0A890442" w14:textId="77777777" w:rsidR="00BA035B" w:rsidRDefault="00BA035B" w:rsidP="00BA035B"/>
    <w:p w14:paraId="38F6E76F" w14:textId="5EA8BDDF" w:rsidR="00BA035B" w:rsidRDefault="00BA035B" w:rsidP="00BA035B">
      <w:proofErr w:type="spellStart"/>
      <w:r>
        <w:t>Irit</w:t>
      </w:r>
      <w:proofErr w:type="spellEnd"/>
      <w:r>
        <w:t xml:space="preserve"> Hochberg, Katherine W. Bauer, and Dave Bridges</w:t>
      </w:r>
    </w:p>
    <w:p w14:paraId="36D4EC59" w14:textId="77777777" w:rsidR="00BA035B" w:rsidRDefault="00BA035B">
      <w:pPr>
        <w:rPr>
          <w:rFonts w:asciiTheme="majorHAnsi" w:eastAsiaTheme="majorEastAsia" w:hAnsiTheme="majorHAnsi" w:cstheme="majorBidi"/>
          <w:color w:val="2F5496" w:themeColor="accent1" w:themeShade="BF"/>
          <w:sz w:val="32"/>
          <w:szCs w:val="32"/>
        </w:rPr>
      </w:pPr>
      <w:r>
        <w:br w:type="page"/>
      </w:r>
    </w:p>
    <w:p w14:paraId="2DE5A6F8" w14:textId="45750F33" w:rsidR="00BA035B" w:rsidRDefault="00BA035B" w:rsidP="009F3764">
      <w:pPr>
        <w:pStyle w:val="Heading1"/>
      </w:pPr>
      <w:r>
        <w:lastRenderedPageBreak/>
        <w:t>Abstract</w:t>
      </w:r>
    </w:p>
    <w:p w14:paraId="1213C57B" w14:textId="1B8BB470" w:rsidR="00BA035B" w:rsidRDefault="00BA035B" w:rsidP="00BA035B"/>
    <w:p w14:paraId="5995DB5E" w14:textId="4F60FADC" w:rsidR="00BA035B" w:rsidRPr="00BA035B" w:rsidRDefault="001E39EB" w:rsidP="00BA035B">
      <w:r>
        <w:t>Chronic psychosocial stress and obesity are both risk factors for type 2 diabetes.  In this study</w:t>
      </w:r>
      <w:ins w:id="2" w:author="Bauer, Kate" w:date="2024-08-28T09:33:00Z">
        <w:r w:rsidR="00D416BC">
          <w:t>,</w:t>
        </w:r>
      </w:ins>
      <w:r>
        <w:t xml:space="preserve"> we </w:t>
      </w:r>
      <w:del w:id="3" w:author="Dave Bridges" w:date="2024-08-28T16:58:00Z">
        <w:r w:rsidDel="003E7040">
          <w:delText xml:space="preserve">evaluated </w:delText>
        </w:r>
      </w:del>
      <w:ins w:id="4" w:author="Dave Bridges" w:date="2024-08-28T16:58:00Z">
        <w:r w:rsidR="003E7040">
          <w:t xml:space="preserve">examined </w:t>
        </w:r>
      </w:ins>
      <w:r>
        <w:t xml:space="preserve">data from </w:t>
      </w:r>
      <w:del w:id="5" w:author="Dave Bridges" w:date="2024-08-28T16:59:00Z">
        <w:r w:rsidDel="003E7040">
          <w:delText xml:space="preserve">the Michigan Genomics Initiative, </w:delText>
        </w:r>
      </w:del>
      <w:r>
        <w:t>a hospital-based cohort</w:t>
      </w:r>
      <w:r w:rsidR="00930FD4">
        <w:t>,</w:t>
      </w:r>
      <w:r>
        <w:t xml:space="preserve"> </w:t>
      </w:r>
      <w:commentRangeStart w:id="6"/>
      <w:del w:id="7" w:author="Dave Bridges" w:date="2024-08-28T16:58:00Z">
        <w:r w:rsidDel="003E7040">
          <w:delText xml:space="preserve">for </w:delText>
        </w:r>
      </w:del>
      <w:ins w:id="8" w:author="Dave Bridges" w:date="2024-08-28T16:59:00Z">
        <w:r w:rsidR="003E7040">
          <w:t>expanding our knowledge regarding</w:t>
        </w:r>
      </w:ins>
      <w:ins w:id="9" w:author="Dave Bridges" w:date="2024-08-28T16:58:00Z">
        <w:r w:rsidR="003E7040">
          <w:t xml:space="preserve"> the </w:t>
        </w:r>
      </w:ins>
      <w:r>
        <w:t xml:space="preserve">associations </w:t>
      </w:r>
      <w:commentRangeEnd w:id="6"/>
      <w:r w:rsidR="00D416BC">
        <w:rPr>
          <w:rStyle w:val="CommentReference"/>
        </w:rPr>
        <w:commentReference w:id="6"/>
      </w:r>
      <w:r>
        <w:t>between perceived stress</w:t>
      </w:r>
      <w:ins w:id="10" w:author="Dave Bridges" w:date="2024-08-28T17:00:00Z">
        <w:r w:rsidR="003E7040">
          <w:t xml:space="preserve"> survey results</w:t>
        </w:r>
      </w:ins>
      <w:r>
        <w:t xml:space="preserve">, </w:t>
      </w:r>
      <w:ins w:id="11" w:author="Dave Bridges" w:date="2024-08-28T17:00:00Z">
        <w:r w:rsidR="003E7040">
          <w:t>elevated BMI</w:t>
        </w:r>
      </w:ins>
      <w:del w:id="12" w:author="Dave Bridges" w:date="2024-08-28T17:00:00Z">
        <w:r w:rsidDel="003E7040">
          <w:delText>obesity</w:delText>
        </w:r>
      </w:del>
      <w:ins w:id="13" w:author="Bauer, Kate" w:date="2024-08-28T09:33:00Z">
        <w:r w:rsidR="00D416BC">
          <w:t>,</w:t>
        </w:r>
      </w:ins>
      <w:r>
        <w:t xml:space="preserve"> and type 2 diabetes </w:t>
      </w:r>
      <w:commentRangeStart w:id="14"/>
      <w:r>
        <w:t>prevalence</w:t>
      </w:r>
      <w:ins w:id="15" w:author="Dave Bridges" w:date="2024-08-28T16:58:00Z">
        <w:r w:rsidR="003E7040">
          <w:t xml:space="preserve"> in </w:t>
        </w:r>
      </w:ins>
      <w:ins w:id="16" w:author="Dave Bridges" w:date="2024-08-28T16:59:00Z">
        <w:r w:rsidR="003E7040">
          <w:t>39 560 participants in the Michigan Genomics Initiative</w:t>
        </w:r>
      </w:ins>
      <w:ins w:id="17" w:author="Dave Bridges" w:date="2024-08-28T17:03:00Z">
        <w:r w:rsidR="00B27829">
          <w:t>, testing the hypothesis that obesit</w:t>
        </w:r>
      </w:ins>
      <w:ins w:id="18" w:author="Dave Bridges" w:date="2024-08-28T17:04:00Z">
        <w:r w:rsidR="00B27829">
          <w:t>y and chronic psychosocial stress are associated with an increased prevalence of Type 2 Diabetes</w:t>
        </w:r>
      </w:ins>
      <w:r>
        <w:t xml:space="preserve">.  </w:t>
      </w:r>
      <w:commentRangeEnd w:id="14"/>
      <w:r w:rsidR="00C87B75">
        <w:rPr>
          <w:rStyle w:val="CommentReference"/>
        </w:rPr>
        <w:commentReference w:id="14"/>
      </w:r>
      <w:r>
        <w:t xml:space="preserve">Perceived stress was positively associated with type 2 diabetes, and this </w:t>
      </w:r>
      <w:commentRangeStart w:id="19"/>
      <w:del w:id="20" w:author="Dave Bridges" w:date="2024-08-28T17:00:00Z">
        <w:r w:rsidDel="003E7040">
          <w:delText xml:space="preserve">effect </w:delText>
        </w:r>
      </w:del>
      <w:commentRangeEnd w:id="19"/>
      <w:ins w:id="21" w:author="Dave Bridges" w:date="2024-08-28T17:00:00Z">
        <w:r w:rsidR="003E7040">
          <w:t xml:space="preserve">relationship </w:t>
        </w:r>
      </w:ins>
      <w:r w:rsidR="00582601">
        <w:rPr>
          <w:rStyle w:val="CommentReference"/>
        </w:rPr>
        <w:commentReference w:id="19"/>
      </w:r>
      <w:r>
        <w:t xml:space="preserve">was </w:t>
      </w:r>
      <w:commentRangeStart w:id="22"/>
      <w:del w:id="23" w:author="Dave Bridges" w:date="2024-08-28T17:00:00Z">
        <w:r w:rsidDel="003E7040">
          <w:delText>enhanced</w:delText>
        </w:r>
        <w:commentRangeEnd w:id="22"/>
        <w:r w:rsidR="00B04806" w:rsidDel="003E7040">
          <w:rPr>
            <w:rStyle w:val="CommentReference"/>
          </w:rPr>
          <w:commentReference w:id="22"/>
        </w:r>
        <w:r w:rsidDel="003E7040">
          <w:delText xml:space="preserve"> </w:delText>
        </w:r>
      </w:del>
      <w:ins w:id="24" w:author="Dave Bridges" w:date="2024-08-28T17:00:00Z">
        <w:r w:rsidR="003E7040">
          <w:t xml:space="preserve">stronger </w:t>
        </w:r>
      </w:ins>
      <w:r>
        <w:t xml:space="preserve">in participants with obesity.  </w:t>
      </w:r>
      <w:del w:id="25" w:author="Bauer, Kate" w:date="2024-08-28T09:35:00Z">
        <w:r w:rsidR="007C4E43" w:rsidDel="00493B22">
          <w:delText>Via multivariate modelling</w:delText>
        </w:r>
        <w:r w:rsidDel="00493B22">
          <w:delText xml:space="preserve"> of this cross-sectional association</w:delText>
        </w:r>
        <w:r w:rsidR="007C4E43" w:rsidDel="00493B22">
          <w:delText xml:space="preserve">, </w:delText>
        </w:r>
      </w:del>
      <w:ins w:id="26" w:author="Bauer, Kate" w:date="2024-08-28T09:35:00Z">
        <w:r w:rsidR="00493B22">
          <w:t>A</w:t>
        </w:r>
      </w:ins>
      <w:del w:id="27" w:author="Bauer, Kate" w:date="2024-08-28T09:35:00Z">
        <w:r w:rsidR="007C4E43" w:rsidDel="00493B22">
          <w:delText>a</w:delText>
        </w:r>
      </w:del>
      <w:r w:rsidR="007C4E43">
        <w:t xml:space="preserve">ccounting for </w:t>
      </w:r>
      <w:del w:id="28" w:author="Bauer, Kate" w:date="2024-08-28T09:35:00Z">
        <w:r w:rsidR="007C4E43" w:rsidDel="00493B22">
          <w:delText xml:space="preserve">differences in </w:delText>
        </w:r>
      </w:del>
      <w:r w:rsidR="007C4E43">
        <w:t xml:space="preserve">gender, age, race/ethnicity, and </w:t>
      </w:r>
      <w:r w:rsidR="008A620F">
        <w:t>neighborhood</w:t>
      </w:r>
      <w:r w:rsidR="007C4E43">
        <w:t xml:space="preserve"> </w:t>
      </w:r>
      <w:r w:rsidR="008A620F">
        <w:t>disadvantage</w:t>
      </w:r>
      <w:r w:rsidR="00930FD4">
        <w:t>,</w:t>
      </w:r>
      <w:r w:rsidR="007C4E43">
        <w:t xml:space="preserve"> we found that perceived stress </w:t>
      </w:r>
      <w:commentRangeStart w:id="29"/>
      <w:commentRangeStart w:id="30"/>
      <w:r w:rsidR="007C4E43">
        <w:t xml:space="preserve">enhanced type 2 prevalence by 13% above that </w:t>
      </w:r>
      <w:commentRangeEnd w:id="29"/>
      <w:r w:rsidR="00493B22">
        <w:rPr>
          <w:rStyle w:val="CommentReference"/>
        </w:rPr>
        <w:commentReference w:id="29"/>
      </w:r>
      <w:commentRangeEnd w:id="30"/>
      <w:r w:rsidR="000A0D5A">
        <w:rPr>
          <w:rStyle w:val="CommentReference"/>
        </w:rPr>
        <w:commentReference w:id="30"/>
      </w:r>
      <w:r w:rsidR="007C4E43">
        <w:t>expected by obesity or stress alone.</w:t>
      </w:r>
      <w:r>
        <w:t xml:space="preserve">  Similar analyses evaluating the effects of obesity and self-reported psychosocial stress demonstrated additive but not synergistic effects on other obesity relate</w:t>
      </w:r>
      <w:commentRangeStart w:id="31"/>
      <w:r>
        <w:t>d comorbidities</w:t>
      </w:r>
      <w:ins w:id="32" w:author="Dave Bridges" w:date="2024-08-28T17:02:00Z">
        <w:r w:rsidR="003E7040">
          <w:t xml:space="preserve"> including liver diseas</w:t>
        </w:r>
      </w:ins>
      <w:ins w:id="33" w:author="Dave Bridges" w:date="2024-08-28T17:03:00Z">
        <w:r w:rsidR="003E7040">
          <w:t>e, cardiac arrhythmias, and congestive heart failure</w:t>
        </w:r>
      </w:ins>
      <w:r>
        <w:t xml:space="preserve">. </w:t>
      </w:r>
      <w:commentRangeEnd w:id="31"/>
      <w:r w:rsidR="00B06F77">
        <w:rPr>
          <w:rStyle w:val="CommentReference"/>
        </w:rPr>
        <w:commentReference w:id="31"/>
      </w:r>
      <w:r>
        <w:t xml:space="preserve">These data support </w:t>
      </w:r>
      <w:commentRangeStart w:id="34"/>
      <w:del w:id="35" w:author="Dave Bridges" w:date="2024-08-28T17:04:00Z">
        <w:r w:rsidDel="00B27829">
          <w:delText>the</w:delText>
        </w:r>
      </w:del>
      <w:ins w:id="36" w:author="Dave Bridges" w:date="2024-08-28T17:04:00Z">
        <w:r w:rsidR="00B27829">
          <w:t xml:space="preserve">other </w:t>
        </w:r>
      </w:ins>
      <w:ins w:id="37" w:author="Dave Bridges" w:date="2024-08-28T17:05:00Z">
        <w:r w:rsidR="00B27829">
          <w:t>pre-clinical</w:t>
        </w:r>
      </w:ins>
      <w:ins w:id="38" w:author="Dave Bridges" w:date="2024-08-28T17:04:00Z">
        <w:r w:rsidR="00B27829">
          <w:t xml:space="preserve"> and epidemio</w:t>
        </w:r>
      </w:ins>
      <w:ins w:id="39" w:author="Dave Bridges" w:date="2024-08-28T17:05:00Z">
        <w:r w:rsidR="00B27829">
          <w:t>logical studies</w:t>
        </w:r>
      </w:ins>
      <w:r>
        <w:t xml:space="preserve"> </w:t>
      </w:r>
      <w:del w:id="40" w:author="Dave Bridges" w:date="2024-08-28T17:04:00Z">
        <w:r w:rsidDel="00B27829">
          <w:delText xml:space="preserve">hypothesis </w:delText>
        </w:r>
      </w:del>
      <w:ins w:id="41" w:author="Dave Bridges" w:date="2024-08-28T17:04:00Z">
        <w:r w:rsidR="00B27829">
          <w:t xml:space="preserve"> </w:t>
        </w:r>
      </w:ins>
      <w:r>
        <w:t xml:space="preserve">that obesity and chronic psychosocial stress </w:t>
      </w:r>
      <w:del w:id="42" w:author="Dave Bridges" w:date="2024-08-28T17:05:00Z">
        <w:r w:rsidDel="00B27829">
          <w:delText xml:space="preserve">augment </w:delText>
        </w:r>
      </w:del>
      <w:ins w:id="43" w:author="Dave Bridges" w:date="2024-08-28T17:05:00Z">
        <w:r w:rsidR="00B27829">
          <w:t>combin</w:t>
        </w:r>
        <w:r w:rsidR="00BE72A1">
          <w:t>e</w:t>
        </w:r>
        <w:r w:rsidR="00B27829">
          <w:t xml:space="preserve"> to increase </w:t>
        </w:r>
      </w:ins>
      <w:r>
        <w:t>the risk of type 2 diabetes.</w:t>
      </w:r>
      <w:commentRangeEnd w:id="34"/>
      <w:r w:rsidR="00B06F77">
        <w:rPr>
          <w:rStyle w:val="CommentReference"/>
        </w:rPr>
        <w:commentReference w:id="34"/>
      </w:r>
    </w:p>
    <w:p w14:paraId="52BC16D9" w14:textId="77777777" w:rsidR="00BA035B" w:rsidRDefault="00BA035B">
      <w:pPr>
        <w:rPr>
          <w:rFonts w:asciiTheme="majorHAnsi" w:eastAsiaTheme="majorEastAsia" w:hAnsiTheme="majorHAnsi" w:cstheme="majorBidi"/>
          <w:color w:val="2F5496" w:themeColor="accent1" w:themeShade="BF"/>
          <w:sz w:val="32"/>
          <w:szCs w:val="32"/>
        </w:rPr>
      </w:pPr>
      <w:r>
        <w:br w:type="page"/>
      </w:r>
    </w:p>
    <w:p w14:paraId="22A7F4C7" w14:textId="650D8534" w:rsidR="00490CAD" w:rsidRDefault="00490CAD" w:rsidP="009F3764">
      <w:pPr>
        <w:pStyle w:val="Heading1"/>
      </w:pPr>
      <w:commentRangeStart w:id="44"/>
      <w:r>
        <w:lastRenderedPageBreak/>
        <w:t>Introduction</w:t>
      </w:r>
      <w:commentRangeEnd w:id="44"/>
      <w:r w:rsidR="00197670">
        <w:rPr>
          <w:rStyle w:val="CommentReference"/>
          <w:rFonts w:asciiTheme="minorHAnsi" w:eastAsiaTheme="minorHAnsi" w:hAnsiTheme="minorHAnsi" w:cstheme="minorBidi"/>
          <w:color w:val="auto"/>
        </w:rPr>
        <w:commentReference w:id="44"/>
      </w:r>
    </w:p>
    <w:p w14:paraId="28158706" w14:textId="7C2631C5" w:rsidR="00490CAD" w:rsidRDefault="00490CAD"/>
    <w:p w14:paraId="5A3A029C" w14:textId="49EB5106" w:rsidR="00BA035B" w:rsidRPr="00BA035B" w:rsidRDefault="00BA035B" w:rsidP="00BA035B">
      <w:r w:rsidRPr="00BA035B">
        <w:t xml:space="preserve">Obesity and </w:t>
      </w:r>
      <w:ins w:id="45" w:author="Dave Bridges" w:date="2024-08-28T17:08:00Z">
        <w:r w:rsidR="000A0D5A">
          <w:t xml:space="preserve">type 2 </w:t>
        </w:r>
      </w:ins>
      <w:commentRangeStart w:id="46"/>
      <w:r w:rsidRPr="00BA035B">
        <w:t xml:space="preserve">diabetes mellitus </w:t>
      </w:r>
      <w:commentRangeEnd w:id="46"/>
      <w:r w:rsidR="00CF7C05">
        <w:rPr>
          <w:rStyle w:val="CommentReference"/>
        </w:rPr>
        <w:commentReference w:id="46"/>
      </w:r>
      <w:r w:rsidRPr="00BA035B">
        <w:t>are two of the most pressing health concerns globally, and they are strongly associated, with obesity being the strongest risk factor for diabetes</w:t>
      </w:r>
      <w:r w:rsidR="00686FDB">
        <w:t xml:space="preserve"> </w:t>
      </w:r>
      <w:r w:rsidR="00686FDB">
        <w:fldChar w:fldCharType="begin"/>
      </w:r>
      <w:r w:rsidR="00AA7C27">
        <w:instrText xml:space="preserve"> ADDIN ZOTERO_ITEM CSL_CITATION {"citationID":"PFInBGkp","properties":{"formattedCitation":"(1)","plainCitation":"(1)","noteIndex":0},"citationItems":[{"id":"fATidvy9/t169IEHb","uris":["http://zotero.org/users/2695081/items/YEZFY7CW"],"itemData":{"id":"wYajtxYE/aNG2Y68D","type":"article-journal","container-title":"Cell Metabolism","DOI":"10.1016/j.cmet.2021.12.012","ISSN":"15504131","issue":"1","journalAbbreviation":"Cell Metabolism","language":"en","page":"11-20","source":"DOI.org (Crossref)","title":"Why does obesity cause diabetes?","volume":"34","author":[{"family":"Klein","given":"Samuel"},{"family":"Gastaldelli","given":"Amalia"},{"family":"Yki-Järvinen","given":"Hannele"},{"family":"Scherer","given":"Philipp E."}],"issued":{"date-parts":[["2022",1]]}}}],"schema":"https://github.com/citation-style-language/schema/raw/master/csl-citation.json"} </w:instrText>
      </w:r>
      <w:r w:rsidR="00686FDB">
        <w:fldChar w:fldCharType="separate"/>
      </w:r>
      <w:r w:rsidR="00686FDB">
        <w:rPr>
          <w:noProof/>
        </w:rPr>
        <w:t>(1)</w:t>
      </w:r>
      <w:r w:rsidR="00686FDB">
        <w:fldChar w:fldCharType="end"/>
      </w:r>
      <w:r w:rsidRPr="00BA035B">
        <w:t>. Stress, both psychological and physiological, is a well</w:t>
      </w:r>
      <w:r w:rsidR="00686FDB">
        <w:t>-</w:t>
      </w:r>
      <w:r w:rsidRPr="00BA035B">
        <w:t xml:space="preserve">established risk factor for both diabetes </w:t>
      </w:r>
      <w:r w:rsidRPr="00BA035B">
        <w:fldChar w:fldCharType="begin"/>
      </w:r>
      <w:r w:rsidR="00AA7C27">
        <w:instrText xml:space="preserve"> ADDIN ZOTERO_ITEM CSL_CITATION {"citationID":"M57XEHIn","properties":{"formattedCitation":"(2)","plainCitation":"(2)","noteIndex":0},"citationItems":[{"id":"fATidvy9/IUbJ3Cy4","uris":["http://zotero.org/users/2695081/items/NFIEYI62"],"itemData":{"id":1813,"type":"article-journal","abstract":"Evidence suggests that psychological and physical stress are relevant triggering factors for the onset of type 1 diabetes (T1D) and type 2 diabetes (T2D). The underlying mechanisms involve a complex neuroendocrine structure, involving the central nervous system and the periphery. Psychological stress leads to an increase of serum glucocorticoid concentrations and catecholamines release increasing the insulin need and the insulin resistance. According to the β-cell stress hypothesis, also causes of increased insulin demand, such as rapid growth, overweight, puberty, low physical activity, trauma, infections, and glucose overload, are potentially relevant factors in development of T1D. It has also been demonstrated that chronic stress and obesity form a vicious circle which leads to a definitive metabolic failure, increasing the risk of developing T2D. In this review, we will provide the most recent data concerning the role of stress in the outcomes of T1D and T2D, with a focus on the role of physical and psychological stress on the onset of T1D.","container-title":"Hormone Research in Paediatrics","DOI":"10.1159/000522431","ISSN":"1663-2826","issue":"1","journalAbbreviation":"Horm Res Paediatr","language":"eng","note":"PMID: 35124671","page":"34-43","source":"PubMed","title":"Stress and Diabetes Mellitus: Pathogenetic Mechanisms and Clinical Outcome","title-short":"Stress and Diabetes Mellitus","volume":"96","author":[{"family":"Ingrosso","given":"Diletta Maria Francesca"},{"family":"Primavera","given":"Marina"},{"family":"Samvelyan","given":"Sona"},{"family":"Tagi","given":"Veronica Maria"},{"family":"Chiarelli","given":"Francesco"}],"issued":{"date-parts":[["2023"]]}}}],"schema":"https://github.com/citation-style-language/schema/raw/master/csl-citation.json"} </w:instrText>
      </w:r>
      <w:r w:rsidRPr="00BA035B">
        <w:fldChar w:fldCharType="separate"/>
      </w:r>
      <w:r w:rsidR="00686FDB">
        <w:rPr>
          <w:lang w:val="en-GB"/>
        </w:rPr>
        <w:t>(2)</w:t>
      </w:r>
      <w:r w:rsidRPr="00BA035B">
        <w:fldChar w:fldCharType="end"/>
      </w:r>
      <w:r w:rsidRPr="00BA035B">
        <w:t xml:space="preserve"> and obesity </w:t>
      </w:r>
      <w:r w:rsidRPr="00BA035B">
        <w:fldChar w:fldCharType="begin"/>
      </w:r>
      <w:r w:rsidR="00AA7C27">
        <w:instrText xml:space="preserve"> ADDIN ZOTERO_ITEM CSL_CITATION {"citationID":"uXca1Ecw","properties":{"formattedCitation":"(3)","plainCitation":"(3)","noteIndex":0},"citationItems":[{"id":"fATidvy9/KOoerl1a","uris":["http://zotero.org/users/2695081/items/9FN2SLJA"],"itemData":{"id":1825,"type":"article-journal","abstract":"Many pathways connect stress and obesity, two highly prevalent problems facing society today. First, stress interferes with cognitive processes such as executive function and self-regulation. Second, stress can affect behavior by inducing overeating and consumption of foods that are high in calories, fat, or sugar; by decreasing physical activity; and by shortening sleep. Third, stress triggers physiological changes in the hypothalamic-pituitary-adrenal axis, reward processing in the brain, and possibly the gut microbiome. Finally, stress can stimulate production of biochemical hormones and peptides such as leptin, ghrelin, and neuropeptide Y. Obesity itself can be a stressful state due to the high prevalence of weight stigma. This article therefore traces the contribution of weight stigma to stress and obesogenic processes, ultimately describing a vicious cycle of stress to obesity to stigma to stress. Current obesity prevention efforts focus solely on eating and exercise; the evidence reviewed in this article points to stress as an important but currently overlooked public policy target.","container-title":"Annual Review of Psychology","DOI":"10.1146/annurev-psych-010418-102936","ISSN":"0066-4308, 1545-2085","issue":"1","journalAbbreviation":"Annu. Rev. Psychol.","language":"en","page":"703-718","source":"DOI.org (Crossref)","title":"Stress and Obesity","volume":"70","author":[{"family":"Tomiyama","given":"A. Janet"}],"issued":{"date-parts":[["2019",1,4]]}}}],"schema":"https://github.com/citation-style-language/schema/raw/master/csl-citation.json"} </w:instrText>
      </w:r>
      <w:r w:rsidRPr="00BA035B">
        <w:fldChar w:fldCharType="separate"/>
      </w:r>
      <w:r w:rsidR="00686FDB">
        <w:rPr>
          <w:lang w:val="en-GB"/>
        </w:rPr>
        <w:t>(3)</w:t>
      </w:r>
      <w:r w:rsidRPr="00BA035B">
        <w:fldChar w:fldCharType="end"/>
      </w:r>
      <w:r w:rsidRPr="00BA035B">
        <w:t>. Physiological pathways induced by chronic stress, including dysfunctional hypothalamic-</w:t>
      </w:r>
      <w:r w:rsidR="004346FA" w:rsidRPr="00BA035B">
        <w:t>pituitary</w:t>
      </w:r>
      <w:r w:rsidRPr="00BA035B">
        <w:t xml:space="preserve">-adrenal axis </w:t>
      </w:r>
      <w:r w:rsidR="004346FA" w:rsidRPr="00BA035B">
        <w:t>activity</w:t>
      </w:r>
      <w:r w:rsidRPr="00BA035B">
        <w:t xml:space="preserve"> and hyperactivation of the sympathetic nervous system, can disrupt glucose homeostasis, leading to insulin resistance – a key precursor to type 2 diabetes </w:t>
      </w:r>
      <w:r w:rsidRPr="00BA035B">
        <w:fldChar w:fldCharType="begin"/>
      </w:r>
      <w:r w:rsidR="00AA7C27">
        <w:instrText xml:space="preserve"> ADDIN ZOTERO_ITEM CSL_CITATION {"citationID":"g6EUyo8B","properties":{"formattedCitation":"(2)","plainCitation":"(2)","noteIndex":0},"citationItems":[{"id":"fATidvy9/IUbJ3Cy4","uris":["http://zotero.org/users/2695081/items/NFIEYI62"],"itemData":{"id":1813,"type":"article-journal","abstract":"Evidence suggests that psychological and physical stress are relevant triggering factors for the onset of type 1 diabetes (T1D) and type 2 diabetes (T2D). The underlying mechanisms involve a complex neuroendocrine structure, involving the central nervous system and the periphery. Psychological stress leads to an increase of serum glucocorticoid concentrations and catecholamines release increasing the insulin need and the insulin resistance. According to the β-cell stress hypothesis, also causes of increased insulin demand, such as rapid growth, overweight, puberty, low physical activity, trauma, infections, and glucose overload, are potentially relevant factors in development of T1D. It has also been demonstrated that chronic stress and obesity form a vicious circle which leads to a definitive metabolic failure, increasing the risk of developing T2D. In this review, we will provide the most recent data concerning the role of stress in the outcomes of T1D and T2D, with a focus on the role of physical and psychological stress on the onset of T1D.","container-title":"Hormone Research in Paediatrics","DOI":"10.1159/000522431","ISSN":"1663-2826","issue":"1","journalAbbreviation":"Horm Res Paediatr","language":"eng","note":"PMID: 35124671","page":"34-43","source":"PubMed","title":"Stress and Diabetes Mellitus: Pathogenetic Mechanisms and Clinical Outcome","title-short":"Stress and Diabetes Mellitus","volume":"96","author":[{"family":"Ingrosso","given":"Diletta Maria Francesca"},{"family":"Primavera","given":"Marina"},{"family":"Samvelyan","given":"Sona"},{"family":"Tagi","given":"Veronica Maria"},{"family":"Chiarelli","given":"Francesco"}],"issued":{"date-parts":[["2023"]]}}}],"schema":"https://github.com/citation-style-language/schema/raw/master/csl-citation.json"} </w:instrText>
      </w:r>
      <w:r w:rsidRPr="00BA035B">
        <w:fldChar w:fldCharType="separate"/>
      </w:r>
      <w:r w:rsidR="00686FDB">
        <w:rPr>
          <w:lang w:val="en-GB"/>
        </w:rPr>
        <w:t>(2)</w:t>
      </w:r>
      <w:r w:rsidRPr="00BA035B">
        <w:fldChar w:fldCharType="end"/>
      </w:r>
      <w:r w:rsidRPr="00BA035B">
        <w:t xml:space="preserve">. </w:t>
      </w:r>
      <w:moveToRangeStart w:id="47" w:author="Dave Bridges" w:date="2024-08-28T17:10:00Z" w:name="move175757443"/>
      <w:moveTo w:id="48" w:author="Dave Bridges" w:date="2024-08-28T17:10:00Z">
        <w:r w:rsidR="00921F7E" w:rsidRPr="00BA035B">
          <w:t xml:space="preserve">Furthermore, </w:t>
        </w:r>
        <w:commentRangeStart w:id="49"/>
        <w:commentRangeStart w:id="50"/>
        <w:r w:rsidR="00921F7E" w:rsidRPr="00BA035B">
          <w:t xml:space="preserve">stress often correlates with unhealthy lifestyle choices, such as poor diet and physical inactivity, which are </w:t>
        </w:r>
        <w:r w:rsidR="00921F7E">
          <w:t xml:space="preserve">also </w:t>
        </w:r>
        <w:r w:rsidR="00921F7E" w:rsidRPr="00BA035B">
          <w:t xml:space="preserve">significant risk factors for </w:t>
        </w:r>
        <w:r w:rsidR="00921F7E">
          <w:t xml:space="preserve">both </w:t>
        </w:r>
        <w:r w:rsidR="00921F7E" w:rsidRPr="00BA035B">
          <w:t>obesity and diabetes</w:t>
        </w:r>
        <w:r w:rsidR="00921F7E">
          <w:t xml:space="preserve"> </w:t>
        </w:r>
        <w:r w:rsidR="00921F7E" w:rsidRPr="00BA035B">
          <w:fldChar w:fldCharType="begin"/>
        </w:r>
        <w:r w:rsidR="00921F7E">
          <w:instrText xml:space="preserve"> ADDIN ZOTERO_ITEM CSL_CITATION {"citationID":"FfVoWjjp","properties":{"formattedCitation":"(3)","plainCitation":"(3)","noteIndex":0},"citationItems":[{"id":"fATidvy9/KOoerl1a","uris":["http://zotero.org/users/2695081/items/9FN2SLJA"],"itemData":{"id":1825,"type":"article-journal","abstract":"Many pathways connect stress and obesity, two highly prevalent problems facing society today. First, stress interferes with cognitive processes such as executive function and self-regulation. Second, stress can affect behavior by inducing overeating and consumption of foods that are high in calories, fat, or sugar; by decreasing physical activity; and by shortening sleep. Third, stress triggers physiological changes in the hypothalamic-pituitary-adrenal axis, reward processing in the brain, and possibly the gut microbiome. Finally, stress can stimulate production of biochemical hormones and peptides such as leptin, ghrelin, and neuropeptide Y. Obesity itself can be a stressful state due to the high prevalence of weight stigma. This article therefore traces the contribution of weight stigma to stress and obesogenic processes, ultimately describing a vicious cycle of stress to obesity to stigma to stress. Current obesity prevention efforts focus solely on eating and exercise; the evidence reviewed in this article points to stress as an important but currently overlooked public policy target.","container-title":"Annual Review of Psychology","DOI":"10.1146/annurev-psych-010418-102936","ISSN":"0066-4308, 1545-2085","issue":"1","journalAbbreviation":"Annu. Rev. Psychol.","language":"en","page":"703-718","source":"DOI.org (Crossref)","title":"Stress and Obesity","volume":"70","author":[{"family":"Tomiyama","given":"A. Janet"}],"issued":{"date-parts":[["2019",1,4]]}}}],"schema":"https://github.com/citation-style-language/schema/raw/master/csl-citation.json"} </w:instrText>
        </w:r>
        <w:r w:rsidR="00921F7E" w:rsidRPr="00BA035B">
          <w:fldChar w:fldCharType="separate"/>
        </w:r>
        <w:r w:rsidR="00921F7E">
          <w:rPr>
            <w:lang w:val="en-GB"/>
          </w:rPr>
          <w:t>(3)</w:t>
        </w:r>
        <w:r w:rsidR="00921F7E" w:rsidRPr="00BA035B">
          <w:fldChar w:fldCharType="end"/>
        </w:r>
        <w:r w:rsidR="00921F7E" w:rsidRPr="00BA035B">
          <w:rPr>
            <w:rtl/>
            <w:lang w:bidi="he-IL"/>
          </w:rPr>
          <w:t>.</w:t>
        </w:r>
        <w:r w:rsidR="00921F7E" w:rsidRPr="00BA035B">
          <w:t xml:space="preserve"> </w:t>
        </w:r>
        <w:commentRangeEnd w:id="49"/>
        <w:r w:rsidR="00921F7E">
          <w:rPr>
            <w:rStyle w:val="CommentReference"/>
          </w:rPr>
          <w:commentReference w:id="49"/>
        </w:r>
      </w:moveTo>
      <w:moveToRangeEnd w:id="47"/>
      <w:commentRangeEnd w:id="50"/>
      <w:r w:rsidR="00921F7E">
        <w:rPr>
          <w:rStyle w:val="CommentReference"/>
        </w:rPr>
        <w:commentReference w:id="50"/>
      </w:r>
      <w:commentRangeStart w:id="51"/>
      <w:del w:id="52" w:author="Dave Bridges" w:date="2024-08-28T17:09:00Z">
        <w:r w:rsidR="00824A9A" w:rsidRPr="00BA035B" w:rsidDel="000A0D5A">
          <w:delText>We have</w:delText>
        </w:r>
      </w:del>
      <w:ins w:id="53" w:author="Dave Bridges" w:date="2024-08-28T17:09:00Z">
        <w:r w:rsidR="000A0D5A">
          <w:t>Our team has</w:t>
        </w:r>
      </w:ins>
      <w:r w:rsidR="00824A9A" w:rsidRPr="00BA035B">
        <w:t xml:space="preserve"> </w:t>
      </w:r>
      <w:commentRangeEnd w:id="51"/>
      <w:r w:rsidR="007C7306">
        <w:rPr>
          <w:rStyle w:val="CommentReference"/>
        </w:rPr>
        <w:commentReference w:id="51"/>
      </w:r>
      <w:r w:rsidR="00824A9A" w:rsidRPr="00BA035B">
        <w:t>shown in mice that chronically elevated external glucocorticoids act synergistically with diet-induced obesity, leading to exacerbations in metabolic dysfunction</w:t>
      </w:r>
      <w:r w:rsidR="00824A9A">
        <w:t xml:space="preserve"> </w:t>
      </w:r>
      <w:r w:rsidR="00824A9A" w:rsidRPr="00BA035B">
        <w:fldChar w:fldCharType="begin"/>
      </w:r>
      <w:r w:rsidR="00AA7C27">
        <w:instrText xml:space="preserve"> ADDIN ZOTERO_ITEM CSL_CITATION {"citationID":"5aWkX9TS","properties":{"formattedCitation":"(4, 5)","plainCitation":"(4, 5)","noteIndex":0},"citationItems":[{"id":"fATidvy9/DRHt4VpV","uris":["http://zotero.org/users/2695081/items/ABIIT6F6"],"itemData":{"id":1829,"type":"article-journal","container-title":"Endocrinology","DOI":"10.1210/en.2018-00147","ISSN":"1945-7170","issue":"6","language":"en","page":"2275-2287","source":"DOI.org (Crossref)","title":"Glucocorticoid-Induced Metabolic Disturbances Are Exacerbated in Obese Male Mice","volume":"159","author":[{"family":"Harvey","given":"Innocence"},{"family":"Stephenson","given":"Erin J"},{"family":"Redd","given":"JeAnna R"},{"family":"Tran","given":"Quynh T"},{"family":"Hochberg","given":"Irit"},{"family":"Qi","given":"Nathan"},{"family":"Bridges","given":"Dave"}],"issued":{"date-parts":[["2018",6,1]]}}},{"id":"fATidvy9/57HHE831","uris":["http://zotero.org/users/2695081/items/455VREYL"],"itemData":{"id":"wYajtxYE/4E01BWQ9","type":"article-journal","abstract":"Glucocorticoids promote muscle atrophy by inducing a class of proteins called atrogenes, resulting in reductions in muscle size and strength. In this work, we evaluated whether a mouse model with pre-existing diet-induced obesity had altered glucocorticoid responsiveness. We observed that all animals treated with the synthetic glucocorticoid dexamethasone had reduced strength, but that obesity exacerbated this effect. These changes were concordant with more pronounced reductions in muscle size, particularly in Type II muscle fibers, and potentiated induction of atrogene expression in the obese mice relative to lean mice. Furthermore, we show that the reductions in lean mass do not fully account for the dexamethasone-induced insulin resistance observed in these mice. Together, these data suggest that obesity potentiates glucocorticoid-induced muscle atrophy.","container-title":"Biomedicines","DOI":"10.3390/biomedicines8100420","ISSN":"2227-9059","issue":"10","journalAbbreviation":"Biomedicines","language":"en","page":"420","source":"DOI.org (Crossref)","title":"Obesity Augments Glucocorticoid-Dependent Muscle Atrophy in Male C57BL/6J Mice","volume":"8","author":[{"family":"Gunder","given":"Laura C."},{"family":"Harvey","given":"Innocence"},{"family":"Redd","given":"JeAnna R."},{"family":"Davis","given":"Carol S."},{"family":"AL-Tamimi","given":"Ayat"},{"family":"Brooks","given":"Susan V."},{"family":"Bridges","given":"Dave"}],"issued":{"date-parts":[["2020",10,15]]}}}],"schema":"https://github.com/citation-style-language/schema/raw/master/csl-citation.json"} </w:instrText>
      </w:r>
      <w:r w:rsidR="00824A9A" w:rsidRPr="00BA035B">
        <w:fldChar w:fldCharType="separate"/>
      </w:r>
      <w:r w:rsidR="00824A9A">
        <w:rPr>
          <w:lang w:val="en-GB"/>
        </w:rPr>
        <w:t>(4, 5)</w:t>
      </w:r>
      <w:r w:rsidR="00824A9A" w:rsidRPr="00BA035B">
        <w:fldChar w:fldCharType="end"/>
      </w:r>
      <w:r w:rsidR="00824A9A">
        <w:t xml:space="preserve">. </w:t>
      </w:r>
      <w:r w:rsidR="00824A9A" w:rsidRPr="00BA035B">
        <w:t xml:space="preserve"> </w:t>
      </w:r>
      <w:moveFromRangeStart w:id="54" w:author="Dave Bridges" w:date="2024-08-28T17:10:00Z" w:name="move175757443"/>
      <w:moveFrom w:id="55" w:author="Dave Bridges" w:date="2024-08-28T17:10:00Z">
        <w:r w:rsidRPr="00BA035B" w:rsidDel="00921F7E">
          <w:t xml:space="preserve">Furthermore, </w:t>
        </w:r>
        <w:commentRangeStart w:id="56"/>
        <w:r w:rsidRPr="00BA035B" w:rsidDel="00921F7E">
          <w:t xml:space="preserve">stress often correlates with unhealthy lifestyle choices, such as poor diet and physical inactivity, which are </w:t>
        </w:r>
        <w:r w:rsidR="00824A9A" w:rsidDel="00921F7E">
          <w:t xml:space="preserve">also </w:t>
        </w:r>
        <w:r w:rsidRPr="00BA035B" w:rsidDel="00921F7E">
          <w:t xml:space="preserve">significant risk factors for </w:t>
        </w:r>
        <w:r w:rsidR="00824A9A" w:rsidDel="00921F7E">
          <w:t xml:space="preserve">both </w:t>
        </w:r>
        <w:r w:rsidRPr="00BA035B" w:rsidDel="00921F7E">
          <w:t>obesity and diabetes</w:t>
        </w:r>
        <w:r w:rsidR="00686FDB" w:rsidDel="00921F7E">
          <w:t xml:space="preserve"> </w:t>
        </w:r>
        <w:r w:rsidRPr="00BA035B" w:rsidDel="00921F7E">
          <w:fldChar w:fldCharType="begin"/>
        </w:r>
        <w:r w:rsidR="00AA7C27" w:rsidDel="00921F7E">
          <w:instrText xml:space="preserve"> ADDIN ZOTERO_ITEM CSL_CITATION {"citationID":"FfVoWjjp","properties":{"formattedCitation":"(3)","plainCitation":"(3)","noteIndex":0},"citationItems":[{"id":"fATidvy9/KOoerl1a","uris":["http://zotero.org/users/2695081/items/9FN2SLJA"],"itemData":{"id":1825,"type":"article-journal","abstract":"Many pathways connect stress and obesity, two highly prevalent problems facing society today. First, stress interferes with cognitive processes such as executive function and self-regulation. Second, stress can affect behavior by inducing overeating and consumption of foods that are high in calories, fat, or sugar; by decreasing physical activity; and by shortening sleep. Third, stress triggers physiological changes in the hypothalamic-pituitary-adrenal axis, reward processing in the brain, and possibly the gut microbiome. Finally, stress can stimulate production of biochemical hormones and peptides such as leptin, ghrelin, and neuropeptide Y. Obesity itself can be a stressful state due to the high prevalence of weight stigma. This article therefore traces the contribution of weight stigma to stress and obesogenic processes, ultimately describing a vicious cycle of stress to obesity to stigma to stress. Current obesity prevention efforts focus solely on eating and exercise; the evidence reviewed in this article points to stress as an important but currently overlooked public policy target.","container-title":"Annual Review of Psychology","DOI":"10.1146/annurev-psych-010418-102936","ISSN":"0066-4308, 1545-2085","issue":"1","journalAbbreviation":"Annu. Rev. Psychol.","language":"en","page":"703-718","source":"DOI.org (Crossref)","title":"Stress and Obesity","volume":"70","author":[{"family":"Tomiyama","given":"A. Janet"}],"issued":{"date-parts":[["2019",1,4]]}}}],"schema":"https://github.com/citation-style-language/schema/raw/master/csl-citation.json"} </w:instrText>
        </w:r>
        <w:r w:rsidRPr="00BA035B" w:rsidDel="00921F7E">
          <w:fldChar w:fldCharType="separate"/>
        </w:r>
        <w:r w:rsidR="00686FDB" w:rsidDel="00921F7E">
          <w:rPr>
            <w:lang w:val="en-GB"/>
          </w:rPr>
          <w:t>(3)</w:t>
        </w:r>
        <w:r w:rsidRPr="00BA035B" w:rsidDel="00921F7E">
          <w:fldChar w:fldCharType="end"/>
        </w:r>
        <w:r w:rsidRPr="00BA035B" w:rsidDel="00921F7E">
          <w:rPr>
            <w:rtl/>
            <w:lang w:bidi="he-IL"/>
          </w:rPr>
          <w:t>.</w:t>
        </w:r>
        <w:r w:rsidRPr="00BA035B" w:rsidDel="00921F7E">
          <w:t xml:space="preserve"> </w:t>
        </w:r>
        <w:commentRangeEnd w:id="56"/>
        <w:r w:rsidR="008E0E0F" w:rsidDel="00921F7E">
          <w:rPr>
            <w:rStyle w:val="CommentReference"/>
          </w:rPr>
          <w:commentReference w:id="56"/>
        </w:r>
      </w:moveFrom>
      <w:moveFromRangeEnd w:id="54"/>
    </w:p>
    <w:p w14:paraId="11D9EBD0" w14:textId="77777777" w:rsidR="00BA035B" w:rsidRDefault="00BA035B" w:rsidP="00BA035B"/>
    <w:p w14:paraId="29E9E353" w14:textId="373902CC" w:rsidR="005371F6" w:rsidRDefault="000F7492" w:rsidP="00BA035B">
      <w:moveToRangeStart w:id="57" w:author="Dave Bridges" w:date="2024-08-28T17:14:00Z" w:name="move175757676"/>
      <w:commentRangeStart w:id="58"/>
      <w:commentRangeStart w:id="59"/>
      <w:moveTo w:id="60" w:author="Dave Bridges" w:date="2024-08-28T17:14:00Z">
        <w:r w:rsidRPr="00BA035B">
          <w:t xml:space="preserve">The only </w:t>
        </w:r>
        <w:del w:id="61" w:author="Dave Bridges" w:date="2024-08-28T17:16:00Z">
          <w:r w:rsidRPr="00BA035B" w:rsidDel="000F7492">
            <w:delText>major</w:delText>
          </w:r>
        </w:del>
      </w:moveTo>
      <w:ins w:id="62" w:author="Dave Bridges" w:date="2024-08-28T17:16:00Z">
        <w:r>
          <w:t>human</w:t>
        </w:r>
      </w:ins>
      <w:moveTo w:id="63" w:author="Dave Bridges" w:date="2024-08-28T17:14:00Z">
        <w:r w:rsidRPr="00BA035B">
          <w:t xml:space="preserve"> study that </w:t>
        </w:r>
      </w:moveTo>
      <w:ins w:id="64" w:author="Dave Bridges" w:date="2024-08-28T17:16:00Z">
        <w:r>
          <w:t xml:space="preserve">has </w:t>
        </w:r>
      </w:ins>
      <w:moveTo w:id="65" w:author="Dave Bridges" w:date="2024-08-28T17:14:00Z">
        <w:r w:rsidRPr="00BA035B">
          <w:t xml:space="preserve">addressed the combined effect of stress and obesity on diabetes is the Whitehall II study, </w:t>
        </w:r>
        <w:r>
          <w:t>which</w:t>
        </w:r>
        <w:r w:rsidRPr="00BA035B">
          <w:t xml:space="preserve"> found that work stress strongly increased the </w:t>
        </w:r>
        <w:r>
          <w:t>likelihood</w:t>
        </w:r>
        <w:r w:rsidRPr="00BA035B">
          <w:t xml:space="preserve"> of diabetes in </w:t>
        </w:r>
        <w:commentRangeStart w:id="66"/>
        <w:del w:id="67" w:author="Dave Bridges" w:date="2024-08-28T17:15:00Z">
          <w:r w:rsidRPr="00BA035B" w:rsidDel="000F7492">
            <w:delText xml:space="preserve">obese </w:delText>
          </w:r>
        </w:del>
        <w:r w:rsidRPr="00BA035B">
          <w:t>women</w:t>
        </w:r>
      </w:moveTo>
      <w:ins w:id="68" w:author="Dave Bridges" w:date="2024-08-28T17:15:00Z">
        <w:r>
          <w:t xml:space="preserve"> with obesity</w:t>
        </w:r>
      </w:ins>
      <w:moveTo w:id="69" w:author="Dave Bridges" w:date="2024-08-28T17:14:00Z">
        <w:r w:rsidRPr="00BA035B">
          <w:t xml:space="preserve">, </w:t>
        </w:r>
        <w:commentRangeEnd w:id="66"/>
        <w:r>
          <w:rPr>
            <w:rStyle w:val="CommentReference"/>
          </w:rPr>
          <w:commentReference w:id="66"/>
        </w:r>
        <w:r w:rsidRPr="00BA035B">
          <w:t xml:space="preserve">with no apparent effect in obese men </w:t>
        </w:r>
        <w:r>
          <w:t>or</w:t>
        </w:r>
        <w:r w:rsidRPr="00BA035B">
          <w:t xml:space="preserve"> lean women </w:t>
        </w:r>
        <w:r w:rsidRPr="00BA035B">
          <w:fldChar w:fldCharType="begin"/>
        </w:r>
        <w:r>
          <w:instrText xml:space="preserve"> ADDIN ZOTERO_ITEM CSL_CITATION {"citationID":"K8XBA9DN","properties":{"formattedCitation":"(9)","plainCitation":"(9)","noteIndex":0},"citationItems":[{"id":"fATidvy9/NEBiBgsN","uris":["http://zotero.org/users/2695081/items/3FLNIKRN"],"itemData":{"id":1804,"type":"article-journal","abstract":"Psychosocial work stress has been linked to higher risk of type 2 diabetes (T2DM), with the effect being consistently higher among women than men. Also, work stress has been linked to prospective weight gain among obese men but weight loss among lean men. Here, we aimed to examine the interaction between work stress and obesity in relation to T2DM risk in a gender-specific manner. We studied 5,568 white middle-aged men and women in the Whitehall II study, who were free from diabetes at analysis baseline (1993). After 1993, diabetes was ascertained at six consecutive phases by an oral glucose tolerance test supplemented by self-reports. Cox regression analysis was used to assess the association between job strain (high job demands/low job control) and 18-year incident T2DM stratifying by BMI (BMI &lt;30 kg/m(2) vs. BMI ≥30 kg/m(2)). Overall, work stress was associated with incident T2DM among women (hazard ratio (HR) 1.41: 95% confidence intervals: 1.02; 1.95) but not among men (HR 0.87: 95% confidence interval 0.69; 1.11) (P(INTERACTION) = 0.017). Among men, work stress was associated with a lower risk of T2DM in nonobese (HR 0.70: 0.53; 0.93) but not in obese individuals (P(INTERACTION) = 0.17). Among women, work stress was associated with higher risk of T2DM in the obese (HR 2.01: 1.06; 3.92) but not in the nonobese (P(INTERACTION) = 0.005). Gender and body weight status play a critical role in determining the direction of the association between psychosocial stress and T2DM. The potential effect-modifying role of gender and obesity should not be ignored by future studies looking at stress-disease associations.","container-title":"Obesity (Silver Spring, Md.)","DOI":"10.1038/oby.2011.95","ISSN":"1930-739X","issue":"2","journalAbbreviation":"Obesity (Silver Spring)","language":"eng","note":"PMID: 21593804","page":"428-433","source":"PubMed","title":"Work stress, obesity and the risk of type 2 diabetes: gender-specific bidirectional effect in the Whitehall II study","title-short":"Work stress, obesity and the risk of type 2 diabetes","volume":"20","author":[{"family":"Heraclides","given":"Alexandros M."},{"family":"Chandola","given":"Tarani"},{"family":"Witte","given":"Daniel R."},{"family":"Brunner","given":"Eric J."}],"issued":{"date-parts":[["2012",2]]}}}],"schema":"https://github.com/citation-style-language/schema/raw/master/csl-citation.json"} </w:instrText>
        </w:r>
        <w:r w:rsidRPr="00BA035B">
          <w:fldChar w:fldCharType="separate"/>
        </w:r>
        <w:r>
          <w:rPr>
            <w:lang w:val="en-GB"/>
          </w:rPr>
          <w:t>(9)</w:t>
        </w:r>
        <w:r w:rsidRPr="00BA035B">
          <w:fldChar w:fldCharType="end"/>
        </w:r>
        <w:r w:rsidRPr="00BA035B">
          <w:t>.</w:t>
        </w:r>
        <w:commentRangeEnd w:id="58"/>
        <w:r>
          <w:rPr>
            <w:rStyle w:val="CommentReference"/>
          </w:rPr>
          <w:commentReference w:id="58"/>
        </w:r>
      </w:moveTo>
      <w:moveToRangeEnd w:id="57"/>
      <w:commentRangeEnd w:id="59"/>
      <w:r>
        <w:rPr>
          <w:rStyle w:val="CommentReference"/>
        </w:rPr>
        <w:commentReference w:id="59"/>
      </w:r>
      <w:ins w:id="70" w:author="Dave Bridges" w:date="2024-08-28T17:14:00Z">
        <w:r>
          <w:t xml:space="preserve"> </w:t>
        </w:r>
      </w:ins>
      <w:del w:id="71" w:author="Dave Bridges" w:date="2024-08-28T17:14:00Z">
        <w:r w:rsidR="00BA035B" w:rsidRPr="00BA035B" w:rsidDel="000F7492">
          <w:delText>In humans, although s</w:delText>
        </w:r>
      </w:del>
      <w:ins w:id="72" w:author="Dave Bridges" w:date="2024-08-28T17:14:00Z">
        <w:r>
          <w:t>S</w:t>
        </w:r>
      </w:ins>
      <w:r w:rsidR="00BA035B" w:rsidRPr="00BA035B">
        <w:t xml:space="preserve">everal </w:t>
      </w:r>
      <w:del w:id="73" w:author="Dave Bridges" w:date="2024-08-28T17:11:00Z">
        <w:r w:rsidR="00BA035B" w:rsidRPr="00BA035B" w:rsidDel="000F7492">
          <w:delText xml:space="preserve">key </w:delText>
        </w:r>
      </w:del>
      <w:r w:rsidR="00BA035B" w:rsidRPr="00BA035B">
        <w:t xml:space="preserve">studies have identified a robust association between stress and the development of diabetes, </w:t>
      </w:r>
      <w:commentRangeStart w:id="74"/>
      <w:del w:id="75" w:author="Dave Bridges" w:date="2024-08-28T17:12:00Z">
        <w:r w:rsidR="00BA035B" w:rsidRPr="00BA035B" w:rsidDel="000F7492">
          <w:delText xml:space="preserve">most </w:delText>
        </w:r>
      </w:del>
      <w:ins w:id="76" w:author="Dave Bridges" w:date="2024-08-28T17:14:00Z">
        <w:r>
          <w:t>but</w:t>
        </w:r>
      </w:ins>
      <w:del w:id="77" w:author="Dave Bridges" w:date="2024-08-28T17:14:00Z">
        <w:r w:rsidR="00BA035B" w:rsidRPr="00BA035B" w:rsidDel="000F7492">
          <w:delText>of these studies</w:delText>
        </w:r>
      </w:del>
      <w:r w:rsidR="00BA035B" w:rsidRPr="00BA035B">
        <w:t xml:space="preserve"> did not </w:t>
      </w:r>
      <w:del w:id="78" w:author="Dave Bridges" w:date="2024-08-28T17:14:00Z">
        <w:r w:rsidR="00BA035B" w:rsidRPr="00BA035B" w:rsidDel="000F7492">
          <w:delText xml:space="preserve">determine </w:delText>
        </w:r>
      </w:del>
      <w:ins w:id="79" w:author="Dave Bridges" w:date="2024-08-28T17:14:00Z">
        <w:r>
          <w:t>report</w:t>
        </w:r>
        <w:r w:rsidRPr="00BA035B">
          <w:t xml:space="preserve"> </w:t>
        </w:r>
      </w:ins>
      <w:r w:rsidR="00BA035B" w:rsidRPr="00BA035B">
        <w:t>whether the metabolic effect of stress is different between obese and lean individuals</w:t>
      </w:r>
      <w:commentRangeEnd w:id="74"/>
      <w:r w:rsidR="004A3C75">
        <w:rPr>
          <w:rStyle w:val="CommentReference"/>
        </w:rPr>
        <w:commentReference w:id="74"/>
      </w:r>
      <w:r w:rsidR="00BA035B" w:rsidRPr="00BA035B">
        <w:t xml:space="preserve">. </w:t>
      </w:r>
      <w:commentRangeStart w:id="80"/>
      <w:del w:id="81" w:author="Dave Bridges" w:date="2024-08-28T17:12:00Z">
        <w:r w:rsidR="00930FD4" w:rsidRPr="00BA035B" w:rsidDel="000F7492">
          <w:delText xml:space="preserve">A </w:delText>
        </w:r>
      </w:del>
      <w:ins w:id="82" w:author="Dave Bridges" w:date="2024-08-28T17:12:00Z">
        <w:r>
          <w:t>For example, an</w:t>
        </w:r>
        <w:r w:rsidRPr="00BA035B">
          <w:t xml:space="preserve"> </w:t>
        </w:r>
      </w:ins>
      <w:del w:id="83" w:author="Dave Bridges" w:date="2024-08-28T17:12:00Z">
        <w:r w:rsidR="00930FD4" w:rsidRPr="00BA035B" w:rsidDel="000F7492">
          <w:delText xml:space="preserve">selective </w:delText>
        </w:r>
      </w:del>
      <w:r w:rsidR="00930FD4" w:rsidRPr="00BA035B">
        <w:t>effect of chronic stress on development of diabetes in wom</w:t>
      </w:r>
      <w:r w:rsidR="00930FD4">
        <w:t>e</w:t>
      </w:r>
      <w:r w:rsidR="00930FD4" w:rsidRPr="00BA035B">
        <w:t xml:space="preserve">n but not in men was </w:t>
      </w:r>
      <w:del w:id="84" w:author="Dave Bridges" w:date="2024-08-28T17:11:00Z">
        <w:r w:rsidR="00930FD4" w:rsidRPr="00BA035B" w:rsidDel="000F7492">
          <w:delText xml:space="preserve">also </w:delText>
        </w:r>
      </w:del>
      <w:r w:rsidR="00930FD4" w:rsidRPr="00BA035B">
        <w:t xml:space="preserve">demonstrated in the Australian Diabetes, Obesity and Lifestyle study </w:t>
      </w:r>
      <w:r w:rsidR="00930FD4" w:rsidRPr="00BA035B">
        <w:fldChar w:fldCharType="begin"/>
      </w:r>
      <w:r w:rsidR="00AA7C27">
        <w:instrText xml:space="preserve"> ADDIN ZOTERO_ITEM CSL_CITATION {"citationID":"AFe5E0pt","properties":{"formattedCitation":"(6)","plainCitation":"(6)","noteIndex":0},"citationItems":[{"id":"fATidvy9/kIsy3RR0","uris":["http://zotero.org/users/2695081/items/VA42I7LX"],"itemData":{"id":1807,"type":"article-journal","abstract":"BACKGROUND: The evidence supporting a relationship between stress and diabetes has been inconsistent.\nPURPOSE: This study examined the effects of stress on abnormal glucose metabolism, using a population-based sample of 3,759, with normoglycemia at baseline, from the Australian Diabetes, Obesity and Lifestyle study.\nMETHODS: Perceived stress and stressful life events were measured at baseline, with health behavior and anthropometric information also collected. Oral glucose tolerance tests were undertaken at baseline and 5-year follow-up. The primary outcome was the development of abnormal glucose metabolism (impaired fasting glucose, impaired glucose tolerance, and type 2 diabetes), according to WHO 1999 criteria.\nRESULTS: Perceived stress predicted incident abnormal glucose metabolism in women but not men, after multivariate adjustment. Life events showed an inconsistent relationship with abnormal glucose metabolism.\nCONCLUSIONS: Perceived stress predicted abnormal glucose metabolism in women. Healthcare professionals should consider psychosocial adversity when assessing risk factor profiles for the development of diabetes.","container-title":"Annals of Behavioral Medicine: A Publication of the Society of Behavioral Medicine","DOI":"10.1007/s12160-013-9473-y","ISSN":"1532-4796","issue":"1","journalAbbreviation":"Ann Behav Med","language":"eng","note":"PMID: 23389687","page":"62-72","source":"PubMed","title":"Psychosocial stress predicts abnormal glucose metabolism: the Australian Diabetes, Obesity and Lifestyle (AusDiab) study","title-short":"Psychosocial stress predicts abnormal glucose metabolism","volume":"46","author":[{"family":"Williams","given":"Emily D."},{"family":"Magliano","given":"Dianna J."},{"family":"Tapp","given":"Robyn J."},{"family":"Oldenburg","given":"Brian F."},{"family":"Shaw","given":"Jonathan E."}],"issued":{"date-parts":[["2013",8]]}}}],"schema":"https://github.com/citation-style-language/schema/raw/master/csl-citation.json"} </w:instrText>
      </w:r>
      <w:r w:rsidR="00930FD4" w:rsidRPr="00BA035B">
        <w:fldChar w:fldCharType="separate"/>
      </w:r>
      <w:r w:rsidR="00930FD4">
        <w:rPr>
          <w:lang w:val="en-GB"/>
        </w:rPr>
        <w:t>(6)</w:t>
      </w:r>
      <w:r w:rsidR="00930FD4" w:rsidRPr="00BA035B">
        <w:fldChar w:fldCharType="end"/>
      </w:r>
      <w:r w:rsidR="00930FD4" w:rsidRPr="00BA035B">
        <w:t xml:space="preserve">. </w:t>
      </w:r>
      <w:r w:rsidR="00930FD4">
        <w:t xml:space="preserve">Longitudinally, adverse childhood experiences  </w:t>
      </w:r>
      <w:r w:rsidR="00930FD4">
        <w:fldChar w:fldCharType="begin"/>
      </w:r>
      <w:r w:rsidR="004F67EC">
        <w:instrText xml:space="preserve"> ADDIN ZOTERO_ITEM CSL_CITATION {"citationID":"xTFeHYVe","properties":{"formattedCitation":"(7)","plainCitation":"(7)","noteIndex":0},"citationItems":[{"id":11564,"uris":["http://zotero.org/users/7317906/items/M9DE89XP"],"itemData":{"id":11564,"type":"article-journal","abstract":"Background\nThe association between adverse childhood experiences (ACEs) and diabetes is unclear. This systematic review and meta-analysis aims to quantify the association between the number and types of ACEs and diabetes during adulthood based on available observational studies.\n\nMethods\nA comprehensive literature search of studies exploring the association between ACEs and diabetes was conducted in PubMed, Medline, and Embase databases until 15 April 2022. A random-effects model was used to pool odds ratios (ORs) and 95% confidence intervals (CIs) for the number and types of ACEs with diabetes. Regarding the association between the number of ACEs and diabetes, we used funnel plots to examine publication bias, subgroup analysis to explore sources of heterogeneity, and sensitivity analysis to explore the robustness of the pooled results.\n\nResults\nA total of 49 studies were included. Individuals with higher continuous ACEs (per each additional ACE: OR = 1.06, 95% CI = 1.02-1.10), any ACE (OR = 1.22, 95% CI = 1.16-1.28), or ≥4 ACEs (OR = 1.44, 95% CI = 1.27-1.63) were at an increased risk of diabetes in adulthood when compared with individuals without ACEs. Across specific ACE types, childhood economic adversity (OR = 1.11, 95% CI = 1.04-1.19), physical abuse (OR = 1.14, 95% CI = 1.07-1.21), sexual abuse (OR = 1.25, 95% CI = 1.12-1.39), verbal abuse (OR = 1.11, 95% CI = 1.03-1.20), and incarceration (OR = 1.22, 95% CI = 1.03-1.45) were associated with diabetes. However, neglect, emotional abuse, domestic violence, parental divorce or separation, parental death, and living with a family member with substance abuse or mental disorders were not significantly associated with diabetes.\n\nConclusions\nIndividuals with ACEs may have a cumulative risk for diabetes in adulthood. It is critical to prevent ACEs and build resilience in individuals affected by ACEs.","container-title":"Journal of Global Health","DOI":"10.7189/jogh.12.04082","ISSN":"2047-2978","journalAbbreviation":"J Glob Health","note":"PMID: 36318589\nPMCID: PMC9624439","page":"04082","source":"PubMed Central","title":"Adverse childhood experiences and risk of diabetes: A systematic review and meta-analysis","title-short":"Adverse childhood experiences and risk of diabetes","volume":"12","author":[{"family":"Zhu","given":"Siyu"},{"family":"Shan","given":"Shiyi"},{"family":"Liu","given":"Wen"},{"family":"Li","given":"Shuting"},{"family":"Hou","given":"Leying"},{"family":"Huang","given":"Xuanyin"},{"family":"Liu","given":"Yi"},{"family":"Yi","given":"Qian"},{"family":"Sun","given":"Weidi"},{"family":"Tang","given":"Kun"},{"family":"Adeloye","given":"Davies"},{"family":"Rudan","given":"Igor"},{"family":"Song","given":"Peige"}],"citation-key":"zhuAdverseChildhoodExperiences"}}],"schema":"https://github.com/citation-style-language/schema/raw/master/csl-citation.json"} </w:instrText>
      </w:r>
      <w:r w:rsidR="00930FD4">
        <w:fldChar w:fldCharType="separate"/>
      </w:r>
      <w:r w:rsidR="004F67EC">
        <w:rPr>
          <w:noProof/>
        </w:rPr>
        <w:t>(7)</w:t>
      </w:r>
      <w:r w:rsidR="00930FD4">
        <w:fldChar w:fldCharType="end"/>
      </w:r>
      <w:r w:rsidR="004F67EC">
        <w:t xml:space="preserve"> </w:t>
      </w:r>
      <w:r w:rsidR="00930FD4">
        <w:t xml:space="preserve">and job-related stress </w:t>
      </w:r>
      <w:r w:rsidR="00930FD4">
        <w:fldChar w:fldCharType="begin"/>
      </w:r>
      <w:r w:rsidR="004F67EC">
        <w:instrText xml:space="preserve"> ADDIN ZOTERO_ITEM CSL_CITATION {"citationID":"st3OFhFV","properties":{"formattedCitation":"(8)","plainCitation":"(8)","noteIndex":0},"citationItems":[{"id":8716,"uris":["http://zotero.org/users/7317906/items/K39JC8JQ"],"itemData":{"id":8716,"type":"article-journal","abstract":"OBJECTIVE - To investigate the effect of psychosocial stress at work on risk of type 2 diabetes, adjusting for conventional risk factors, among a sample of British, white-collar, middleaged men and women. RESEARCH DESIGN AND METHODS - This was a prospective analysis (1991-2004) from the Whitehall II cohort study. The current sample consists of 5,895 Caucasian middle-aged civil servants free from diabetes at baseline. Type 2 diabetes was ascertained by an oral glucose tolerance test supplemented by self-reports at baseline and four consecutive waves of data collection including two screening phases. The job strain and iso-strain models were used to assess psychosocial work stress. RESULTS- Iso-strain in the workplace was associated with a twofold higher risk of type 2 diabetes in age-adjusted analysis in women but not in men (hazard ratio 1.94 [95% CI 1.17-3.21). This effect remained robust to adjustment for socioeconomic position and outside work stressors and was only attenuated by 20% after adjustment for health behaviors, obesity, and other type 2 diabetes risk factors. CONCLUSIONS - Psychosocial work stress was an independent predictor of type 2 diabetes among women after a 15-year follow-up. This association was not explained by potential confounding and mediating factors. More evidence from prospective studies using the same work stress models is needed to support the current findings and provide further information on sex differences. © 2009 by the American Diabetes Association.","container-title":"Diabetes Care","DOI":"10.2337/dc09-0132","ISSN":"01495992","issue":"12","note":"PMID: 19720842\nCitation Key: Heraclides2009","page":"2230-2235","title":"Psychosocial stress at work doubles the risk of type 2 diabetes in middle-aged women: Evidence from the Whitehall II study","volume":"32","author":[{"family":"Heraclides","given":"Alexandros M."},{"family":"Chandola","given":"Tarani"},{"family":"Witte","given":"Daniel R."},{"family":"Brunner","given":"Eric J."}],"issued":{"date-parts":[["2009"]]},"citation-key":"Heraclides2009"}}],"schema":"https://github.com/citation-style-language/schema/raw/master/csl-citation.json"} </w:instrText>
      </w:r>
      <w:r w:rsidR="00930FD4">
        <w:fldChar w:fldCharType="separate"/>
      </w:r>
      <w:r w:rsidR="004F67EC">
        <w:rPr>
          <w:noProof/>
        </w:rPr>
        <w:t>(8)</w:t>
      </w:r>
      <w:r w:rsidR="00930FD4">
        <w:fldChar w:fldCharType="end"/>
      </w:r>
      <w:r w:rsidR="00930FD4">
        <w:t xml:space="preserve"> are </w:t>
      </w:r>
      <w:del w:id="85" w:author="Dave Bridges" w:date="2024-08-28T17:14:00Z">
        <w:r w:rsidR="00930FD4" w:rsidDel="000F7492">
          <w:delText xml:space="preserve">also </w:delText>
        </w:r>
      </w:del>
      <w:r w:rsidR="00930FD4">
        <w:t xml:space="preserve">associated with diabetes risk.  </w:t>
      </w:r>
      <w:commentRangeEnd w:id="80"/>
      <w:r w:rsidR="00945245">
        <w:rPr>
          <w:rStyle w:val="CommentReference"/>
        </w:rPr>
        <w:commentReference w:id="80"/>
      </w:r>
      <w:moveFromRangeStart w:id="86" w:author="Dave Bridges" w:date="2024-08-28T17:14:00Z" w:name="move175757676"/>
      <w:commentRangeStart w:id="87"/>
      <w:moveFrom w:id="88" w:author="Dave Bridges" w:date="2024-08-28T17:14:00Z">
        <w:r w:rsidR="00BA035B" w:rsidRPr="00BA035B" w:rsidDel="000F7492">
          <w:t xml:space="preserve">The only major study that addressed the combined effect of stress and obesity on diabetes is the Whitehall II study, </w:t>
        </w:r>
        <w:r w:rsidR="004F67EC" w:rsidDel="000F7492">
          <w:t>which</w:t>
        </w:r>
        <w:r w:rsidR="00BA035B" w:rsidRPr="00BA035B" w:rsidDel="000F7492">
          <w:t xml:space="preserve"> found that work stress strongly increased the </w:t>
        </w:r>
        <w:r w:rsidR="0065609A" w:rsidDel="000F7492">
          <w:t>likelihood</w:t>
        </w:r>
        <w:r w:rsidR="00BA035B" w:rsidRPr="00BA035B" w:rsidDel="000F7492">
          <w:t xml:space="preserve"> of diabetes in </w:t>
        </w:r>
        <w:commentRangeStart w:id="89"/>
        <w:r w:rsidR="00BA035B" w:rsidRPr="00BA035B" w:rsidDel="000F7492">
          <w:t xml:space="preserve">obese women, </w:t>
        </w:r>
        <w:commentRangeEnd w:id="89"/>
        <w:r w:rsidR="00EC065F" w:rsidDel="000F7492">
          <w:rPr>
            <w:rStyle w:val="CommentReference"/>
          </w:rPr>
          <w:commentReference w:id="89"/>
        </w:r>
        <w:r w:rsidR="00BA035B" w:rsidRPr="00BA035B" w:rsidDel="000F7492">
          <w:t xml:space="preserve">with no apparent effect in obese men </w:t>
        </w:r>
        <w:r w:rsidR="004F67EC" w:rsidDel="000F7492">
          <w:t>or</w:t>
        </w:r>
        <w:r w:rsidR="00BA035B" w:rsidRPr="00BA035B" w:rsidDel="000F7492">
          <w:t xml:space="preserve"> lean women </w:t>
        </w:r>
        <w:r w:rsidR="00BA035B" w:rsidRPr="00BA035B" w:rsidDel="000F7492">
          <w:fldChar w:fldCharType="begin"/>
        </w:r>
        <w:r w:rsidR="00AA7C27" w:rsidDel="000F7492">
          <w:instrText xml:space="preserve"> ADDIN ZOTERO_ITEM CSL_CITATION {"citationID":"K8XBA9DN","properties":{"formattedCitation":"(9)","plainCitation":"(9)","noteIndex":0},"citationItems":[{"id":"fATidvy9/NEBiBgsN","uris":["http://zotero.org/users/2695081/items/3FLNIKRN"],"itemData":{"id":1804,"type":"article-journal","abstract":"Psychosocial work stress has been linked to higher risk of type 2 diabetes (T2DM), with the effect being consistently higher among women than men. Also, work stress has been linked to prospective weight gain among obese men but weight loss among lean men. Here, we aimed to examine the interaction between work stress and obesity in relation to T2DM risk in a gender-specific manner. We studied 5,568 white middle-aged men and women in the Whitehall II study, who were free from diabetes at analysis baseline (1993). After 1993, diabetes was ascertained at six consecutive phases by an oral glucose tolerance test supplemented by self-reports. Cox regression analysis was used to assess the association between job strain (high job demands/low job control) and 18-year incident T2DM stratifying by BMI (BMI &lt;30 kg/m(2) vs. BMI ≥30 kg/m(2)). Overall, work stress was associated with incident T2DM among women (hazard ratio (HR) 1.41: 95% confidence intervals: 1.02; 1.95) but not among men (HR 0.87: 95% confidence interval 0.69; 1.11) (P(INTERACTION) = 0.017). Among men, work stress was associated with a lower risk of T2DM in nonobese (HR 0.70: 0.53; 0.93) but not in obese individuals (P(INTERACTION) = 0.17). Among women, work stress was associated with higher risk of T2DM in the obese (HR 2.01: 1.06; 3.92) but not in the nonobese (P(INTERACTION) = 0.005). Gender and body weight status play a critical role in determining the direction of the association between psychosocial stress and T2DM. The potential effect-modifying role of gender and obesity should not be ignored by future studies looking at stress-disease associations.","container-title":"Obesity (Silver Spring, Md.)","DOI":"10.1038/oby.2011.95","ISSN":"1930-739X","issue":"2","journalAbbreviation":"Obesity (Silver Spring)","language":"eng","note":"PMID: 21593804","page":"428-433","source":"PubMed","title":"Work stress, obesity and the risk of type 2 diabetes: gender-specific bidirectional effect in the Whitehall II study","title-short":"Work stress, obesity and the risk of type 2 diabetes","volume":"20","author":[{"family":"Heraclides","given":"Alexandros M."},{"family":"Chandola","given":"Tarani"},{"family":"Witte","given":"Daniel R."},{"family":"Brunner","given":"Eric J."}],"issued":{"date-parts":[["2012",2]]}}}],"schema":"https://github.com/citation-style-language/schema/raw/master/csl-citation.json"} </w:instrText>
        </w:r>
        <w:r w:rsidR="00BA035B" w:rsidRPr="00BA035B" w:rsidDel="000F7492">
          <w:fldChar w:fldCharType="separate"/>
        </w:r>
        <w:r w:rsidR="004F67EC" w:rsidDel="000F7492">
          <w:rPr>
            <w:lang w:val="en-GB"/>
          </w:rPr>
          <w:t>(9)</w:t>
        </w:r>
        <w:r w:rsidR="00BA035B" w:rsidRPr="00BA035B" w:rsidDel="000F7492">
          <w:fldChar w:fldCharType="end"/>
        </w:r>
        <w:r w:rsidR="00BA035B" w:rsidRPr="00BA035B" w:rsidDel="000F7492">
          <w:t>.</w:t>
        </w:r>
        <w:commentRangeEnd w:id="87"/>
        <w:r w:rsidR="00E019E9" w:rsidDel="000F7492">
          <w:rPr>
            <w:rStyle w:val="CommentReference"/>
          </w:rPr>
          <w:commentReference w:id="87"/>
        </w:r>
      </w:moveFrom>
      <w:moveFromRangeEnd w:id="86"/>
      <w:r w:rsidR="00BA035B" w:rsidRPr="00BA035B">
        <w:t xml:space="preserve">  </w:t>
      </w:r>
      <w:commentRangeStart w:id="90"/>
      <w:commentRangeStart w:id="91"/>
      <w:r w:rsidR="00BA035B" w:rsidRPr="00BA035B">
        <w:t>In a smaller study, patients with obesity and diabetes who also had depression</w:t>
      </w:r>
      <w:ins w:id="92" w:author="Dave Bridges" w:date="2024-08-28T17:17:00Z">
        <w:r>
          <w:t>,</w:t>
        </w:r>
      </w:ins>
      <w:r w:rsidR="00BA035B" w:rsidRPr="00BA035B">
        <w:t xml:space="preserve"> stress </w:t>
      </w:r>
      <w:del w:id="93" w:author="Dave Bridges" w:date="2024-08-28T17:17:00Z">
        <w:r w:rsidR="00BA035B" w:rsidRPr="00BA035B" w:rsidDel="000F7492">
          <w:delText>had exacerbated</w:delText>
        </w:r>
      </w:del>
      <w:ins w:id="94" w:author="Dave Bridges" w:date="2024-08-28T17:17:00Z">
        <w:r>
          <w:t>enhanced</w:t>
        </w:r>
      </w:ins>
      <w:r w:rsidR="00BA035B" w:rsidRPr="00BA035B">
        <w:t xml:space="preserve"> biochemical changes associated with obesity, including lower adiponectin and higher cortisol, as compared to patients with diabetes and obesity</w:t>
      </w:r>
      <w:ins w:id="95" w:author="Dave Bridges" w:date="2024-08-28T17:17:00Z">
        <w:r>
          <w:t xml:space="preserve">, but </w:t>
        </w:r>
      </w:ins>
      <w:del w:id="96" w:author="Dave Bridges" w:date="2024-08-28T17:17:00Z">
        <w:r w:rsidR="00BA035B" w:rsidRPr="00BA035B" w:rsidDel="000F7492">
          <w:delText xml:space="preserve"> </w:delText>
        </w:r>
      </w:del>
      <w:r w:rsidR="00BA035B" w:rsidRPr="00BA035B">
        <w:t xml:space="preserve">without depression </w:t>
      </w:r>
      <w:r w:rsidR="00BA035B" w:rsidRPr="00BA035B">
        <w:fldChar w:fldCharType="begin"/>
      </w:r>
      <w:r w:rsidR="00AA7C27">
        <w:instrText xml:space="preserve"> ADDIN ZOTERO_ITEM CSL_CITATION {"citationID":"qb5nzjnv","properties":{"formattedCitation":"(10)","plainCitation":"(10)","noteIndex":0},"citationItems":[{"id":"fATidvy9/443Oi9Cd","uris":["http://zotero.org/users/2695081/items/QVI959H8"],"itemData":{"id":1810,"type":"article-journal","abstract":"PURPOSE: Type 2 diabetes mellitus (T2DM), a metabolic disorder, remains associated with a physiological impairment affecting large populations worldwide. Onset of T2DM is multifactorial where obesity and abnormal basal metabolic rate are considered most critical. Of people diagnosed with T2DM, about 80% are also obese. It is also reported that obese individuals have an increased odds of developing depression, whereas T2DM is estimated to increase the incidence by two-fold. The preponderance of research data demonstrates that T2DM alters the serum level of cortisol and adiponectin which are known to be associated with neuronal physiology. The study explored, how a metabolic disorder like T2DM is linked with the altered plasma level of cortisol and adiponectin, the risk factors for stress and depression.\nPATIENTS AND METHODS: A cross-sectional population study was conducted in T2DM patients using a bimodal approach. First approach used questionnaires, (1) Patient Health Questionnaire (PHQ-9) and (2) Stress Coping Inventory Questionnaire (SCQ) to assess signs and symptoms of depression and stress, respectively, in T2DM patients. In the second approach, robust biochemical analysis was conducted for serum adiponectin and cortisol levels.\nRESULTS: An association of T2DM in stress and depression was evaluated in 158 subjects (105 T2DM obese patients and 53 healthy controls). A lower PHQ-9 score and adiponectin levels were seen in T2DM obese patients compared to healthy controls (p&lt;0.05). Further, results also depicted a lower adiponectin levels in T2DM obese patients with depression compared to T2DM obese patients without depression (p&lt;0.05). The study did not find a significant difference in cortisol serum levels among the T2DM and control groups. However, a higher level of serum cortisol was reported in T2DM obese patients with depression over those T2DM obese patients who lacked depression (p&lt;0.05).\nCONCLUSION: The findings suggest that T2DM obese patients might have a higher risk of developing stress and depression. Further, biochemical parameters, adiponectin and cortisol, might be the potential biomarkers for T2DM and may help in early diagnosis of these comorbid conditions.","container-title":"Diabetes, Metabolic Syndrome and Obesity: Targets and Therapy","DOI":"10.2147/DMSO.S294555","ISSN":"1178-7007","journalAbbreviation":"Diabetes Metab Syndr Obes","language":"eng","note":"PMID: 33623406\nPMCID: PMC7896784","page":"705-717","source":"PubMed","title":"Evaluation of Stress and Associated Biochemical Changes in Patients with Type 2 Diabetes Mellitus and Obesity","volume":"14","author":[{"family":"Tyagi","given":"Kanchan"},{"family":"Agarwal","given":"Nidhi Bharal"},{"family":"Kapur","given":"Prem"},{"family":"Kohli","given":"Sunil"},{"family":"Jalali","given":"Rajinder K."}],"issued":{"date-parts":[["2021"]]}}}],"schema":"https://github.com/citation-style-language/schema/raw/master/csl-citation.json"} </w:instrText>
      </w:r>
      <w:r w:rsidR="00BA035B" w:rsidRPr="00BA035B">
        <w:fldChar w:fldCharType="separate"/>
      </w:r>
      <w:r w:rsidR="004F67EC">
        <w:rPr>
          <w:lang w:val="en-GB"/>
        </w:rPr>
        <w:t>(10)</w:t>
      </w:r>
      <w:r w:rsidR="00BA035B" w:rsidRPr="00BA035B">
        <w:fldChar w:fldCharType="end"/>
      </w:r>
      <w:r w:rsidR="00BA035B" w:rsidRPr="00BA035B">
        <w:t>.</w:t>
      </w:r>
      <w:r w:rsidR="00BA035B">
        <w:t xml:space="preserve">  </w:t>
      </w:r>
      <w:commentRangeEnd w:id="90"/>
      <w:r w:rsidR="003A7F77">
        <w:rPr>
          <w:rStyle w:val="CommentReference"/>
        </w:rPr>
        <w:commentReference w:id="90"/>
      </w:r>
      <w:commentRangeEnd w:id="91"/>
      <w:r>
        <w:rPr>
          <w:rStyle w:val="CommentReference"/>
        </w:rPr>
        <w:commentReference w:id="91"/>
      </w:r>
    </w:p>
    <w:p w14:paraId="22D22BB8" w14:textId="77777777" w:rsidR="005371F6" w:rsidRDefault="005371F6" w:rsidP="00BA035B"/>
    <w:p w14:paraId="600ADCC3" w14:textId="762EBCA3" w:rsidR="00BA035B" w:rsidRDefault="00BA035B">
      <w:del w:id="97" w:author="Dave Bridges" w:date="2024-08-28T17:21:00Z">
        <w:r w:rsidRPr="00BA035B" w:rsidDel="006247EC">
          <w:delText xml:space="preserve">In this study, we assessed the </w:delText>
        </w:r>
        <w:r w:rsidRPr="00BA035B" w:rsidDel="000F7492">
          <w:delText xml:space="preserve">effect </w:delText>
        </w:r>
        <w:r w:rsidRPr="00BA035B" w:rsidDel="006247EC">
          <w:delText xml:space="preserve">of obesity on </w:delText>
        </w:r>
      </w:del>
      <w:commentRangeStart w:id="98"/>
      <w:del w:id="99" w:author="Dave Bridges" w:date="2024-08-28T17:19:00Z">
        <w:r w:rsidRPr="00BA035B" w:rsidDel="000F7492">
          <w:delText xml:space="preserve">development </w:delText>
        </w:r>
      </w:del>
      <w:del w:id="100" w:author="Dave Bridges" w:date="2024-08-28T17:21:00Z">
        <w:r w:rsidRPr="00BA035B" w:rsidDel="006247EC">
          <w:delText xml:space="preserve">of diabetes </w:delText>
        </w:r>
        <w:commentRangeEnd w:id="98"/>
        <w:r w:rsidR="00BD24D1" w:rsidDel="006247EC">
          <w:rPr>
            <w:rStyle w:val="CommentReference"/>
          </w:rPr>
          <w:commentReference w:id="98"/>
        </w:r>
        <w:r w:rsidRPr="00BA035B" w:rsidDel="006247EC">
          <w:delText>according to self</w:delText>
        </w:r>
        <w:r w:rsidDel="006247EC">
          <w:delText>-</w:delText>
        </w:r>
        <w:r w:rsidRPr="00BA035B" w:rsidDel="006247EC">
          <w:delText>reported subjective stress in a large cohort.</w:delText>
        </w:r>
      </w:del>
      <w:ins w:id="101" w:author="Dave Bridges" w:date="2024-08-28T17:21:00Z">
        <w:r w:rsidR="006247EC">
          <w:t>Given the paucity of data on how s</w:t>
        </w:r>
      </w:ins>
      <w:ins w:id="102" w:author="Dave Bridges" w:date="2024-08-28T17:22:00Z">
        <w:r w:rsidR="006247EC">
          <w:t>tress impacts people with and without obesity, in this study we performed a cross-sectional evaluation of participants in a hospital based cohort in Southeast Michigan</w:t>
        </w:r>
      </w:ins>
      <w:ins w:id="103" w:author="Dave Bridges" w:date="2024-08-28T17:21:00Z">
        <w:r w:rsidR="006247EC">
          <w:t xml:space="preserve"> </w:t>
        </w:r>
      </w:ins>
      <w:r w:rsidR="005371F6">
        <w:t xml:space="preserve">  </w:t>
      </w:r>
      <w:ins w:id="104" w:author="Dave Bridges" w:date="2024-08-28T17:20:00Z">
        <w:r w:rsidR="000F7492">
          <w:t>Our objective was to examine the prevalence of Type 2 Diab</w:t>
        </w:r>
      </w:ins>
      <w:ins w:id="105" w:author="Dave Bridges" w:date="2024-08-28T17:21:00Z">
        <w:r w:rsidR="000F7492">
          <w:t>e</w:t>
        </w:r>
      </w:ins>
      <w:ins w:id="106" w:author="Dave Bridges" w:date="2024-08-28T17:20:00Z">
        <w:r w:rsidR="000F7492">
          <w:t xml:space="preserve">tes in </w:t>
        </w:r>
      </w:ins>
      <w:ins w:id="107" w:author="Dave Bridges" w:date="2024-08-28T17:23:00Z">
        <w:r w:rsidR="006247EC">
          <w:t>participants</w:t>
        </w:r>
      </w:ins>
      <w:ins w:id="108" w:author="Dave Bridges" w:date="2024-08-28T17:20:00Z">
        <w:r w:rsidR="000F7492">
          <w:t xml:space="preserve"> with or without obesity, and </w:t>
        </w:r>
      </w:ins>
      <w:ins w:id="109" w:author="Dave Bridges" w:date="2024-08-28T17:22:00Z">
        <w:r w:rsidR="006247EC">
          <w:t>examine the differe</w:t>
        </w:r>
      </w:ins>
      <w:ins w:id="110" w:author="Dave Bridges" w:date="2024-08-28T17:23:00Z">
        <w:r w:rsidR="006247EC">
          <w:t>ntial</w:t>
        </w:r>
      </w:ins>
      <w:ins w:id="111" w:author="Dave Bridges" w:date="2024-08-28T17:20:00Z">
        <w:r w:rsidR="000F7492">
          <w:t xml:space="preserve"> impact of self-reported psychosocial stress on their likelihood o</w:t>
        </w:r>
      </w:ins>
      <w:ins w:id="112" w:author="Dave Bridges" w:date="2024-08-28T17:21:00Z">
        <w:r w:rsidR="000F7492">
          <w:t>f a Type 2 Diabetes diagnosis.</w:t>
        </w:r>
      </w:ins>
      <w:commentRangeStart w:id="113"/>
      <w:del w:id="114" w:author="Dave Bridges" w:date="2024-08-28T17:19:00Z">
        <w:r w:rsidR="005371F6" w:rsidDel="000F7492">
          <w:delText>We show that participants with obesity reporting elevated psychosocial stress had higher diabetes prevalence compared to participants with obesity not reporting elevated perceived stress levels.</w:delText>
        </w:r>
        <w:commentRangeEnd w:id="113"/>
        <w:r w:rsidR="00814210" w:rsidDel="000F7492">
          <w:rPr>
            <w:rStyle w:val="CommentReference"/>
          </w:rPr>
          <w:commentReference w:id="113"/>
        </w:r>
      </w:del>
    </w:p>
    <w:p w14:paraId="4930A955" w14:textId="77777777" w:rsidR="00BA035B" w:rsidRDefault="00BA035B"/>
    <w:p w14:paraId="29964AD4" w14:textId="3B8D13F8" w:rsidR="00490CAD" w:rsidRDefault="00490CAD" w:rsidP="009F3764">
      <w:pPr>
        <w:pStyle w:val="Heading1"/>
        <w:rPr>
          <w:ins w:id="115" w:author="Dave Bridges" w:date="2024-08-28T17:23:00Z"/>
        </w:rPr>
      </w:pPr>
      <w:commentRangeStart w:id="116"/>
      <w:r>
        <w:t>Methods</w:t>
      </w:r>
      <w:commentRangeEnd w:id="116"/>
      <w:r w:rsidR="00F86220">
        <w:rPr>
          <w:rStyle w:val="CommentReference"/>
          <w:rFonts w:asciiTheme="minorHAnsi" w:eastAsiaTheme="minorHAnsi" w:hAnsiTheme="minorHAnsi" w:cstheme="minorBidi"/>
          <w:color w:val="auto"/>
        </w:rPr>
        <w:commentReference w:id="116"/>
      </w:r>
    </w:p>
    <w:p w14:paraId="2E43E0AB" w14:textId="38C9A08D" w:rsidR="00313E50" w:rsidRDefault="00313E50" w:rsidP="00313E50">
      <w:pPr>
        <w:rPr>
          <w:ins w:id="117" w:author="Dave Bridges" w:date="2024-08-28T17:23:00Z"/>
        </w:rPr>
      </w:pPr>
    </w:p>
    <w:p w14:paraId="2A21039C" w14:textId="75D25C15" w:rsidR="00313E50" w:rsidRPr="00313E50" w:rsidRDefault="00313E50">
      <w:pPr>
        <w:pStyle w:val="Heading3"/>
        <w:pPrChange w:id="118" w:author="Dave Bridges" w:date="2024-08-28T17:31:00Z">
          <w:pPr>
            <w:pStyle w:val="Heading1"/>
          </w:pPr>
        </w:pPrChange>
      </w:pPr>
      <w:ins w:id="119" w:author="Dave Bridges" w:date="2024-08-28T17:23:00Z">
        <w:r>
          <w:t>Study Design</w:t>
        </w:r>
      </w:ins>
      <w:ins w:id="120" w:author="Dave Bridges" w:date="2024-08-28T17:26:00Z">
        <w:r w:rsidR="00980B9C">
          <w:t xml:space="preserve"> and Data Collection</w:t>
        </w:r>
      </w:ins>
    </w:p>
    <w:p w14:paraId="03F90F61" w14:textId="77777777" w:rsidR="00490CAD" w:rsidRDefault="00490CAD"/>
    <w:p w14:paraId="60288FD2" w14:textId="78E2F982" w:rsidR="00490CAD" w:rsidRDefault="00313E50" w:rsidP="00490CAD">
      <w:pPr>
        <w:rPr>
          <w:ins w:id="121" w:author="Dave Bridges" w:date="2024-08-28T17:26:00Z"/>
        </w:rPr>
      </w:pPr>
      <w:ins w:id="122" w:author="Dave Bridges" w:date="2024-08-28T17:24:00Z">
        <w:r>
          <w:t xml:space="preserve">We took a cross-sectional approach to evaluate participants likelihood of a diagnosis of Type 2 Diabetes.  </w:t>
        </w:r>
      </w:ins>
      <w:r w:rsidR="00F34AFC">
        <w:t>Participants</w:t>
      </w:r>
      <w:r w:rsidR="00490CAD">
        <w:t xml:space="preserve"> were recruited to the Michigan Genomics Initiative as previously described </w:t>
      </w:r>
      <w:r w:rsidR="00490CAD">
        <w:fldChar w:fldCharType="begin"/>
      </w:r>
      <w:r w:rsidR="004F67EC">
        <w:instrText xml:space="preserve"> ADDIN ZOTERO_ITEM CSL_CITATION {"citationID":"qKNTupiX","properties":{"formattedCitation":"(11)","plainCitation":"(11)","noteIndex":0},"citationItems":[{"id":9537,"uris":["http://zotero.org/users/7317906/items/H4A3P2LK"],"itemData":{"id":9537,"type":"article-journal","container-title":"Cell Genomics","DOI":"10.1016/j.xgen.2023.100257","ISSN":"2666-979X","issue":"0","journalAbbreviation":"Cell Genomics","language":"English","note":"publisher: Elsevier","source":"www.cell.com","title":"The Michigan Genomics Initiative: A biobank linking genotypes and electronic clinical records in Michigan Medicine patients","title-short":"The Michigan Genomics Initiative","URL":"https://www.cell.com/cell-genomics/abstract/S2666-979X(23)00013-7","volume":"0","author":[{"family":"Zawistowski","given":"Matthew"},{"family":"Fritsche","given":"Lars G."},{"family":"Pandit","given":"Anita"},{"family":"Vanderwerff","given":"Brett"},{"family":"Patil","given":"Snehal"},{"family":"Schmidt","given":"Ellen M."},{"family":"VandeHaar","given":"Peter"},{"family":"Willer","given":"Cristen J."},{"family":"Brummett","given":"Chad M."},{"family":"Kheterpal","given":"Sachin"},{"family":"Zhou","given":"Xiang"},{"family":"Boehnke","given":"Michael"},{"family":"Abecasis","given":"Gonçalo R."},{"family":"Zöllner","given":"Sebastian"}],"accessed":{"date-parts":[["2023",2,1]]},"issued":{"date-parts":[["2023",1,31]]},"citation-key":"zawistowskiMichiganGenomicsInitiative2023a"}}],"schema":"https://github.com/citation-style-language/schema/raw/master/csl-citation.json"} </w:instrText>
      </w:r>
      <w:r w:rsidR="00490CAD">
        <w:fldChar w:fldCharType="separate"/>
      </w:r>
      <w:r w:rsidR="004F67EC">
        <w:rPr>
          <w:noProof/>
        </w:rPr>
        <w:t>(11)</w:t>
      </w:r>
      <w:r w:rsidR="00490CAD">
        <w:fldChar w:fldCharType="end"/>
      </w:r>
      <w:r w:rsidR="00490CAD">
        <w:t xml:space="preserve">.  </w:t>
      </w:r>
      <w:commentRangeStart w:id="123"/>
      <w:r w:rsidR="00490CAD">
        <w:t xml:space="preserve">These </w:t>
      </w:r>
      <w:r w:rsidR="00F34AFC">
        <w:t>participants</w:t>
      </w:r>
      <w:r w:rsidR="00490CAD">
        <w:t xml:space="preserve"> are in a hospital setting, </w:t>
      </w:r>
      <w:commentRangeEnd w:id="123"/>
      <w:r w:rsidR="00256854">
        <w:rPr>
          <w:rStyle w:val="CommentReference"/>
        </w:rPr>
        <w:commentReference w:id="123"/>
      </w:r>
      <w:r w:rsidR="00490CAD">
        <w:t>over 18</w:t>
      </w:r>
      <w:ins w:id="124" w:author="Bauer, Kate" w:date="2024-08-28T09:52:00Z">
        <w:r w:rsidR="00256854">
          <w:t>,</w:t>
        </w:r>
      </w:ins>
      <w:r w:rsidR="00490CAD">
        <w:t xml:space="preserve"> and were asked to opt-in to </w:t>
      </w:r>
      <w:commentRangeStart w:id="125"/>
      <w:r w:rsidR="00490CAD">
        <w:t xml:space="preserve">this cohort </w:t>
      </w:r>
      <w:commentRangeEnd w:id="125"/>
      <w:r w:rsidR="00BC33AC">
        <w:rPr>
          <w:rStyle w:val="CommentReference"/>
        </w:rPr>
        <w:commentReference w:id="125"/>
      </w:r>
      <w:r w:rsidR="00490CAD">
        <w:t xml:space="preserve">between 2012 and 2022.  </w:t>
      </w:r>
      <w:moveFromRangeStart w:id="126" w:author="Bauer, Kate" w:date="2024-08-28T09:54:00Z" w:name="move175731268"/>
      <w:moveFrom w:id="127" w:author="Bauer, Kate" w:date="2024-08-28T09:54:00Z">
        <w:r w:rsidR="00490CAD" w:rsidDel="006D27B6">
          <w:t xml:space="preserve">This study was a secondary analysis of these data (University of Michigan Internal Review Board </w:t>
        </w:r>
        <w:r w:rsidR="00490CAD" w:rsidRPr="00490CAD" w:rsidDel="006D27B6">
          <w:t>HUM00219435</w:t>
        </w:r>
        <w:r w:rsidR="00490CAD" w:rsidDel="006D27B6">
          <w:t xml:space="preserve">).  </w:t>
        </w:r>
      </w:moveFrom>
      <w:moveFromRangeEnd w:id="126"/>
      <w:r w:rsidR="00490CAD">
        <w:t xml:space="preserve">At enrollment, </w:t>
      </w:r>
      <w:r w:rsidR="00B669AA">
        <w:t>participants</w:t>
      </w:r>
      <w:r w:rsidR="00490CAD">
        <w:t xml:space="preserve"> </w:t>
      </w:r>
      <w:del w:id="128" w:author="Bauer, Kate" w:date="2024-08-28T09:54:00Z">
        <w:r w:rsidR="00490CAD" w:rsidDel="006D27B6">
          <w:delText>were asked a</w:delText>
        </w:r>
      </w:del>
      <w:ins w:id="129" w:author="Bauer, Kate" w:date="2024-08-28T09:54:00Z">
        <w:r w:rsidR="006D27B6">
          <w:t>completed a</w:t>
        </w:r>
      </w:ins>
      <w:r w:rsidR="00490CAD">
        <w:t xml:space="preserve"> series of questionnaires including </w:t>
      </w:r>
      <w:ins w:id="130" w:author="Bauer, Kate" w:date="2024-08-28T09:53:00Z">
        <w:r w:rsidR="006D27B6">
          <w:t>the</w:t>
        </w:r>
      </w:ins>
      <w:del w:id="131" w:author="Bauer, Kate" w:date="2024-08-28T09:53:00Z">
        <w:r w:rsidR="00490CAD" w:rsidDel="006D27B6">
          <w:delText>a</w:delText>
        </w:r>
      </w:del>
      <w:r w:rsidR="00490CAD">
        <w:t xml:space="preserve"> Perceived Stress Survey (PSS4</w:t>
      </w:r>
      <w:r w:rsidR="00252A82">
        <w:t xml:space="preserve">; </w:t>
      </w:r>
      <w:r w:rsidR="00252A82">
        <w:fldChar w:fldCharType="begin"/>
      </w:r>
      <w:r w:rsidR="00252A82">
        <w:instrText xml:space="preserve"> ADDIN ZOTERO_ITEM CSL_CITATION {"citationID":"EnGmjrNk","properties":{"formattedCitation":"(12)","plainCitation":"(12)","noteIndex":0},"citationItems":[{"id":11570,"uris":["http://zotero.org/users/7317906/items/V278SV5V"],"itemData":{"id":11570,"type":"article-journal","container-title":"Journal of Health and Social Behavior","ISSN":"0022-1465","issue":"4","journalAbbreviation":"J Health Soc Behav","language":"eng","note":"PMID: 6668417","page":"385-396","source":"PubMed","title":"A global measure of perceived stress","volume":"24","author":[{"family":"Cohen","given":"S."},{"family":"Kamarck","given":"T."},{"family":"Mermelstein","given":"R."}],"issued":{"date-parts":[["1983",12]]},"citation-key":"cohenGlobalMeasurePerceived1983"}}],"schema":"https://github.com/citation-style-language/schema/raw/master/csl-citation.json"} </w:instrText>
      </w:r>
      <w:r w:rsidR="00252A82">
        <w:fldChar w:fldCharType="separate"/>
      </w:r>
      <w:r w:rsidR="00252A82">
        <w:t>(12)</w:t>
      </w:r>
      <w:r w:rsidR="00252A82">
        <w:fldChar w:fldCharType="end"/>
      </w:r>
      <w:r w:rsidR="00490CAD">
        <w:t>)</w:t>
      </w:r>
      <w:ins w:id="132" w:author="Bauer, Kate" w:date="2024-08-28T09:53:00Z">
        <w:r w:rsidR="006D27B6">
          <w:t>,</w:t>
        </w:r>
      </w:ins>
      <w:r w:rsidR="00490CAD">
        <w:t xml:space="preserve"> </w:t>
      </w:r>
      <w:commentRangeStart w:id="133"/>
      <w:r w:rsidR="00490CAD">
        <w:t xml:space="preserve">and </w:t>
      </w:r>
      <w:r w:rsidR="004B15A5">
        <w:t>their</w:t>
      </w:r>
      <w:r w:rsidR="00490CAD">
        <w:t xml:space="preserve"> data was linked with </w:t>
      </w:r>
      <w:r w:rsidR="00490CAD">
        <w:lastRenderedPageBreak/>
        <w:t xml:space="preserve">their electronic medical record. </w:t>
      </w:r>
      <w:commentRangeEnd w:id="133"/>
      <w:r w:rsidR="006D27B6">
        <w:rPr>
          <w:rStyle w:val="CommentReference"/>
        </w:rPr>
        <w:commentReference w:id="133"/>
      </w:r>
      <w:r w:rsidR="00490CAD">
        <w:t xml:space="preserve"> </w:t>
      </w:r>
      <w:moveToRangeStart w:id="134" w:author="Bauer, Kate" w:date="2024-08-28T09:54:00Z" w:name="move175731268"/>
      <w:moveTo w:id="135" w:author="Bauer, Kate" w:date="2024-08-28T09:54:00Z">
        <w:r w:rsidR="006D27B6">
          <w:t xml:space="preserve">This study was a secondary analysis of these data (University of Michigan Internal Review Board </w:t>
        </w:r>
        <w:r w:rsidR="006D27B6" w:rsidRPr="00490CAD">
          <w:t>HUM00219435</w:t>
        </w:r>
        <w:r w:rsidR="006D27B6">
          <w:t xml:space="preserve">).  </w:t>
        </w:r>
      </w:moveTo>
      <w:moveToRangeEnd w:id="134"/>
      <w:r w:rsidR="00490CAD">
        <w:t xml:space="preserve">We excluded participants </w:t>
      </w:r>
      <w:commentRangeStart w:id="136"/>
      <w:r w:rsidR="00490CAD">
        <w:t xml:space="preserve">without BMI </w:t>
      </w:r>
      <w:commentRangeStart w:id="137"/>
      <w:r w:rsidR="00490CAD">
        <w:t>(</w:t>
      </w:r>
      <w:commentRangeEnd w:id="136"/>
      <w:r w:rsidR="00141913">
        <w:rPr>
          <w:rStyle w:val="CommentReference"/>
        </w:rPr>
        <w:commentReference w:id="136"/>
      </w:r>
      <w:r w:rsidR="00490CAD">
        <w:t xml:space="preserve">29 586 participants) </w:t>
      </w:r>
      <w:commentRangeEnd w:id="137"/>
      <w:r w:rsidR="00DC08E5">
        <w:rPr>
          <w:rStyle w:val="CommentReference"/>
        </w:rPr>
        <w:commentReference w:id="137"/>
      </w:r>
      <w:r w:rsidR="00490CAD">
        <w:t xml:space="preserve">or PSS data (25 187) </w:t>
      </w:r>
      <w:commentRangeStart w:id="138"/>
      <w:r w:rsidR="00490CAD">
        <w:t>or implausible BMI values (&gt;300; 1 participant</w:t>
      </w:r>
      <w:commentRangeEnd w:id="138"/>
      <w:r w:rsidR="00670F7C">
        <w:rPr>
          <w:rStyle w:val="CommentReference"/>
        </w:rPr>
        <w:commentReference w:id="138"/>
      </w:r>
      <w:ins w:id="139" w:author="Bauer, Kate" w:date="2024-08-28T09:56:00Z">
        <w:r w:rsidR="00670F7C">
          <w:t>)</w:t>
        </w:r>
      </w:ins>
      <w:r w:rsidR="00490CAD">
        <w:t xml:space="preserve">.  This resulted in a population </w:t>
      </w:r>
      <w:commentRangeStart w:id="140"/>
      <w:r w:rsidR="00490CAD">
        <w:t xml:space="preserve">of </w:t>
      </w:r>
      <w:r w:rsidR="00490CAD" w:rsidRPr="00490CAD">
        <w:t>39</w:t>
      </w:r>
      <w:ins w:id="141" w:author="Bauer, Kate" w:date="2024-08-28T09:57:00Z">
        <w:r w:rsidR="00A27BB7">
          <w:t>,</w:t>
        </w:r>
      </w:ins>
      <w:commentRangeStart w:id="142"/>
      <w:r w:rsidR="00BF75ED">
        <w:t>560</w:t>
      </w:r>
      <w:r w:rsidR="00490CAD">
        <w:t xml:space="preserve"> participants </w:t>
      </w:r>
      <w:commentRangeEnd w:id="140"/>
      <w:r w:rsidR="00A27BB7">
        <w:rPr>
          <w:rStyle w:val="CommentReference"/>
        </w:rPr>
        <w:commentReference w:id="140"/>
      </w:r>
      <w:r w:rsidR="00490CAD">
        <w:t xml:space="preserve">see Figure 1).  </w:t>
      </w:r>
      <w:commentRangeEnd w:id="142"/>
      <w:r w:rsidR="00244117">
        <w:rPr>
          <w:rStyle w:val="CommentReference"/>
        </w:rPr>
        <w:commentReference w:id="142"/>
      </w:r>
    </w:p>
    <w:p w14:paraId="368AD711" w14:textId="07697987" w:rsidR="00980B9C" w:rsidRDefault="00980B9C" w:rsidP="00490CAD">
      <w:pPr>
        <w:rPr>
          <w:ins w:id="143" w:author="Dave Bridges" w:date="2024-08-28T17:26:00Z"/>
        </w:rPr>
      </w:pPr>
    </w:p>
    <w:p w14:paraId="7467D50E" w14:textId="6767779F" w:rsidR="00980B9C" w:rsidRDefault="00980B9C">
      <w:pPr>
        <w:pStyle w:val="Heading3"/>
        <w:pPrChange w:id="144" w:author="Dave Bridges" w:date="2024-08-28T17:31:00Z">
          <w:pPr/>
        </w:pPrChange>
      </w:pPr>
      <w:ins w:id="145" w:author="Dave Bridges" w:date="2024-08-28T17:26:00Z">
        <w:r>
          <w:t>Measures</w:t>
        </w:r>
      </w:ins>
    </w:p>
    <w:p w14:paraId="3089573F" w14:textId="77777777" w:rsidR="00490CAD" w:rsidRDefault="00490CAD" w:rsidP="00490CAD"/>
    <w:p w14:paraId="22203279" w14:textId="29A58D87" w:rsidR="00BE7CC1" w:rsidRDefault="00490CAD">
      <w:commentRangeStart w:id="146"/>
      <w:commentRangeStart w:id="147"/>
      <w:commentRangeStart w:id="148"/>
      <w:r>
        <w:t xml:space="preserve">BMI was </w:t>
      </w:r>
      <w:commentRangeEnd w:id="146"/>
      <w:r w:rsidR="008B33D7">
        <w:rPr>
          <w:rStyle w:val="CommentReference"/>
        </w:rPr>
        <w:commentReference w:id="146"/>
      </w:r>
      <w:r w:rsidR="00E818F1">
        <w:t>defined for each participant</w:t>
      </w:r>
      <w:r>
        <w:t xml:space="preserve"> by taking the median value if multiple measurements were available</w:t>
      </w:r>
      <w:commentRangeEnd w:id="147"/>
      <w:r w:rsidR="003F23A0">
        <w:rPr>
          <w:rStyle w:val="CommentReference"/>
        </w:rPr>
        <w:commentReference w:id="147"/>
      </w:r>
      <w:r>
        <w:t xml:space="preserve">. </w:t>
      </w:r>
      <w:commentRangeEnd w:id="148"/>
      <w:r w:rsidR="00746144">
        <w:rPr>
          <w:rStyle w:val="CommentReference"/>
        </w:rPr>
        <w:commentReference w:id="148"/>
      </w:r>
      <w:commentRangeStart w:id="149"/>
      <w:r w:rsidR="004346FA">
        <w:t>Prior to sensitivity analyses we dichotomized participants as BMI greater or less than 30 kg/m</w:t>
      </w:r>
      <w:r w:rsidR="004346FA" w:rsidRPr="004346FA">
        <w:rPr>
          <w:vertAlign w:val="superscript"/>
        </w:rPr>
        <w:t>2</w:t>
      </w:r>
      <w:r w:rsidR="004346FA">
        <w:t>.</w:t>
      </w:r>
      <w:commentRangeEnd w:id="149"/>
      <w:r w:rsidR="00F61E46">
        <w:rPr>
          <w:rStyle w:val="CommentReference"/>
        </w:rPr>
        <w:commentReference w:id="149"/>
      </w:r>
      <w:r w:rsidR="004346FA">
        <w:t xml:space="preserve">  </w:t>
      </w:r>
      <w:r>
        <w:t xml:space="preserve">To </w:t>
      </w:r>
      <w:r w:rsidR="004B15A5">
        <w:t>estimate the</w:t>
      </w:r>
      <w:r w:rsidR="00BE7CC1">
        <w:t xml:space="preserve"> </w:t>
      </w:r>
      <w:r w:rsidR="00E818F1">
        <w:t>perceived</w:t>
      </w:r>
      <w:r>
        <w:t xml:space="preserve"> stress </w:t>
      </w:r>
      <w:r w:rsidR="004B15A5">
        <w:t xml:space="preserve">of the participants, </w:t>
      </w:r>
      <w:commentRangeStart w:id="150"/>
      <w:r>
        <w:t xml:space="preserve">we used the </w:t>
      </w:r>
      <w:r w:rsidR="006D227B">
        <w:t>aggregate</w:t>
      </w:r>
      <w:r>
        <w:t xml:space="preserve"> sum of the PSS4 score and stratified as above or below the median score (</w:t>
      </w:r>
      <w:r w:rsidR="004B15A5">
        <w:t>5 out of 16</w:t>
      </w:r>
      <w:r>
        <w:t>).</w:t>
      </w:r>
      <w:r w:rsidR="00E818F1">
        <w:t xml:space="preserve">  </w:t>
      </w:r>
      <w:commentRangeEnd w:id="150"/>
      <w:r w:rsidR="001C2F1A">
        <w:rPr>
          <w:rStyle w:val="CommentReference"/>
        </w:rPr>
        <w:commentReference w:id="150"/>
      </w:r>
      <w:commentRangeStart w:id="151"/>
      <w:r w:rsidR="00033000">
        <w:t xml:space="preserve">Socioeconomic status of participants </w:t>
      </w:r>
      <w:commentRangeEnd w:id="151"/>
      <w:r w:rsidR="00CC328A">
        <w:rPr>
          <w:rStyle w:val="CommentReference"/>
        </w:rPr>
        <w:commentReference w:id="151"/>
      </w:r>
      <w:r w:rsidR="00033000">
        <w:t xml:space="preserve">was approximated by constructing a neighborhood </w:t>
      </w:r>
      <w:r w:rsidR="000A07DB">
        <w:t>disadvantage</w:t>
      </w:r>
      <w:r w:rsidR="00033000">
        <w:t xml:space="preserve"> score based on their census block connected to the </w:t>
      </w:r>
      <w:commentRangeStart w:id="152"/>
      <w:commentRangeStart w:id="153"/>
      <w:r w:rsidR="00033000" w:rsidRPr="00033000">
        <w:t>National Neighborhood Data Archive (</w:t>
      </w:r>
      <w:proofErr w:type="spellStart"/>
      <w:r w:rsidR="00033000" w:rsidRPr="00033000">
        <w:t>NaNDA</w:t>
      </w:r>
      <w:proofErr w:type="spellEnd"/>
      <w:r w:rsidR="002F78E4">
        <w:t xml:space="preserve">; </w:t>
      </w:r>
      <w:r w:rsidR="00AA7C27">
        <w:fldChar w:fldCharType="begin"/>
      </w:r>
      <w:r w:rsidR="00AA7C27">
        <w:instrText xml:space="preserve"> ADDIN ZOTERO_ITEM CSL_CITATION {"citationID":"mt5HuRYp","properties":{"formattedCitation":"(13)","plainCitation":"(13)","noteIndex":0},"citationItems":[{"id":11572,"uris":["http://zotero.org/users/7317906/items/QI3T6XGC"],"itemData":{"id":11572,"type":"dataset","DOI":"10.3886/ICPSR38528.v3","publisher":"Inter-university Consortium for Political and Social Research [distributor]","title":"National Neighborhood Data Archive (NaNDA): Socioeconomic Status and Demographic Characteristics of Census Tracts and ZIP Code Tabulation Areas, United States, 2000-2020","author":[{"family":"Clarke","given":"Philippa"},{"family":"Noppert","given":"Grace"},{"family":"Melendez","given":"Robert"},{"family":"Chenoweth","given":"Megan"},{"family":"Gypin","given":"Lindsay"}],"issued":{"date-parts":[["2023"]]},"citation-key":"clarkeNationalNeighborhoodData2023"}}],"schema":"https://github.com/citation-style-language/schema/raw/master/csl-citation.json"} </w:instrText>
      </w:r>
      <w:r w:rsidR="00AA7C27">
        <w:fldChar w:fldCharType="separate"/>
      </w:r>
      <w:r w:rsidR="00AA7C27">
        <w:rPr>
          <w:noProof/>
        </w:rPr>
        <w:t>(13)</w:t>
      </w:r>
      <w:r w:rsidR="00AA7C27">
        <w:fldChar w:fldCharType="end"/>
      </w:r>
      <w:r w:rsidR="00033000" w:rsidRPr="00033000">
        <w:t>)</w:t>
      </w:r>
      <w:r w:rsidR="00B43085">
        <w:t xml:space="preserve">.  This was in turn </w:t>
      </w:r>
      <w:r w:rsidR="00E818F1">
        <w:t>linked</w:t>
      </w:r>
      <w:r w:rsidR="00B43085">
        <w:t xml:space="preserve"> to data from the American Community Survey (2013-2017).  </w:t>
      </w:r>
      <w:commentRangeEnd w:id="152"/>
      <w:r w:rsidR="002C2BAC">
        <w:rPr>
          <w:rStyle w:val="CommentReference"/>
        </w:rPr>
        <w:commentReference w:id="152"/>
      </w:r>
      <w:commentRangeEnd w:id="153"/>
      <w:r w:rsidR="00ED53A3">
        <w:rPr>
          <w:rStyle w:val="CommentReference"/>
        </w:rPr>
        <w:commentReference w:id="153"/>
      </w:r>
      <w:r w:rsidR="00B43085">
        <w:t>Participant</w:t>
      </w:r>
      <w:ins w:id="154" w:author="Bauer, Kate" w:date="2024-08-28T10:52:00Z">
        <w:r w:rsidR="00672C3A">
          <w:t>s</w:t>
        </w:r>
      </w:ins>
      <w:r w:rsidR="00B43085">
        <w:t xml:space="preserve"> were assigned a quartile score based on the </w:t>
      </w:r>
      <w:ins w:id="155" w:author="Bauer, Kate" w:date="2024-08-28T10:52:00Z">
        <w:r w:rsidR="00754123">
          <w:t xml:space="preserve">1) </w:t>
        </w:r>
      </w:ins>
      <w:r w:rsidR="00B43085" w:rsidRPr="00B43085">
        <w:t>proportion of</w:t>
      </w:r>
      <w:del w:id="156" w:author="Bauer, Kate" w:date="2024-08-28T10:52:00Z">
        <w:r w:rsidR="00B43085" w:rsidRPr="00B43085" w:rsidDel="00672C3A">
          <w:delText xml:space="preserve"> families</w:delText>
        </w:r>
      </w:del>
      <w:ins w:id="157" w:author="Bauer, Kate" w:date="2024-08-28T10:52:00Z">
        <w:r w:rsidR="00672C3A">
          <w:t xml:space="preserve"> households</w:t>
        </w:r>
      </w:ins>
      <w:r w:rsidR="00B43085" w:rsidRPr="00B43085">
        <w:t xml:space="preserve"> </w:t>
      </w:r>
      <w:ins w:id="158" w:author="Bauer, Kate" w:date="2024-08-28T10:52:00Z">
        <w:r w:rsidR="00672C3A">
          <w:t xml:space="preserve">within their census block </w:t>
        </w:r>
      </w:ins>
      <w:r w:rsidR="00B43085" w:rsidRPr="00B43085">
        <w:t xml:space="preserve">with an income greater than </w:t>
      </w:r>
      <w:r w:rsidR="00B43085">
        <w:t>$</w:t>
      </w:r>
      <w:r w:rsidR="00B43085" w:rsidRPr="00B43085">
        <w:t xml:space="preserve">75k, </w:t>
      </w:r>
      <w:ins w:id="159" w:author="Bauer, Kate" w:date="2024-08-28T10:52:00Z">
        <w:r w:rsidR="00754123">
          <w:t xml:space="preserve">2) </w:t>
        </w:r>
      </w:ins>
      <w:r w:rsidR="00B43085" w:rsidRPr="00B43085">
        <w:t>p</w:t>
      </w:r>
      <w:commentRangeStart w:id="160"/>
      <w:r w:rsidR="00B43085" w:rsidRPr="00B43085">
        <w:t>roportion</w:t>
      </w:r>
      <w:commentRangeEnd w:id="160"/>
      <w:r w:rsidR="00754123">
        <w:rPr>
          <w:rStyle w:val="CommentReference"/>
        </w:rPr>
        <w:commentReference w:id="160"/>
      </w:r>
      <w:r w:rsidR="00B43085" w:rsidRPr="00B43085">
        <w:t xml:space="preserve"> with a bachelor’s degree or higher, </w:t>
      </w:r>
      <w:r w:rsidR="00B43085">
        <w:t xml:space="preserve">and </w:t>
      </w:r>
      <w:ins w:id="161" w:author="Bauer, Kate" w:date="2024-08-28T10:52:00Z">
        <w:r w:rsidR="006D20D6">
          <w:t xml:space="preserve">3) </w:t>
        </w:r>
      </w:ins>
      <w:commentRangeStart w:id="162"/>
      <w:r w:rsidR="00B43085" w:rsidRPr="00B43085">
        <w:t>proportion with a professional occupation</w:t>
      </w:r>
      <w:r w:rsidR="000A07DB">
        <w:t xml:space="preserve"> </w:t>
      </w:r>
      <w:commentRangeEnd w:id="162"/>
      <w:r w:rsidR="006D20D6">
        <w:rPr>
          <w:rStyle w:val="CommentReference"/>
        </w:rPr>
        <w:commentReference w:id="162"/>
      </w:r>
      <w:r w:rsidR="000A07DB">
        <w:t xml:space="preserve">with </w:t>
      </w:r>
      <w:r w:rsidR="00A866C4">
        <w:t>quartile 1</w:t>
      </w:r>
      <w:r w:rsidR="000A07DB">
        <w:t xml:space="preserve"> being the</w:t>
      </w:r>
      <w:r w:rsidR="008A620F">
        <w:t xml:space="preserve"> least</w:t>
      </w:r>
      <w:r w:rsidR="000A07DB">
        <w:t xml:space="preserve"> </w:t>
      </w:r>
      <w:r w:rsidR="008A620F">
        <w:t>disadvantage</w:t>
      </w:r>
      <w:r w:rsidR="00B43085">
        <w:t>.</w:t>
      </w:r>
      <w:r w:rsidR="00E818F1">
        <w:rPr>
          <w:rFonts w:ascii="Times New Roman" w:eastAsia="Times New Roman" w:hAnsi="Times New Roman" w:cs="Times New Roman"/>
        </w:rPr>
        <w:t xml:space="preserve">  </w:t>
      </w:r>
      <w:commentRangeStart w:id="163"/>
      <w:r w:rsidR="00BE7CC1">
        <w:t>Type 2 diabetes</w:t>
      </w:r>
      <w:r w:rsidR="00E818F1">
        <w:t xml:space="preserve"> was indicated by an ICD9 or ICD10 coded diagnosis in the participant’s electronic medical record</w:t>
      </w:r>
      <w:commentRangeEnd w:id="163"/>
      <w:r w:rsidR="00F86220">
        <w:rPr>
          <w:rStyle w:val="CommentReference"/>
        </w:rPr>
        <w:commentReference w:id="163"/>
      </w:r>
      <w:r w:rsidR="00E818F1">
        <w:t>.</w:t>
      </w:r>
      <w:r w:rsidR="00184666">
        <w:t xml:space="preserve">  </w:t>
      </w:r>
      <w:commentRangeStart w:id="164"/>
      <w:r w:rsidR="00184666">
        <w:t xml:space="preserve">Race and ethnicity </w:t>
      </w:r>
      <w:r w:rsidR="00AA7C27">
        <w:t>were</w:t>
      </w:r>
      <w:r w:rsidR="00184666">
        <w:t xml:space="preserve"> defined </w:t>
      </w:r>
      <w:del w:id="165" w:author="Dave Bridges" w:date="2024-08-28T17:30:00Z">
        <w:r w:rsidR="00184666" w:rsidDel="00980B9C">
          <w:delText xml:space="preserve">as </w:delText>
        </w:r>
      </w:del>
      <w:ins w:id="166" w:author="Dave Bridges" w:date="2024-08-28T17:30:00Z">
        <w:r w:rsidR="00980B9C">
          <w:t xml:space="preserve">from self- reports of Race and Ethnicity as </w:t>
        </w:r>
      </w:ins>
      <w:r w:rsidR="00184666">
        <w:t>Asian, Black, White, Hispanic/Latino, or Other.</w:t>
      </w:r>
      <w:r w:rsidR="00383820">
        <w:t xml:space="preserve">  The latter group includes those who self-reported </w:t>
      </w:r>
      <w:r w:rsidR="00041088">
        <w:t>their race as Other/Unknown/Declined, and groups with under 200 participants (American Indian, n=175; Pacific Islander, n=28).</w:t>
      </w:r>
      <w:r w:rsidR="00325272">
        <w:t xml:space="preserve"> </w:t>
      </w:r>
      <w:commentRangeEnd w:id="164"/>
      <w:r w:rsidR="006766FB">
        <w:rPr>
          <w:rStyle w:val="CommentReference"/>
        </w:rPr>
        <w:commentReference w:id="164"/>
      </w:r>
      <w:r w:rsidR="00325272">
        <w:t xml:space="preserve"> </w:t>
      </w:r>
      <w:commentRangeStart w:id="167"/>
      <w:r w:rsidR="00325272">
        <w:t xml:space="preserve">Comorbidities were assessed using </w:t>
      </w:r>
      <w:proofErr w:type="spellStart"/>
      <w:r w:rsidR="00325272">
        <w:t>Elixhauser</w:t>
      </w:r>
      <w:proofErr w:type="spellEnd"/>
      <w:r w:rsidR="00325272">
        <w:t xml:space="preserve"> comorbidity indices</w:t>
      </w:r>
      <w:ins w:id="168" w:author="Dave Bridges" w:date="2024-08-28T17:31:00Z">
        <w:r w:rsidR="00FF1D69">
          <w:t>, which were</w:t>
        </w:r>
      </w:ins>
      <w:r w:rsidR="00325272">
        <w:t xml:space="preserve"> computed </w:t>
      </w:r>
      <w:ins w:id="169" w:author="Dave Bridges" w:date="2024-08-28T17:31:00Z">
        <w:r w:rsidR="00FF1D69">
          <w:t>at a participant-level</w:t>
        </w:r>
      </w:ins>
      <w:ins w:id="170" w:author="Dave Bridges" w:date="2024-08-28T17:32:00Z">
        <w:r w:rsidR="00FF1D69">
          <w:t xml:space="preserve"> </w:t>
        </w:r>
      </w:ins>
      <w:r w:rsidR="00325272">
        <w:t xml:space="preserve">from ICD9 and ICD19 codes </w:t>
      </w:r>
      <w:r w:rsidR="00325272">
        <w:fldChar w:fldCharType="begin"/>
      </w:r>
      <w:r w:rsidR="00AA7C27">
        <w:instrText xml:space="preserve"> ADDIN ZOTERO_ITEM CSL_CITATION {"citationID":"NpzuWU2y","properties":{"formattedCitation":"(14)","plainCitation":"(14)","noteIndex":0},"citationItems":[{"id":11488,"uris":["http://zotero.org/users/7317906/items/JMLH32L3"],"itemData":{"id":11488,"type":"article-journal","abstract":"OBJECTIVES: This study attempts to develop a comprehensive set of comorbidity measures for use with large administrative inpatient datasets.\nMETHODS: The study involved clinical and empirical review of comorbidity measures, development of a framework that attempts to segregate comorbidities from other aspects of the patient's condition, development of a comorbidity algorithm, and testing on heterogeneous and homogeneous patient groups. Data were drawn from all adult, nonmaternal inpatients from 438 acute care hospitals in California in 1992 (n = 1,779,167). Outcome measures were those commonly available in administrative data: length of stay, hospital charges, and in-hospital death.\nRESULTS: A comprehensive set of 30 comorbidity measures was developed. The comorbidities were associated with substantial increases in length of stay, hospital charges, and mortality both for heterogeneous and homogeneous disease groups. Several comorbidities are described that are important predictors of outcomes, yet commonly are not measured. These include mental disorders, drug and alcohol abuse, obesity, coagulopathy, weight loss, and fluid and electrolyte disorders.\nCONCLUSIONS: The comorbidities had independent effects on outcomes and probably should not be simplified as an index because they affect outcomes differently among different patient groups. The present method addresses some of the limitations of previous measures. It is based on a comprehensive approach to identifying comorbidities and separates them from the primary reason for hospitalization, resulting in an expanded set of comorbidities that easily is applied without further refinement to administrative data for a wide range of diseases.","container-title":"Medical Care","DOI":"10.1097/00005650-199801000-00004","ISSN":"0025-7079","issue":"1","journalAbbreviation":"Med Care","language":"eng","note":"PMID: 9431328","page":"8-27","source":"PubMed","title":"Comorbidity measures for use with administrative data","volume":"36","author":[{"family":"Elixhauser","given":"A."},{"family":"Steiner","given":"C."},{"family":"Harris","given":"D. R."},{"family":"Coffey","given":"R. M."}],"issued":{"date-parts":[["1998",1]]},"citation-key":"elixhauserComorbidityMeasuresUse1998"}}],"schema":"https://github.com/citation-style-language/schema/raw/master/csl-citation.json"} </w:instrText>
      </w:r>
      <w:r w:rsidR="00325272">
        <w:fldChar w:fldCharType="separate"/>
      </w:r>
      <w:r w:rsidR="00AA7C27">
        <w:rPr>
          <w:noProof/>
        </w:rPr>
        <w:t>(14)</w:t>
      </w:r>
      <w:r w:rsidR="00325272">
        <w:fldChar w:fldCharType="end"/>
      </w:r>
      <w:r w:rsidR="00325272">
        <w:t xml:space="preserve">.  </w:t>
      </w:r>
      <w:commentRangeEnd w:id="167"/>
      <w:r w:rsidR="006766FB">
        <w:rPr>
          <w:rStyle w:val="CommentReference"/>
        </w:rPr>
        <w:commentReference w:id="167"/>
      </w:r>
    </w:p>
    <w:p w14:paraId="478E34E8" w14:textId="77777777" w:rsidR="00E818F1" w:rsidRPr="00E818F1" w:rsidRDefault="00E818F1"/>
    <w:p w14:paraId="0BE4322E" w14:textId="67575218" w:rsidR="006D227B" w:rsidRDefault="006D227B" w:rsidP="006D227B">
      <w:pPr>
        <w:pStyle w:val="Heading3"/>
      </w:pPr>
      <w:r>
        <w:t xml:space="preserve">Statistical </w:t>
      </w:r>
      <w:ins w:id="171" w:author="Dave Bridges" w:date="2024-08-28T17:31:00Z">
        <w:r w:rsidR="00FE1710">
          <w:t>A</w:t>
        </w:r>
      </w:ins>
      <w:del w:id="172" w:author="Dave Bridges" w:date="2024-08-28T17:31:00Z">
        <w:r w:rsidDel="00FE1710">
          <w:delText>a</w:delText>
        </w:r>
      </w:del>
      <w:r>
        <w:t>nalyses</w:t>
      </w:r>
    </w:p>
    <w:p w14:paraId="4CE888FB" w14:textId="0874D59E" w:rsidR="006D227B" w:rsidRDefault="006D227B">
      <w:r>
        <w:t xml:space="preserve">Significance for this study was set at an </w:t>
      </w:r>
      <w:r w:rsidR="004346FA">
        <w:t>p&lt;</w:t>
      </w:r>
      <w:r>
        <w:t xml:space="preserve"> 0.05.  </w:t>
      </w:r>
      <w:r w:rsidR="00A06D15">
        <w:t xml:space="preserve">Data are reported as +/- standard error of the mean.  </w:t>
      </w:r>
      <w:r>
        <w:t xml:space="preserve">All analyses were performed using R version 4.3.1 </w:t>
      </w:r>
      <w:r>
        <w:fldChar w:fldCharType="begin"/>
      </w:r>
      <w:r w:rsidR="00AA7C27">
        <w:instrText xml:space="preserve"> ADDIN ZOTERO_ITEM CSL_CITATION {"citationID":"0725YfVK","properties":{"formattedCitation":"(15)","plainCitation":"(15)","noteIndex":0},"citationItems":[{"id":8230,"uris":["http://zotero.org/users/7317906/items/3HZT7KXK"],"itemData":{"id":8230,"type":"document","note":"Citation Key: base\npublisher-place: Vienna, Austria","publisher":"R Foundation for Statistical Computing","title":"R: A Language and Environment for Statistical Computing","URL":"http://www.r-project.org/","author":[{"literal":"R Core Team"}],"accessed":{"date-parts":[["2010",10,22]]},"issued":{"date-parts":[["2019"]]},"citation-key":"base"}}],"schema":"https://github.com/citation-style-language/schema/raw/master/csl-citation.json"} </w:instrText>
      </w:r>
      <w:r>
        <w:fldChar w:fldCharType="separate"/>
      </w:r>
      <w:r w:rsidR="00AA7C27">
        <w:rPr>
          <w:noProof/>
        </w:rPr>
        <w:t>(15)</w:t>
      </w:r>
      <w:r>
        <w:fldChar w:fldCharType="end"/>
      </w:r>
      <w:r>
        <w:t>.</w:t>
      </w:r>
      <w:r w:rsidR="00033000">
        <w:t xml:space="preserve">  </w:t>
      </w:r>
      <w:commentRangeStart w:id="173"/>
      <w:commentRangeStart w:id="174"/>
      <w:del w:id="175" w:author="Dave Bridges" w:date="2024-08-28T17:33:00Z">
        <w:r w:rsidR="00033000" w:rsidDel="006C0343">
          <w:delText xml:space="preserve">Univariate </w:delText>
        </w:r>
      </w:del>
      <w:ins w:id="176" w:author="Dave Bridges" w:date="2024-08-28T17:33:00Z">
        <w:r w:rsidR="006C0343">
          <w:t xml:space="preserve">Univariable </w:t>
        </w:r>
      </w:ins>
      <w:r w:rsidR="00033000">
        <w:t xml:space="preserve">analyses </w:t>
      </w:r>
      <w:commentRangeEnd w:id="173"/>
      <w:r w:rsidR="00431792">
        <w:rPr>
          <w:rStyle w:val="CommentReference"/>
        </w:rPr>
        <w:commentReference w:id="173"/>
      </w:r>
      <w:commentRangeEnd w:id="174"/>
      <w:r w:rsidR="006C0343">
        <w:rPr>
          <w:rStyle w:val="CommentReference"/>
        </w:rPr>
        <w:commentReference w:id="174"/>
      </w:r>
      <w:r w:rsidR="00033000">
        <w:t>were performed using logistic regressions</w:t>
      </w:r>
      <w:r w:rsidR="00E91D2C">
        <w:t xml:space="preserve"> </w:t>
      </w:r>
      <w:commentRangeStart w:id="177"/>
      <w:r w:rsidR="00E91D2C">
        <w:t>with either type 2 diabetes diagnosis or above median PSS score as the outcome</w:t>
      </w:r>
      <w:r w:rsidR="00033000">
        <w:t>.</w:t>
      </w:r>
      <w:commentRangeEnd w:id="177"/>
      <w:r w:rsidR="00431792">
        <w:rPr>
          <w:rStyle w:val="CommentReference"/>
        </w:rPr>
        <w:commentReference w:id="177"/>
      </w:r>
      <w:r w:rsidR="00132298">
        <w:t xml:space="preserve">  </w:t>
      </w:r>
      <w:r w:rsidR="001E3DFA">
        <w:t xml:space="preserve"> </w:t>
      </w:r>
      <w:del w:id="178" w:author="Dave Bridges" w:date="2024-08-28T17:34:00Z">
        <w:r w:rsidR="004346FA" w:rsidDel="006C0343">
          <w:delText xml:space="preserve">Multivariate </w:delText>
        </w:r>
      </w:del>
      <w:proofErr w:type="spellStart"/>
      <w:ins w:id="179" w:author="Dave Bridges" w:date="2024-08-28T17:34:00Z">
        <w:r w:rsidR="006C0343">
          <w:t>Mulitivariable</w:t>
        </w:r>
        <w:proofErr w:type="spellEnd"/>
        <w:r w:rsidR="006C0343">
          <w:t xml:space="preserve"> </w:t>
        </w:r>
      </w:ins>
      <w:r w:rsidR="004346FA">
        <w:t xml:space="preserve">analyses were performed by </w:t>
      </w:r>
      <w:commentRangeStart w:id="180"/>
      <w:r w:rsidR="004346FA">
        <w:t xml:space="preserve">stepwise addition of </w:t>
      </w:r>
      <w:ins w:id="181" w:author="Dave Bridges" w:date="2024-08-28T17:34:00Z">
        <w:r w:rsidR="006C0343">
          <w:t xml:space="preserve">relevant </w:t>
        </w:r>
      </w:ins>
      <w:r w:rsidR="004346FA">
        <w:t>covariates</w:t>
      </w:r>
      <w:commentRangeEnd w:id="180"/>
      <w:r w:rsidR="00431792">
        <w:rPr>
          <w:rStyle w:val="CommentReference"/>
        </w:rPr>
        <w:commentReference w:id="180"/>
      </w:r>
      <w:r w:rsidR="004346FA">
        <w:t xml:space="preserve">.  Sensitivity analyses were performed using BMI and PSS scores as </w:t>
      </w:r>
      <w:del w:id="182" w:author="Bauer, Kate" w:date="2024-08-28T14:42:00Z">
        <w:r w:rsidR="004346FA" w:rsidDel="00EB0FC2">
          <w:delText xml:space="preserve">a </w:delText>
        </w:r>
      </w:del>
      <w:r w:rsidR="004346FA">
        <w:t>continuous variable</w:t>
      </w:r>
      <w:ins w:id="183" w:author="Bauer, Kate" w:date="2024-08-28T14:42:00Z">
        <w:r w:rsidR="00EB0FC2">
          <w:t>s</w:t>
        </w:r>
      </w:ins>
      <w:r w:rsidR="004346FA">
        <w:t xml:space="preserve">, </w:t>
      </w:r>
      <w:commentRangeStart w:id="184"/>
      <w:r w:rsidR="004346FA">
        <w:t xml:space="preserve">and with PSS scores as a continuous variable.  </w:t>
      </w:r>
      <w:commentRangeEnd w:id="184"/>
      <w:r w:rsidR="00EB0FC2">
        <w:rPr>
          <w:rStyle w:val="CommentReference"/>
        </w:rPr>
        <w:commentReference w:id="184"/>
      </w:r>
      <w:r w:rsidR="004346FA">
        <w:t xml:space="preserve">We also did subgroup analyses within </w:t>
      </w:r>
      <w:commentRangeStart w:id="185"/>
      <w:r w:rsidR="004346FA">
        <w:t xml:space="preserve">each </w:t>
      </w:r>
      <w:ins w:id="186" w:author="Dave Bridges" w:date="2024-08-28T17:35:00Z">
        <w:r w:rsidR="006C0343">
          <w:t xml:space="preserve">gender and </w:t>
        </w:r>
      </w:ins>
      <w:r w:rsidR="004346FA">
        <w:t xml:space="preserve">demographic group </w:t>
      </w:r>
      <w:commentRangeEnd w:id="185"/>
      <w:r w:rsidR="008B33D7">
        <w:rPr>
          <w:rStyle w:val="CommentReference"/>
        </w:rPr>
        <w:commentReference w:id="185"/>
      </w:r>
      <w:r w:rsidR="004346FA">
        <w:t xml:space="preserve">testing for effect modification of the obesity-stress relationship on </w:t>
      </w:r>
      <w:commentRangeStart w:id="187"/>
      <w:r w:rsidR="004346FA">
        <w:t xml:space="preserve">diabetes </w:t>
      </w:r>
      <w:del w:id="188" w:author="Dave Bridges" w:date="2024-08-28T17:35:00Z">
        <w:r w:rsidR="004346FA" w:rsidDel="006C0343">
          <w:delText>incidence</w:delText>
        </w:r>
      </w:del>
      <w:ins w:id="189" w:author="Dave Bridges" w:date="2024-08-28T17:35:00Z">
        <w:r w:rsidR="006C0343">
          <w:t>prevalence</w:t>
        </w:r>
      </w:ins>
      <w:r w:rsidR="004346FA">
        <w:t xml:space="preserve">.  </w:t>
      </w:r>
      <w:commentRangeEnd w:id="187"/>
      <w:r w:rsidR="00876E30">
        <w:rPr>
          <w:rStyle w:val="CommentReference"/>
        </w:rPr>
        <w:commentReference w:id="187"/>
      </w:r>
    </w:p>
    <w:p w14:paraId="683A689A" w14:textId="77777777" w:rsidR="00490CAD" w:rsidRDefault="00490CAD"/>
    <w:p w14:paraId="44C95849" w14:textId="78414738" w:rsidR="000C06E4" w:rsidRDefault="00490CAD" w:rsidP="009F3764">
      <w:pPr>
        <w:pStyle w:val="Heading1"/>
      </w:pPr>
      <w:r>
        <w:t>Results</w:t>
      </w:r>
    </w:p>
    <w:p w14:paraId="7B56280D" w14:textId="23627CF8" w:rsidR="00E3780A" w:rsidRDefault="00E3780A" w:rsidP="00E3780A"/>
    <w:p w14:paraId="14610E10" w14:textId="39578AA6" w:rsidR="007A292D" w:rsidRDefault="007A292D" w:rsidP="009F3764">
      <w:pPr>
        <w:pStyle w:val="Heading2"/>
      </w:pPr>
      <w:r>
        <w:t>Self-Reported Perceived Stress is Associated with Type 2 Diabetes</w:t>
      </w:r>
    </w:p>
    <w:p w14:paraId="048CAA00" w14:textId="77777777" w:rsidR="007A292D" w:rsidRDefault="007A292D" w:rsidP="00033000"/>
    <w:p w14:paraId="5841A14F" w14:textId="6B215390" w:rsidR="000379B0" w:rsidRDefault="00E3780A" w:rsidP="00033000">
      <w:pPr>
        <w:rPr>
          <w:ins w:id="190" w:author="Bauer, Kate" w:date="2024-08-28T14:47:00Z"/>
        </w:rPr>
      </w:pPr>
      <w:r>
        <w:t xml:space="preserve">Among the participants in this study, </w:t>
      </w:r>
      <w:r w:rsidR="006D227B">
        <w:t xml:space="preserve">the median age was </w:t>
      </w:r>
      <w:r w:rsidR="004346FA">
        <w:t>53</w:t>
      </w:r>
      <w:r w:rsidR="006D227B">
        <w:t xml:space="preserve"> </w:t>
      </w:r>
      <w:r w:rsidR="004346FA">
        <w:t>years</w:t>
      </w:r>
      <w:r w:rsidR="006D227B">
        <w:t xml:space="preserve">, </w:t>
      </w:r>
      <w:r w:rsidR="000F04A2">
        <w:t xml:space="preserve">with </w:t>
      </w:r>
      <w:r w:rsidR="006D227B">
        <w:t>5</w:t>
      </w:r>
      <w:r w:rsidR="004B15A5">
        <w:t>3</w:t>
      </w:r>
      <w:r w:rsidR="006D227B">
        <w:t>% identifying as female and with a</w:t>
      </w:r>
      <w:r w:rsidR="000F04A2">
        <w:t xml:space="preserve"> mean </w:t>
      </w:r>
      <w:r w:rsidR="006D227B">
        <w:t xml:space="preserve">BMI of </w:t>
      </w:r>
      <w:r w:rsidR="004346FA">
        <w:t>30</w:t>
      </w:r>
      <w:r w:rsidR="006D227B">
        <w:t xml:space="preserve"> kg/m</w:t>
      </w:r>
      <w:r w:rsidR="006D227B" w:rsidRPr="006D227B">
        <w:rPr>
          <w:vertAlign w:val="superscript"/>
        </w:rPr>
        <w:t>2</w:t>
      </w:r>
      <w:r w:rsidR="006D227B">
        <w:t xml:space="preserve">.  </w:t>
      </w:r>
      <w:del w:id="191" w:author="Dave Bridges" w:date="2024-08-28T17:35:00Z">
        <w:r w:rsidR="006D227B" w:rsidDel="003935A4">
          <w:delText xml:space="preserve">The </w:delText>
        </w:r>
      </w:del>
      <w:ins w:id="192" w:author="Dave Bridges" w:date="2024-08-28T17:35:00Z">
        <w:r w:rsidR="003935A4">
          <w:t xml:space="preserve">Relative to the </w:t>
        </w:r>
      </w:ins>
      <w:ins w:id="193" w:author="Dave Bridges" w:date="2024-08-28T17:37:00Z">
        <w:r w:rsidR="003935A4">
          <w:t>United States</w:t>
        </w:r>
      </w:ins>
      <w:ins w:id="194" w:author="Dave Bridges" w:date="2024-08-28T17:36:00Z">
        <w:r w:rsidR="003935A4">
          <w:t xml:space="preserve"> </w:t>
        </w:r>
      </w:ins>
      <w:ins w:id="195" w:author="Dave Bridges" w:date="2024-08-28T17:37:00Z">
        <w:r w:rsidR="003935A4">
          <w:t xml:space="preserve">and Michigan </w:t>
        </w:r>
      </w:ins>
      <w:proofErr w:type="spellStart"/>
      <w:ins w:id="196" w:author="Dave Bridges" w:date="2024-08-28T17:38:00Z">
        <w:r w:rsidR="003935A4">
          <w:lastRenderedPageBreak/>
          <w:t>demogaphics</w:t>
        </w:r>
      </w:ins>
      <w:proofErr w:type="spellEnd"/>
      <w:ins w:id="197" w:author="Dave Bridges" w:date="2024-08-28T17:36:00Z">
        <w:r w:rsidR="003935A4">
          <w:t>, our</w:t>
        </w:r>
      </w:ins>
      <w:ins w:id="198" w:author="Dave Bridges" w:date="2024-08-28T17:35:00Z">
        <w:r w:rsidR="003935A4">
          <w:t xml:space="preserve"> </w:t>
        </w:r>
      </w:ins>
      <w:r w:rsidR="000F04A2">
        <w:t xml:space="preserve">study </w:t>
      </w:r>
      <w:r w:rsidR="006D227B">
        <w:t xml:space="preserve">population </w:t>
      </w:r>
      <w:commentRangeStart w:id="199"/>
      <w:r w:rsidR="006D227B">
        <w:t>disproportionately</w:t>
      </w:r>
      <w:commentRangeEnd w:id="199"/>
      <w:r w:rsidR="00303359">
        <w:rPr>
          <w:rStyle w:val="CommentReference"/>
        </w:rPr>
        <w:commentReference w:id="199"/>
      </w:r>
      <w:r w:rsidR="006D227B">
        <w:t xml:space="preserve"> identified as White (</w:t>
      </w:r>
      <w:r w:rsidR="004B15A5">
        <w:t xml:space="preserve">89%; </w:t>
      </w:r>
      <w:r w:rsidR="006D227B">
        <w:t xml:space="preserve">Table 1).  </w:t>
      </w:r>
      <w:r w:rsidR="004B15A5">
        <w:t xml:space="preserve">15% of </w:t>
      </w:r>
      <w:r w:rsidR="004346FA">
        <w:t xml:space="preserve">the participants </w:t>
      </w:r>
      <w:r w:rsidR="004B15A5">
        <w:t>w</w:t>
      </w:r>
      <w:r w:rsidR="004346FA">
        <w:t>ere</w:t>
      </w:r>
      <w:r w:rsidR="004B15A5">
        <w:t xml:space="preserve"> diagnosed with type 2 diabetes</w:t>
      </w:r>
      <w:del w:id="200" w:author="Bauer, Kate" w:date="2024-08-28T14:47:00Z">
        <w:r w:rsidR="004B15A5" w:rsidDel="000379B0">
          <w:delText xml:space="preserve">. </w:delText>
        </w:r>
        <w:r w:rsidR="006D227B" w:rsidDel="000379B0">
          <w:delText>We stratified this population as low or high</w:delText>
        </w:r>
        <w:r w:rsidR="00BE7CC1" w:rsidDel="000379B0">
          <w:delText xml:space="preserve"> perceived</w:delText>
        </w:r>
        <w:r w:rsidR="006D227B" w:rsidDel="000379B0">
          <w:delText xml:space="preserve"> stress based on </w:delText>
        </w:r>
        <w:r w:rsidR="00BE7CC1" w:rsidDel="000379B0">
          <w:delText>their PSS score at enrollment.</w:delText>
        </w:r>
      </w:del>
      <w:ins w:id="201" w:author="Bauer, Kate" w:date="2024-08-28T14:47:00Z">
        <w:r w:rsidR="000379B0">
          <w:t>.</w:t>
        </w:r>
      </w:ins>
    </w:p>
    <w:p w14:paraId="6EBFDAD3" w14:textId="77777777" w:rsidR="000379B0" w:rsidRDefault="000379B0" w:rsidP="00033000">
      <w:pPr>
        <w:rPr>
          <w:ins w:id="202" w:author="Bauer, Kate" w:date="2024-08-28T14:47:00Z"/>
        </w:rPr>
      </w:pPr>
    </w:p>
    <w:p w14:paraId="0492E5C4" w14:textId="4DDD573C" w:rsidR="007A292D" w:rsidRDefault="00BE7CC1" w:rsidP="00033000">
      <w:del w:id="203" w:author="Bauer, Kate" w:date="2024-08-28T14:47:00Z">
        <w:r w:rsidDel="000379B0">
          <w:delText xml:space="preserve">  </w:delText>
        </w:r>
      </w:del>
      <w:r w:rsidR="00033000">
        <w:t xml:space="preserve">As shown in Table 1, several demographic factors were significantly different between participants </w:t>
      </w:r>
      <w:commentRangeStart w:id="204"/>
      <w:r w:rsidR="00033000">
        <w:t xml:space="preserve">with high PSS scores </w:t>
      </w:r>
      <w:commentRangeEnd w:id="204"/>
      <w:r w:rsidR="000379B0">
        <w:rPr>
          <w:rStyle w:val="CommentReference"/>
        </w:rPr>
        <w:commentReference w:id="204"/>
      </w:r>
      <w:r w:rsidR="00033000">
        <w:t xml:space="preserve">including race (higher in Black and Hispanic or Latino participants), </w:t>
      </w:r>
      <w:r w:rsidR="004346FA">
        <w:t>fe</w:t>
      </w:r>
      <w:r w:rsidR="00033000">
        <w:t>male gender (</w:t>
      </w:r>
      <w:r w:rsidR="004B15A5">
        <w:t xml:space="preserve">5% </w:t>
      </w:r>
      <w:r w:rsidR="004346FA">
        <w:t>higher than male</w:t>
      </w:r>
      <w:r w:rsidR="00033000">
        <w:t xml:space="preserve">), younger age (particularly under 60 years old), and the </w:t>
      </w:r>
      <w:r w:rsidR="00A866C4">
        <w:t>higher</w:t>
      </w:r>
      <w:r w:rsidR="00B43085">
        <w:t xml:space="preserve"> </w:t>
      </w:r>
      <w:r w:rsidR="00033000">
        <w:t xml:space="preserve">neighborhood </w:t>
      </w:r>
      <w:r w:rsidR="00A866C4">
        <w:t>disadvantage</w:t>
      </w:r>
      <w:r w:rsidR="00033000">
        <w:t xml:space="preserve"> </w:t>
      </w:r>
      <w:r w:rsidR="00B43085">
        <w:t>scores.</w:t>
      </w:r>
      <w:r w:rsidR="00AC7E32">
        <w:t xml:space="preserve">  Body mass indices above 25 and below 18.5 (underweight) were </w:t>
      </w:r>
      <w:r w:rsidR="00E65C5C">
        <w:t xml:space="preserve">both </w:t>
      </w:r>
      <w:r w:rsidR="00AC7E32">
        <w:t>positively associated with a higher likelihood of perceived stress.</w:t>
      </w:r>
      <w:r w:rsidR="008C1FFD">
        <w:t xml:space="preserve">  </w:t>
      </w:r>
      <w:r w:rsidR="004346FA">
        <w:t>Among</w:t>
      </w:r>
      <w:r w:rsidR="004B15A5">
        <w:t xml:space="preserve"> participants with type 2 diabetes, there </w:t>
      </w:r>
      <w:r w:rsidR="00D32A3A">
        <w:t>were more participants reporting</w:t>
      </w:r>
      <w:r w:rsidR="004B15A5">
        <w:t xml:space="preserve"> </w:t>
      </w:r>
      <w:r w:rsidR="00D32A3A">
        <w:t xml:space="preserve">above </w:t>
      </w:r>
      <w:commentRangeStart w:id="205"/>
      <w:r w:rsidR="00D32A3A">
        <w:t>average</w:t>
      </w:r>
      <w:r w:rsidR="004B15A5">
        <w:t xml:space="preserve"> </w:t>
      </w:r>
      <w:ins w:id="206" w:author="Dave Bridges" w:date="2024-08-28T17:39:00Z">
        <w:r w:rsidR="003935A4">
          <w:t>PSS scores</w:t>
        </w:r>
      </w:ins>
      <w:del w:id="207" w:author="Dave Bridges" w:date="2024-08-28T17:38:00Z">
        <w:r w:rsidR="004B15A5" w:rsidDel="003935A4">
          <w:delText>rates</w:delText>
        </w:r>
      </w:del>
      <w:r w:rsidR="004B15A5">
        <w:t xml:space="preserve"> (47%) </w:t>
      </w:r>
      <w:commentRangeEnd w:id="205"/>
      <w:r w:rsidR="004A6945">
        <w:rPr>
          <w:rStyle w:val="CommentReference"/>
        </w:rPr>
        <w:commentReference w:id="205"/>
      </w:r>
      <w:r w:rsidR="004B15A5">
        <w:t>compared to those without</w:t>
      </w:r>
      <w:r w:rsidR="00D32A3A">
        <w:t xml:space="preserve"> type 2 diabetes</w:t>
      </w:r>
      <w:r w:rsidR="004B15A5">
        <w:t xml:space="preserve"> (41%</w:t>
      </w:r>
      <w:r w:rsidR="00663BDB">
        <w:t>, p</w:t>
      </w:r>
      <w:r w:rsidR="000E729E">
        <w:t xml:space="preserve"> = </w:t>
      </w:r>
      <w:commentRangeStart w:id="208"/>
      <w:r w:rsidR="00CF213F">
        <w:t>6</w:t>
      </w:r>
      <w:r w:rsidR="000E729E">
        <w:t xml:space="preserve"> x 10</w:t>
      </w:r>
      <w:r w:rsidR="000E729E" w:rsidRPr="000E729E">
        <w:rPr>
          <w:vertAlign w:val="superscript"/>
        </w:rPr>
        <w:t>-18</w:t>
      </w:r>
      <w:commentRangeEnd w:id="208"/>
      <w:r w:rsidR="009E2407">
        <w:rPr>
          <w:rStyle w:val="CommentReference"/>
        </w:rPr>
        <w:commentReference w:id="208"/>
      </w:r>
      <w:r w:rsidR="004B15A5">
        <w:t>).</w:t>
      </w:r>
    </w:p>
    <w:p w14:paraId="1EC9ED24" w14:textId="439B4E07" w:rsidR="007A292D" w:rsidRDefault="007A292D" w:rsidP="00033000"/>
    <w:p w14:paraId="470D75DD" w14:textId="7A091A8E" w:rsidR="009F3764" w:rsidRDefault="007A292D" w:rsidP="009F3764">
      <w:pPr>
        <w:pStyle w:val="Heading2"/>
      </w:pPr>
      <w:r>
        <w:t xml:space="preserve">Perceived Stress Is </w:t>
      </w:r>
      <w:r w:rsidR="009F3764">
        <w:t xml:space="preserve">More Strongly </w:t>
      </w:r>
      <w:r>
        <w:t>Associated with Type 2 Diabetes in</w:t>
      </w:r>
      <w:r w:rsidR="009F3764">
        <w:t xml:space="preserve"> Participants with</w:t>
      </w:r>
      <w:r>
        <w:t xml:space="preserve"> Obes</w:t>
      </w:r>
      <w:r w:rsidR="009F3764">
        <w:t>ity</w:t>
      </w:r>
    </w:p>
    <w:p w14:paraId="4A4CAB40" w14:textId="7A52A537" w:rsidR="000F0813" w:rsidRDefault="000F0813" w:rsidP="000F0813"/>
    <w:p w14:paraId="4F992F8F" w14:textId="3CF125FC" w:rsidR="000F0813" w:rsidRDefault="000F0813" w:rsidP="000F0813">
      <w:r>
        <w:t>We next evaluated how obesity modified the stress-diabetes relationship in these participants.</w:t>
      </w:r>
      <w:r w:rsidR="003027AB">
        <w:t xml:space="preserve">  </w:t>
      </w:r>
      <w:commentRangeStart w:id="209"/>
      <w:r w:rsidR="00440CC0">
        <w:t>We stratified participants into those with a BMI above or below 30 kg/m</w:t>
      </w:r>
      <w:r w:rsidR="00440CC0" w:rsidRPr="00CF213F">
        <w:rPr>
          <w:vertAlign w:val="superscript"/>
        </w:rPr>
        <w:t>2</w:t>
      </w:r>
      <w:r w:rsidR="00440CC0">
        <w:t xml:space="preserve"> and with above or below median stress.  </w:t>
      </w:r>
      <w:commentRangeEnd w:id="209"/>
      <w:r w:rsidR="0071355D">
        <w:rPr>
          <w:rStyle w:val="CommentReference"/>
        </w:rPr>
        <w:commentReference w:id="209"/>
      </w:r>
      <w:r w:rsidR="00440CC0">
        <w:t xml:space="preserve">As expected, participants with obesity had higher type 2 diabetes prevalence than those with a BMI under 30 (unadjusted odds ratio 3.1 +/- 1.0).  </w:t>
      </w:r>
      <w:r w:rsidR="00CF213F">
        <w:t xml:space="preserve">While diabetes rates were higher in male participants </w:t>
      </w:r>
      <w:del w:id="210" w:author="Bauer, Kate" w:date="2024-08-28T14:51:00Z">
        <w:r w:rsidR="00CF213F" w:rsidDel="0071355D">
          <w:delText xml:space="preserve">with </w:delText>
        </w:r>
      </w:del>
      <w:r w:rsidR="00CF213F">
        <w:t>than female</w:t>
      </w:r>
      <w:ins w:id="211" w:author="Bauer, Kate" w:date="2024-08-28T14:51:00Z">
        <w:r w:rsidR="0071355D">
          <w:t xml:space="preserve"> participants</w:t>
        </w:r>
      </w:ins>
      <w:del w:id="212" w:author="Bauer, Kate" w:date="2024-08-28T14:51:00Z">
        <w:r w:rsidR="00CF213F" w:rsidDel="0071355D">
          <w:delText>s</w:delText>
        </w:r>
      </w:del>
      <w:r w:rsidR="00CF213F">
        <w:t xml:space="preserve"> (11.6% vs 6.8% among participants without obesity; 26.9% vs 22.1% in participants with obesity), </w:t>
      </w:r>
      <w:commentRangeStart w:id="213"/>
      <w:r w:rsidR="00CF213F">
        <w:t xml:space="preserve">the </w:t>
      </w:r>
      <w:commentRangeStart w:id="214"/>
      <w:del w:id="215" w:author="Dave Bridges" w:date="2024-08-28T17:40:00Z">
        <w:r w:rsidR="00CF213F" w:rsidDel="003935A4">
          <w:delText xml:space="preserve">effect </w:delText>
        </w:r>
      </w:del>
      <w:ins w:id="216" w:author="Dave Bridges" w:date="2024-08-28T17:40:00Z">
        <w:r w:rsidR="003935A4">
          <w:t xml:space="preserve">increased type 2 Diabetes prevalence associated with </w:t>
        </w:r>
      </w:ins>
      <w:del w:id="217" w:author="Dave Bridges" w:date="2024-08-28T17:40:00Z">
        <w:r w:rsidR="00CF213F" w:rsidDel="003935A4">
          <w:delText xml:space="preserve">of </w:delText>
        </w:r>
        <w:commentRangeEnd w:id="214"/>
        <w:r w:rsidR="00451238" w:rsidDel="003935A4">
          <w:rPr>
            <w:rStyle w:val="CommentReference"/>
          </w:rPr>
          <w:commentReference w:id="214"/>
        </w:r>
      </w:del>
      <w:r w:rsidR="00CF213F">
        <w:t xml:space="preserve">obesity was somewhat attenuated in male participants (Obesity effect was 38% reduced in male participants </w:t>
      </w:r>
      <w:proofErr w:type="spellStart"/>
      <w:r w:rsidR="00CF213F">
        <w:t>p</w:t>
      </w:r>
      <w:r w:rsidR="00CF213F" w:rsidRPr="00CF213F">
        <w:rPr>
          <w:vertAlign w:val="subscript"/>
        </w:rPr>
        <w:t>gender</w:t>
      </w:r>
      <w:proofErr w:type="spellEnd"/>
      <w:r w:rsidR="00CF213F" w:rsidRPr="00CF213F">
        <w:rPr>
          <w:vertAlign w:val="subscript"/>
        </w:rPr>
        <w:t xml:space="preserve"> x obesity</w:t>
      </w:r>
      <w:r w:rsidR="00CF213F">
        <w:t>=4.5 x 10</w:t>
      </w:r>
      <w:r w:rsidR="00CF213F" w:rsidRPr="00CF213F">
        <w:rPr>
          <w:vertAlign w:val="superscript"/>
        </w:rPr>
        <w:t>-8</w:t>
      </w:r>
      <w:r w:rsidR="00CF213F">
        <w:t>).</w:t>
      </w:r>
      <w:commentRangeEnd w:id="213"/>
      <w:r w:rsidR="00256E5C">
        <w:rPr>
          <w:rStyle w:val="CommentReference"/>
        </w:rPr>
        <w:commentReference w:id="213"/>
      </w:r>
      <w:r w:rsidR="00CF213F">
        <w:t xml:space="preserve">  </w:t>
      </w:r>
      <w:r w:rsidR="00440CC0">
        <w:t xml:space="preserve">As Figure </w:t>
      </w:r>
      <w:r w:rsidR="009711E7">
        <w:t>2</w:t>
      </w:r>
      <w:r w:rsidR="00A4444E">
        <w:t>A</w:t>
      </w:r>
      <w:r w:rsidR="00440CC0">
        <w:t xml:space="preserve"> shows, there </w:t>
      </w:r>
      <w:r w:rsidR="00327B83">
        <w:t>was</w:t>
      </w:r>
      <w:r w:rsidR="00440CC0">
        <w:t xml:space="preserve"> a significant elevation in diabetes prevalence </w:t>
      </w:r>
      <w:r w:rsidR="00327B83">
        <w:t xml:space="preserve">for </w:t>
      </w:r>
      <w:r w:rsidR="00440CC0">
        <w:t>participants with obesity</w:t>
      </w:r>
      <w:r w:rsidR="00CF213F">
        <w:t xml:space="preserve"> who reported elevated perceived stress</w:t>
      </w:r>
      <w:r w:rsidR="00440CC0">
        <w:t xml:space="preserve"> (26.8%) relative to </w:t>
      </w:r>
      <w:r w:rsidR="00327B83">
        <w:t xml:space="preserve">those reporting </w:t>
      </w:r>
      <w:r w:rsidR="00440CC0">
        <w:t>low stress (22.2%)</w:t>
      </w:r>
      <w:r w:rsidR="00A4444E">
        <w:t xml:space="preserve">.  </w:t>
      </w:r>
      <w:r w:rsidR="00327B83">
        <w:t>Perceived stress was associated with 1</w:t>
      </w:r>
      <w:r w:rsidR="007C4E43">
        <w:t>4</w:t>
      </w:r>
      <w:r w:rsidR="00327B83">
        <w:t>% increased diabetes prevalence in participants without obesity (p=0.005</w:t>
      </w:r>
      <w:del w:id="218" w:author="Bauer, Kate" w:date="2024-08-28T14:54:00Z">
        <w:r w:rsidR="007C4E43" w:rsidDel="006360AC">
          <w:delText>3</w:delText>
        </w:r>
      </w:del>
      <w:r w:rsidR="00327B83">
        <w:t xml:space="preserve">) but was increased </w:t>
      </w:r>
      <w:r w:rsidR="00325272">
        <w:t>by</w:t>
      </w:r>
      <w:r w:rsidR="00327B83">
        <w:t xml:space="preserve"> 27% in participants with obesity (p=</w:t>
      </w:r>
      <w:r w:rsidR="0051647F">
        <w:t>2.2 x 10</w:t>
      </w:r>
      <w:r w:rsidR="0051647F" w:rsidRPr="0051647F">
        <w:rPr>
          <w:vertAlign w:val="superscript"/>
        </w:rPr>
        <w:t>-11</w:t>
      </w:r>
      <w:r w:rsidR="00327B83">
        <w:t xml:space="preserve">).  This represented a synergistic interaction between obesity and perceived stress on diabetes </w:t>
      </w:r>
      <w:r w:rsidR="0065609A">
        <w:t>prevalence</w:t>
      </w:r>
      <w:r w:rsidR="00327B83">
        <w:t xml:space="preserve"> (</w:t>
      </w:r>
      <w:commentRangeStart w:id="219"/>
      <w:r w:rsidR="00327B83">
        <w:t xml:space="preserve">12% </w:t>
      </w:r>
      <w:commentRangeEnd w:id="219"/>
      <w:r w:rsidR="0054682A">
        <w:rPr>
          <w:rStyle w:val="CommentReference"/>
        </w:rPr>
        <w:commentReference w:id="219"/>
      </w:r>
      <w:commentRangeStart w:id="220"/>
      <w:r w:rsidR="00327B83">
        <w:t>increase, p=0.</w:t>
      </w:r>
      <w:del w:id="221" w:author="Bauer, Kate" w:date="2024-08-28T14:54:00Z">
        <w:r w:rsidR="00327B83" w:rsidDel="006360AC">
          <w:delText>056</w:delText>
        </w:r>
      </w:del>
      <w:ins w:id="222" w:author="Bauer, Kate" w:date="2024-08-28T14:54:00Z">
        <w:r w:rsidR="006360AC">
          <w:t>06</w:t>
        </w:r>
      </w:ins>
      <w:commentRangeEnd w:id="220"/>
      <w:ins w:id="223" w:author="Bauer, Kate" w:date="2024-08-28T14:55:00Z">
        <w:r w:rsidR="006360AC">
          <w:rPr>
            <w:rStyle w:val="CommentReference"/>
          </w:rPr>
          <w:commentReference w:id="220"/>
        </w:r>
      </w:ins>
      <w:r w:rsidR="00327B83">
        <w:t xml:space="preserve">).  </w:t>
      </w:r>
      <w:r w:rsidR="00A4444E">
        <w:t xml:space="preserve">This effect was similar across gender, and neighborhood </w:t>
      </w:r>
      <w:r w:rsidR="008A620F">
        <w:t>disadvantage</w:t>
      </w:r>
      <w:r w:rsidR="00A4444E">
        <w:t xml:space="preserve"> (Figure </w:t>
      </w:r>
      <w:r w:rsidR="009711E7">
        <w:t>2</w:t>
      </w:r>
      <w:r w:rsidR="00A4444E">
        <w:t xml:space="preserve">B-C).  The effect was consistent across race and ethnicities, </w:t>
      </w:r>
      <w:r w:rsidR="00C41F92">
        <w:t>apart from</w:t>
      </w:r>
      <w:r w:rsidR="00A4444E">
        <w:t xml:space="preserve"> Hispanic or </w:t>
      </w:r>
      <w:r w:rsidR="004E095F">
        <w:t>L</w:t>
      </w:r>
      <w:r w:rsidR="00A4444E">
        <w:t>atino participants who had enhanced diabetes rates in high stress participants with and without obesity.</w:t>
      </w:r>
      <w:r w:rsidR="00A06D15">
        <w:t xml:space="preserve">  </w:t>
      </w:r>
    </w:p>
    <w:p w14:paraId="752B807D" w14:textId="468539AF" w:rsidR="00A06D15" w:rsidRDefault="00A06D15" w:rsidP="000F0813"/>
    <w:p w14:paraId="0002C558" w14:textId="0E505E42" w:rsidR="00A06D15" w:rsidRDefault="00A06D15" w:rsidP="000F0813">
      <w:r>
        <w:t>Multivariate analyses of the interaction between obesity status and stress are shown in Table 2.</w:t>
      </w:r>
      <w:r w:rsidR="00F60906">
        <w:t xml:space="preserve">  We stepwise added potential confounders including age, gender (and modification of the gender by gender of the obesity-diabetes relationship), race/ethnicity and neighborhood disadvantage</w:t>
      </w:r>
      <w:del w:id="224" w:author="Bauer, Kate" w:date="2024-08-28T14:55:00Z">
        <w:r w:rsidR="00F60906" w:rsidDel="0054682A">
          <w:delText xml:space="preserve"> (as a proxy for socioeconomic status)</w:delText>
        </w:r>
      </w:del>
      <w:r w:rsidR="00F60906">
        <w:t xml:space="preserve">. </w:t>
      </w:r>
      <w:r>
        <w:t xml:space="preserve">  </w:t>
      </w:r>
      <w:r w:rsidR="00F60906">
        <w:t xml:space="preserve">After these adjustments, we estimated </w:t>
      </w:r>
      <w:r w:rsidR="00325272">
        <w:t>that</w:t>
      </w:r>
      <w:r w:rsidR="00F60906">
        <w:t xml:space="preserve"> the</w:t>
      </w:r>
      <w:r>
        <w:t xml:space="preserve"> synergistic effect of perceived stress and obesity </w:t>
      </w:r>
      <w:r w:rsidR="00F60906">
        <w:t>on</w:t>
      </w:r>
      <w:r>
        <w:t xml:space="preserve"> </w:t>
      </w:r>
      <w:ins w:id="225" w:author="Dave Bridges" w:date="2024-08-28T17:42:00Z">
        <w:r w:rsidR="007E3633">
          <w:t>T</w:t>
        </w:r>
      </w:ins>
      <w:del w:id="226" w:author="Dave Bridges" w:date="2024-08-28T17:42:00Z">
        <w:r w:rsidDel="007E3633">
          <w:delText>t</w:delText>
        </w:r>
      </w:del>
      <w:r>
        <w:t xml:space="preserve">ype 2 </w:t>
      </w:r>
      <w:ins w:id="227" w:author="Dave Bridges" w:date="2024-08-28T17:42:00Z">
        <w:r w:rsidR="007E3633">
          <w:t>D</w:t>
        </w:r>
      </w:ins>
      <w:del w:id="228" w:author="Dave Bridges" w:date="2024-08-28T17:42:00Z">
        <w:r w:rsidDel="007E3633">
          <w:delText>d</w:delText>
        </w:r>
      </w:del>
      <w:r>
        <w:t xml:space="preserve">iabetes </w:t>
      </w:r>
      <w:r w:rsidR="0065609A">
        <w:t>prevalence</w:t>
      </w:r>
      <w:r>
        <w:t xml:space="preserve"> </w:t>
      </w:r>
      <w:r w:rsidR="00325272">
        <w:t>is</w:t>
      </w:r>
      <w:r>
        <w:t xml:space="preserve"> </w:t>
      </w:r>
      <w:r w:rsidR="00F60906">
        <w:t>13</w:t>
      </w:r>
      <w:r>
        <w:t xml:space="preserve"> +/- 6.</w:t>
      </w:r>
      <w:r w:rsidR="00F60906">
        <w:t>3</w:t>
      </w:r>
      <w:r>
        <w:t>%</w:t>
      </w:r>
      <w:r w:rsidR="00325272">
        <w:t xml:space="preserve"> (p=0.028)</w:t>
      </w:r>
      <w:r w:rsidR="00F60906">
        <w:t>.</w:t>
      </w:r>
    </w:p>
    <w:p w14:paraId="4CBC41E8" w14:textId="6D393D37" w:rsidR="00A06D15" w:rsidRDefault="00A06D15" w:rsidP="000F0813"/>
    <w:p w14:paraId="7BA4816F" w14:textId="13460D5F" w:rsidR="00203CB8" w:rsidRPr="000F0813" w:rsidRDefault="00A117AF" w:rsidP="000F0813">
      <w:r>
        <w:t>W</w:t>
      </w:r>
      <w:r w:rsidR="005E6B65">
        <w:t xml:space="preserve">e </w:t>
      </w:r>
      <w:r>
        <w:t>examined</w:t>
      </w:r>
      <w:r w:rsidR="005E6B65">
        <w:t xml:space="preserve"> whether the interaction between obesity and perceived stress was consistent across demographic categories.  We found that the interaction was stronger in males (</w:t>
      </w:r>
      <w:commentRangeStart w:id="229"/>
      <w:commentRangeStart w:id="230"/>
      <w:r w:rsidR="005E6B65">
        <w:t xml:space="preserve">21%) </w:t>
      </w:r>
      <w:commentRangeEnd w:id="229"/>
      <w:r w:rsidR="008C7B25">
        <w:rPr>
          <w:rStyle w:val="CommentReference"/>
        </w:rPr>
        <w:commentReference w:id="229"/>
      </w:r>
      <w:commentRangeEnd w:id="230"/>
      <w:r w:rsidR="003935A4">
        <w:rPr>
          <w:rStyle w:val="CommentReference"/>
        </w:rPr>
        <w:commentReference w:id="230"/>
      </w:r>
      <w:r w:rsidR="005E6B65">
        <w:t xml:space="preserve">than females (0.3%), and stronger in Asian (49%) and Black (19%) participants than White (13%) or Hispanic/Latino (-45%) participants, though neither stress x obesity x gender </w:t>
      </w:r>
      <w:r w:rsidR="00536A50">
        <w:t>n</w:t>
      </w:r>
      <w:r w:rsidR="005E6B65">
        <w:t xml:space="preserve">or stress x obesity x race/ethnicity interactions reached statistical significance.  </w:t>
      </w:r>
      <w:r w:rsidR="00F60906">
        <w:t xml:space="preserve">We also found that in the </w:t>
      </w:r>
      <w:r w:rsidR="008A620F">
        <w:lastRenderedPageBreak/>
        <w:t>group with the highest neighborhood disadvantage</w:t>
      </w:r>
      <w:r w:rsidR="00F60906">
        <w:t xml:space="preserve">, the </w:t>
      </w:r>
      <w:r w:rsidR="008A620F">
        <w:t>synergistic effect</w:t>
      </w:r>
      <w:r w:rsidR="00FF38CE">
        <w:t xml:space="preserve"> of obesity and psychosocial stress</w:t>
      </w:r>
      <w:r w:rsidR="00F60906">
        <w:t xml:space="preserve"> was lower than the upper three quartiles.  </w:t>
      </w:r>
      <w:r w:rsidR="005E6B65">
        <w:t xml:space="preserve">In the case of </w:t>
      </w:r>
      <w:r w:rsidR="008A620F">
        <w:t>higher neighborhood disadvantage</w:t>
      </w:r>
      <w:r w:rsidR="00F60906">
        <w:t>,</w:t>
      </w:r>
      <w:r w:rsidR="005E6B65">
        <w:t xml:space="preserve"> females and Latino and Hispanic participants this is due to </w:t>
      </w:r>
      <w:r w:rsidR="00F60906">
        <w:t xml:space="preserve">similar </w:t>
      </w:r>
      <w:r w:rsidR="005E6B65">
        <w:t xml:space="preserve">effects of stress on diabetes rates in </w:t>
      </w:r>
      <w:r w:rsidR="00F60906">
        <w:t xml:space="preserve">both </w:t>
      </w:r>
      <w:r w:rsidR="005E6B65">
        <w:t xml:space="preserve">non-obese </w:t>
      </w:r>
      <w:r w:rsidR="00F60906">
        <w:t xml:space="preserve">and obese </w:t>
      </w:r>
      <w:r w:rsidR="005E6B65">
        <w:t xml:space="preserve">participants (Figure 2B and D).  </w:t>
      </w:r>
      <w:r w:rsidR="00203CB8">
        <w:t xml:space="preserve"> </w:t>
      </w:r>
      <w:commentRangeStart w:id="231"/>
      <w:commentRangeStart w:id="232"/>
      <w:commentRangeStart w:id="233"/>
      <w:r w:rsidR="00203CB8">
        <w:t>We next tested whether participants with obesity reporting elevated stress were more obese</w:t>
      </w:r>
      <w:r w:rsidR="00DB78D5">
        <w:t xml:space="preserve">.  </w:t>
      </w:r>
      <w:r w:rsidR="00203CB8">
        <w:t xml:space="preserve"> </w:t>
      </w:r>
      <w:r w:rsidR="00DB78D5">
        <w:t>Indeed</w:t>
      </w:r>
      <w:r w:rsidR="00FF38CE">
        <w:t>,</w:t>
      </w:r>
      <w:r w:rsidR="00203CB8">
        <w:t xml:space="preserve"> we found </w:t>
      </w:r>
      <w:r w:rsidR="00DB78D5">
        <w:t xml:space="preserve">that </w:t>
      </w:r>
      <w:r w:rsidR="00B669AA">
        <w:t>participants</w:t>
      </w:r>
      <w:r w:rsidR="00DB78D5">
        <w:t xml:space="preserve"> with obesity with lower perceive stress had slightly lower</w:t>
      </w:r>
      <w:r w:rsidR="00203CB8">
        <w:t xml:space="preserve"> average BMI </w:t>
      </w:r>
      <w:r w:rsidR="00DB78D5">
        <w:t>(36.0 kg/m</w:t>
      </w:r>
      <w:r w:rsidR="00DB78D5" w:rsidRPr="00DB78D5">
        <w:rPr>
          <w:vertAlign w:val="superscript"/>
        </w:rPr>
        <w:t>2</w:t>
      </w:r>
      <w:r w:rsidR="00DB78D5">
        <w:t>) than those reporting higher perceived stress (</w:t>
      </w:r>
      <w:r w:rsidR="00203CB8">
        <w:t>36.6 kg/m</w:t>
      </w:r>
      <w:r w:rsidR="00203CB8" w:rsidRPr="00DB78D5">
        <w:rPr>
          <w:vertAlign w:val="superscript"/>
        </w:rPr>
        <w:t>2</w:t>
      </w:r>
      <w:r w:rsidR="00DB78D5">
        <w:t>, p=</w:t>
      </w:r>
      <w:proofErr w:type="spellStart"/>
      <w:r w:rsidR="00DB78D5">
        <w:t>xxxx</w:t>
      </w:r>
      <w:proofErr w:type="spellEnd"/>
      <w:r w:rsidR="00203CB8">
        <w:t>)</w:t>
      </w:r>
      <w:r w:rsidR="00DB78D5">
        <w:t>.</w:t>
      </w:r>
      <w:commentRangeEnd w:id="231"/>
      <w:r w:rsidR="00C62689">
        <w:rPr>
          <w:rStyle w:val="CommentReference"/>
        </w:rPr>
        <w:commentReference w:id="231"/>
      </w:r>
      <w:commentRangeEnd w:id="232"/>
      <w:r w:rsidR="00F75EAC">
        <w:rPr>
          <w:rStyle w:val="CommentReference"/>
        </w:rPr>
        <w:commentReference w:id="232"/>
      </w:r>
      <w:commentRangeEnd w:id="233"/>
      <w:r w:rsidR="00561A09">
        <w:rPr>
          <w:rStyle w:val="CommentReference"/>
        </w:rPr>
        <w:commentReference w:id="233"/>
      </w:r>
    </w:p>
    <w:p w14:paraId="523BAA26" w14:textId="77777777" w:rsidR="009F3764" w:rsidRDefault="009F3764" w:rsidP="009F3764">
      <w:pPr>
        <w:pStyle w:val="Heading2"/>
      </w:pPr>
    </w:p>
    <w:p w14:paraId="380D351D" w14:textId="77E9C814" w:rsidR="007A292D" w:rsidRDefault="009F3764" w:rsidP="009F3764">
      <w:pPr>
        <w:pStyle w:val="Heading2"/>
      </w:pPr>
      <w:r>
        <w:t>Perceived Stress Does Not</w:t>
      </w:r>
      <w:r w:rsidR="00B6520A">
        <w:t xml:space="preserve"> Significantly</w:t>
      </w:r>
      <w:r w:rsidR="00536A50">
        <w:t xml:space="preserve"> Modify the Prevalence of Other </w:t>
      </w:r>
      <w:commentRangeStart w:id="234"/>
      <w:commentRangeStart w:id="235"/>
      <w:r w:rsidR="00536A50">
        <w:t>Obesity-Related Co-Morbidities</w:t>
      </w:r>
      <w:commentRangeEnd w:id="234"/>
      <w:r w:rsidR="00C62689">
        <w:rPr>
          <w:rStyle w:val="CommentReference"/>
          <w:rFonts w:asciiTheme="minorHAnsi" w:eastAsiaTheme="minorHAnsi" w:hAnsiTheme="minorHAnsi" w:cstheme="minorBidi"/>
          <w:color w:val="auto"/>
        </w:rPr>
        <w:commentReference w:id="234"/>
      </w:r>
      <w:commentRangeEnd w:id="235"/>
      <w:r w:rsidR="00F75EAC">
        <w:rPr>
          <w:rStyle w:val="CommentReference"/>
          <w:rFonts w:asciiTheme="minorHAnsi" w:eastAsiaTheme="minorHAnsi" w:hAnsiTheme="minorHAnsi" w:cstheme="minorBidi"/>
          <w:color w:val="auto"/>
        </w:rPr>
        <w:commentReference w:id="235"/>
      </w:r>
    </w:p>
    <w:p w14:paraId="2248016B" w14:textId="3F6B2410" w:rsidR="009711E7" w:rsidRDefault="009711E7" w:rsidP="009711E7"/>
    <w:p w14:paraId="0C534A84" w14:textId="374E812B" w:rsidR="009711E7" w:rsidRPr="009711E7" w:rsidRDefault="00F75EAC" w:rsidP="009711E7">
      <w:ins w:id="236" w:author="Dave Bridges" w:date="2024-08-28T17:42:00Z">
        <w:r>
          <w:t>Sev</w:t>
        </w:r>
      </w:ins>
      <w:ins w:id="237" w:author="Dave Bridges" w:date="2024-08-28T17:43:00Z">
        <w:r>
          <w:t xml:space="preserve">eral other chronic diseases including cardiac arrhythmias, chronic pulmonary disease, congestive heart </w:t>
        </w:r>
        <w:proofErr w:type="spellStart"/>
        <w:r>
          <w:t>ailure</w:t>
        </w:r>
        <w:proofErr w:type="spellEnd"/>
        <w:r>
          <w:t>, and liver dis</w:t>
        </w:r>
      </w:ins>
      <w:ins w:id="238" w:author="Dave Bridges" w:date="2024-08-28T17:47:00Z">
        <w:r>
          <w:t>e</w:t>
        </w:r>
      </w:ins>
      <w:ins w:id="239" w:author="Dave Bridges" w:date="2024-08-28T17:43:00Z">
        <w:r>
          <w:t>ase have been previously</w:t>
        </w:r>
      </w:ins>
      <w:ins w:id="240" w:author="Dave Bridges" w:date="2024-08-28T17:47:00Z">
        <w:r>
          <w:t xml:space="preserve"> reported.  </w:t>
        </w:r>
      </w:ins>
      <w:commentRangeStart w:id="241"/>
      <w:r w:rsidR="009711E7">
        <w:t xml:space="preserve">Given the enhancement of obesity-associated </w:t>
      </w:r>
      <w:ins w:id="242" w:author="Dave Bridges" w:date="2024-08-28T17:43:00Z">
        <w:r>
          <w:t>Type 2 D</w:t>
        </w:r>
      </w:ins>
      <w:del w:id="243" w:author="Dave Bridges" w:date="2024-08-28T17:43:00Z">
        <w:r w:rsidR="009711E7" w:rsidDel="00F75EAC">
          <w:delText>d</w:delText>
        </w:r>
      </w:del>
      <w:r w:rsidR="009711E7">
        <w:t xml:space="preserve">iabetes prevalence </w:t>
      </w:r>
      <w:ins w:id="244" w:author="Dave Bridges" w:date="2024-08-28T17:43:00Z">
        <w:r>
          <w:t>that we observed</w:t>
        </w:r>
      </w:ins>
      <w:del w:id="245" w:author="Dave Bridges" w:date="2024-08-28T17:43:00Z">
        <w:r w:rsidR="009711E7" w:rsidDel="00F75EAC">
          <w:delText>in these participants</w:delText>
        </w:r>
      </w:del>
      <w:r w:rsidR="009711E7">
        <w:t xml:space="preserve">, we </w:t>
      </w:r>
      <w:del w:id="246" w:author="Dave Bridges" w:date="2024-08-28T17:43:00Z">
        <w:r w:rsidR="009711E7" w:rsidDel="00F75EAC">
          <w:delText xml:space="preserve">then </w:delText>
        </w:r>
      </w:del>
      <w:ins w:id="247" w:author="Dave Bridges" w:date="2024-08-28T17:43:00Z">
        <w:r>
          <w:t xml:space="preserve">next </w:t>
        </w:r>
      </w:ins>
      <w:r w:rsidR="009711E7">
        <w:t>evaluated several other obesity and stress-linked chronic diseases using the same approach.</w:t>
      </w:r>
      <w:ins w:id="248" w:author="Dave Bridges" w:date="2024-08-28T17:48:00Z">
        <w:r>
          <w:t xml:space="preserve"> To define whether these associations are restricted to Type 2 </w:t>
        </w:r>
        <w:proofErr w:type="spellStart"/>
        <w:r>
          <w:t>Diabtes</w:t>
        </w:r>
        <w:proofErr w:type="spellEnd"/>
        <w:r>
          <w:t>, or more generally with other obesity-related chronic diseases</w:t>
        </w:r>
      </w:ins>
      <w:r w:rsidR="009711E7">
        <w:t xml:space="preserve">  </w:t>
      </w:r>
      <w:commentRangeEnd w:id="241"/>
      <w:r w:rsidR="009B6F47">
        <w:rPr>
          <w:rStyle w:val="CommentReference"/>
        </w:rPr>
        <w:commentReference w:id="241"/>
      </w:r>
      <w:r w:rsidR="009711E7">
        <w:t xml:space="preserve">In </w:t>
      </w:r>
      <w:commentRangeStart w:id="249"/>
      <w:r w:rsidR="009711E7">
        <w:t xml:space="preserve">Table </w:t>
      </w:r>
      <w:r w:rsidR="00E75548">
        <w:t xml:space="preserve">3 </w:t>
      </w:r>
      <w:commentRangeEnd w:id="249"/>
      <w:r w:rsidR="00176CFC">
        <w:rPr>
          <w:rStyle w:val="CommentReference"/>
        </w:rPr>
        <w:commentReference w:id="249"/>
      </w:r>
      <w:r w:rsidR="00E75548">
        <w:t>we describe the raw and adjusted associations between obesity and stress on arrhythmia</w:t>
      </w:r>
      <w:r w:rsidR="007166B2">
        <w:t>, chronic pulmonary disease, congestive heart failure,</w:t>
      </w:r>
      <w:r w:rsidR="00E75548">
        <w:t xml:space="preserve"> and liver disease.</w:t>
      </w:r>
      <w:r w:rsidR="00B635A1">
        <w:t xml:space="preserve">  </w:t>
      </w:r>
      <w:r w:rsidR="00176CFC">
        <w:t xml:space="preserve">Consistent with previous reports, we show that obesity is associated with the increased prevalence of each of these co-morbidities with </w:t>
      </w:r>
      <w:r w:rsidR="0065609A">
        <w:t>odds ratios</w:t>
      </w:r>
      <w:r w:rsidR="00176CFC">
        <w:t xml:space="preserve"> ranging from </w:t>
      </w:r>
      <w:r w:rsidR="0065609A">
        <w:t xml:space="preserve">a </w:t>
      </w:r>
      <w:r w:rsidR="00176CFC">
        <w:t xml:space="preserve">9.1 % increased </w:t>
      </w:r>
      <w:r w:rsidR="00536A50">
        <w:t xml:space="preserve">prevalence of </w:t>
      </w:r>
      <w:r w:rsidR="00176CFC">
        <w:t xml:space="preserve">cardiac </w:t>
      </w:r>
      <w:proofErr w:type="spellStart"/>
      <w:r w:rsidR="00176CFC">
        <w:t>arrythmia</w:t>
      </w:r>
      <w:proofErr w:type="spellEnd"/>
      <w:r w:rsidR="00176CFC">
        <w:t xml:space="preserve"> to </w:t>
      </w:r>
      <w:r w:rsidR="00536A50">
        <w:t>a 1.4</w:t>
      </w:r>
      <w:r w:rsidR="00176CFC">
        <w:t xml:space="preserve">x increased prevalence of </w:t>
      </w:r>
      <w:r w:rsidR="00536A50">
        <w:t>congestive heart failure</w:t>
      </w:r>
      <w:r w:rsidR="00176CFC">
        <w:t xml:space="preserve"> after adjusting for confounders.  </w:t>
      </w:r>
      <w:r w:rsidR="00536A50">
        <w:t>P</w:t>
      </w:r>
      <w:r w:rsidR="00176CFC">
        <w:t xml:space="preserve">erceived stress was also associated with the increased </w:t>
      </w:r>
      <w:r w:rsidR="0065609A">
        <w:t>likelihood</w:t>
      </w:r>
      <w:r w:rsidR="00176CFC">
        <w:t xml:space="preserve"> of </w:t>
      </w:r>
      <w:r w:rsidR="00536A50">
        <w:t>most</w:t>
      </w:r>
      <w:r w:rsidR="00176CFC">
        <w:t xml:space="preserve"> of these </w:t>
      </w:r>
      <w:r w:rsidR="00536A50">
        <w:t>diseases in both crude and fully-adjusted models</w:t>
      </w:r>
      <w:r w:rsidR="00550CA2">
        <w:t xml:space="preserve">.  </w:t>
      </w:r>
      <w:r w:rsidR="00536A50">
        <w:t>However, in contrast to what we observed for type 2 diabetes, when</w:t>
      </w:r>
      <w:r w:rsidR="00550CA2">
        <w:t xml:space="preserve"> we examined the interaction between perceived stress and obesity, none of these </w:t>
      </w:r>
      <w:r w:rsidR="00536A50">
        <w:t>interactions reached significance</w:t>
      </w:r>
      <w:r w:rsidR="00550CA2">
        <w:t xml:space="preserve"> in either the crude or adjusted models.  T</w:t>
      </w:r>
      <w:r w:rsidR="00B635A1">
        <w:t xml:space="preserve">hese data suggest that </w:t>
      </w:r>
      <w:r w:rsidR="00176CFC">
        <w:t xml:space="preserve">the </w:t>
      </w:r>
      <w:r w:rsidR="00550CA2">
        <w:t>augmented</w:t>
      </w:r>
      <w:r w:rsidR="00B635A1">
        <w:t xml:space="preserve"> </w:t>
      </w:r>
      <w:r w:rsidR="0065609A">
        <w:t>prevalence</w:t>
      </w:r>
      <w:r w:rsidR="00B635A1">
        <w:t xml:space="preserve"> of </w:t>
      </w:r>
      <w:r w:rsidR="0065609A">
        <w:t>type 2 diabetes</w:t>
      </w:r>
      <w:r w:rsidR="00B635A1">
        <w:t xml:space="preserve"> </w:t>
      </w:r>
      <w:r w:rsidR="0065609A">
        <w:t>of obesity when coupled with psychosocial stress</w:t>
      </w:r>
      <w:r w:rsidR="00B635A1">
        <w:t xml:space="preserve"> is not </w:t>
      </w:r>
      <w:r w:rsidR="00176CFC">
        <w:t>evident</w:t>
      </w:r>
      <w:r w:rsidR="00533A2A">
        <w:t xml:space="preserve"> across these other </w:t>
      </w:r>
      <w:r w:rsidR="00536A50">
        <w:t>co-morbidities</w:t>
      </w:r>
      <w:r w:rsidR="00550CA2">
        <w:t xml:space="preserve"> in this population</w:t>
      </w:r>
      <w:r w:rsidR="00533A2A">
        <w:t>.</w:t>
      </w:r>
    </w:p>
    <w:p w14:paraId="5AC53276" w14:textId="5A2DCAD5" w:rsidR="009F3764" w:rsidRDefault="009F3764" w:rsidP="009F3764"/>
    <w:p w14:paraId="29CB31C9" w14:textId="30159B7C" w:rsidR="009F3764" w:rsidRDefault="009F3764" w:rsidP="009F3764">
      <w:pPr>
        <w:pStyle w:val="Heading1"/>
      </w:pPr>
      <w:r>
        <w:t>Discussion</w:t>
      </w:r>
    </w:p>
    <w:p w14:paraId="3DDE855E" w14:textId="77777777" w:rsidR="00702579" w:rsidRDefault="00702579" w:rsidP="009F3764"/>
    <w:p w14:paraId="47FAA3E3" w14:textId="144ACA91" w:rsidR="009F3764" w:rsidRDefault="00CD08E1" w:rsidP="009F3764">
      <w:r>
        <w:t xml:space="preserve">The causes of stress in this study are not known, and are beyond the scope of this study.  We note that participants who are female, younger, underweight or obese, Black, and who reside in </w:t>
      </w:r>
      <w:r w:rsidR="00A866C4">
        <w:t>higher</w:t>
      </w:r>
      <w:r>
        <w:t xml:space="preserve"> </w:t>
      </w:r>
      <w:r w:rsidR="00A866C4">
        <w:t>disadvantaged</w:t>
      </w:r>
      <w:r>
        <w:t xml:space="preserve"> neighborhoods report higher stress than other groups.</w:t>
      </w:r>
      <w:r w:rsidR="00702579">
        <w:t xml:space="preserve">  </w:t>
      </w:r>
      <w:r w:rsidR="00183DCB">
        <w:t xml:space="preserve">There are well established longitudinal connections between psychosocial stress and risk of obesity.  </w:t>
      </w:r>
      <w:r w:rsidR="00A24398">
        <w:t xml:space="preserve">There was a J-shaped relationship between BMI and perceived stress.   For the small number (0.7%, n=283) of participants that are underweight this could be due to advanced age or other chronic diseases.  </w:t>
      </w:r>
      <w:r w:rsidR="00702579">
        <w:t xml:space="preserve">The higher reported stress in </w:t>
      </w:r>
      <w:r w:rsidR="00254AF6">
        <w:t xml:space="preserve">participants with BMI &gt;30 (43-48%) relative to those with BMI between 18.5 and 30 may </w:t>
      </w:r>
      <w:r w:rsidR="00183DCB">
        <w:t xml:space="preserve">also </w:t>
      </w:r>
      <w:r w:rsidR="00254AF6">
        <w:t xml:space="preserve">reflect weight stigma and could represent a positive feedback loop wherein obesity-linked psychosocial stress may enhance diabetes </w:t>
      </w:r>
      <w:r w:rsidR="00B27EA2">
        <w:t>prevalence</w:t>
      </w:r>
      <w:r w:rsidR="00254AF6">
        <w:t xml:space="preserve"> in this population.  We observe enhanced obesity-associated perceived stress in females with BMI &gt;30 (47%) compared to BMI &lt;30 (42%) than in males (42% vs 39%, </w:t>
      </w:r>
      <w:proofErr w:type="spellStart"/>
      <w:r w:rsidR="00254AF6">
        <w:t>p</w:t>
      </w:r>
      <w:r w:rsidR="00254AF6">
        <w:rPr>
          <w:vertAlign w:val="subscript"/>
        </w:rPr>
        <w:t>Gender</w:t>
      </w:r>
      <w:proofErr w:type="spellEnd"/>
      <w:r w:rsidR="00254AF6" w:rsidRPr="00254AF6">
        <w:rPr>
          <w:vertAlign w:val="subscript"/>
        </w:rPr>
        <w:t xml:space="preserve"> x </w:t>
      </w:r>
      <w:r w:rsidR="00254AF6">
        <w:rPr>
          <w:vertAlign w:val="subscript"/>
        </w:rPr>
        <w:t>Obesity Status</w:t>
      </w:r>
      <w:r w:rsidR="00254AF6" w:rsidRPr="00254AF6">
        <w:rPr>
          <w:vertAlign w:val="subscript"/>
        </w:rPr>
        <w:t xml:space="preserve"> </w:t>
      </w:r>
      <w:r w:rsidR="00254AF6">
        <w:t xml:space="preserve">= 0.0026), </w:t>
      </w:r>
      <w:r w:rsidR="00254AF6">
        <w:lastRenderedPageBreak/>
        <w:t xml:space="preserve">consistent with higher rates of weight discrimination in </w:t>
      </w:r>
      <w:commentRangeStart w:id="250"/>
      <w:r w:rsidR="00254AF6">
        <w:t xml:space="preserve">women </w:t>
      </w:r>
      <w:r w:rsidR="00254AF6">
        <w:fldChar w:fldCharType="begin"/>
      </w:r>
      <w:r w:rsidR="00AA7C27">
        <w:instrText xml:space="preserve"> ADDIN ZOTERO_ITEM CSL_CITATION {"citationID":"uEUVukVw","properties":{"formattedCitation":"(16)","plainCitation":"(16)","noteIndex":0},"citationItems":[{"id":11485,"uris":["http://zotero.org/users/7317906/items/2VPGKQ72"],"itemData":{"id":11485,"type":"article-journal","abstract":"Weight stigma is related to lower levels of motivation to exercise in overweight and obesity. This study explored the nature of the relationship between stigma, motivation to exercise and physical activity while accounting for gender differences. Participants were 439 adults with overweight and obesity (mean body mass index = 32.18 kg/m2, standard deviation = 4.09 kg/m2). Females reported significantly more frequent stigma experiences than males. Mediation models found a conditional direct effect of weight stigma for males, with higher frequency of stigma experiences related to higher levels of walking and vigorous physical activity. A conditional indirect effect was found for females for walking, moderate and vigorous levels of physical activity, with higher weight stigma related to lower autonomous motivation, and lower levels of physical activity. Findings suggest that males and females are affected differently by weight-stigma experiences.","container-title":"Health Psychology Open","DOI":"10.1177/2055102918759691","ISSN":"2055-1029","issue":"1","journalAbbreviation":"Health Psychol Open","note":"PMID: 29552349\nPMCID: PMC5846936","page":"2055102918759691","source":"PubMed Central","title":"Gender differences in the relationship of weight-based stigmatisation with motivation to exercise and physical activity in overweight individuals","volume":"5","author":[{"family":"Sattler","given":"Krystal M"},{"family":"Deane","given":"Frank P"},{"family":"Tapsell","given":"Linda"},{"family":"Kelly","given":"Peter J"}],"issued":{"date-parts":[["2018",3,8]]},"citation-key":"sattlerGenderDifferencesRelationship2018"}}],"schema":"https://github.com/citation-style-language/schema/raw/master/csl-citation.json"} </w:instrText>
      </w:r>
      <w:r w:rsidR="00254AF6">
        <w:fldChar w:fldCharType="separate"/>
      </w:r>
      <w:r w:rsidR="00AA7C27">
        <w:rPr>
          <w:noProof/>
        </w:rPr>
        <w:t>(16)</w:t>
      </w:r>
      <w:r w:rsidR="00254AF6">
        <w:fldChar w:fldCharType="end"/>
      </w:r>
      <w:r w:rsidR="00254AF6">
        <w:t>.</w:t>
      </w:r>
      <w:commentRangeEnd w:id="250"/>
      <w:r w:rsidR="00254AF6">
        <w:rPr>
          <w:rStyle w:val="CommentReference"/>
        </w:rPr>
        <w:commentReference w:id="250"/>
      </w:r>
      <w:r w:rsidR="005E6B65">
        <w:t xml:space="preserve">  Interestingly though, when treated separately males had a stronger obesity-stress </w:t>
      </w:r>
      <w:r w:rsidR="00BB57AE">
        <w:t xml:space="preserve">interaction than females potentially indicating sex or gender based differences in the way that </w:t>
      </w:r>
      <w:r w:rsidR="00E344E7">
        <w:t xml:space="preserve">perceived </w:t>
      </w:r>
      <w:r w:rsidR="00BB57AE">
        <w:t xml:space="preserve">stress affects the pathophysiology of </w:t>
      </w:r>
      <w:ins w:id="251" w:author="Dave Bridges" w:date="2024-08-28T17:58:00Z">
        <w:r w:rsidR="006727D0">
          <w:t>T</w:t>
        </w:r>
      </w:ins>
      <w:bookmarkStart w:id="252" w:name="_GoBack"/>
      <w:bookmarkEnd w:id="252"/>
      <w:del w:id="253" w:author="Dave Bridges" w:date="2024-08-28T17:58:00Z">
        <w:r w:rsidR="00BB57AE" w:rsidDel="006727D0">
          <w:delText>t</w:delText>
        </w:r>
      </w:del>
      <w:r w:rsidR="00BB57AE">
        <w:t>ype 2 diabetes in humans</w:t>
      </w:r>
      <w:r w:rsidR="00D83A64">
        <w:t xml:space="preserve">.  This is the opposite trend observed for job related stress and diabetes incidence in the Whitehall II study, which showed a stronger obesity-stress-diabetes relationship in females than in males </w:t>
      </w:r>
      <w:r w:rsidR="00D83A64">
        <w:fldChar w:fldCharType="begin"/>
      </w:r>
      <w:r w:rsidR="00AA7C27">
        <w:instrText xml:space="preserve"> ADDIN ZOTERO_ITEM CSL_CITATION {"citationID":"7NoAOV3t","properties":{"formattedCitation":"(9)","plainCitation":"(9)","noteIndex":0},"citationItems":[{"id":"fATidvy9/NEBiBgsN","uris":["http://zotero.org/users/2695081/items/3FLNIKRN"],"itemData":{"id":"wYajtxYE/VWhUmnxe","type":"article-journal","abstract":"Psychosocial work stress has been linked to higher risk of type 2 diabetes (T2DM), with the effect being consistently higher among women than men. Also, work stress has been linked to prospective weight gain among obese men but weight loss among lean men. Here, we aimed to examine the interaction between work stress and obesity in relation to T2DM risk in a gender-specific manner. We studied 5,568 white middle-aged men and women in the Whitehall II study, who were free from diabetes at analysis baseline (1993). After 1993, diabetes was ascertained at six consecutive phases by an oral glucose tolerance test supplemented by self-reports. Cox regression analysis was used to assess the association between job strain (high job demands/low job control) and 18-year incident T2DM stratifying by BMI (BMI &lt;30 kg/m(2) vs. BMI ≥30 kg/m(2)). Overall, work stress was associated with incident T2DM among women (hazard ratio (HR) 1.41: 95% confidence intervals: 1.02; 1.95) but not among men (HR 0.87: 95% confidence interval 0.69; 1.11) (P(INTERACTION) = 0.017). Among men, work stress was associated with a lower risk of T2DM in nonobese (HR 0.70: 0.53; 0.93) but not in obese individuals (P(INTERACTION) = 0.17). Among women, work stress was associated with higher risk of T2DM in the obese (HR 2.01: 1.06; 3.92) but not in the nonobese (P(INTERACTION) = 0.005). Gender and body weight status play a critical role in determining the direction of the association between psychosocial stress and T2DM. The potential effect-modifying role of gender and obesity should not be ignored by future studies looking at stress-disease associations.","container-title":"Obesity (Silver Spring, Md.)","DOI":"10.1038/oby.2011.95","ISSN":"1930-739X","issue":"2","journalAbbreviation":"Obesity (Silver Spring)","language":"eng","note":"PMID: 21593804","page":"428-433","source":"PubMed","title":"Work stress, obesity and the risk of type 2 diabetes: gender-specific bidirectional effect in the Whitehall II study","title-short":"Work stress, obesity and the risk of type 2 diabetes","volume":"20","author":[{"family":"Heraclides","given":"Alexandros M."},{"family":"Chandola","given":"Tarani"},{"family":"Witte","given":"Daniel R."},{"family":"Brunner","given":"Eric J."}],"issued":{"date-parts":[["2012",2]]}}}],"schema":"https://github.com/citation-style-language/schema/raw/master/csl-citation.json"} </w:instrText>
      </w:r>
      <w:r w:rsidR="00D83A64">
        <w:fldChar w:fldCharType="separate"/>
      </w:r>
      <w:r w:rsidR="004F67EC">
        <w:rPr>
          <w:noProof/>
        </w:rPr>
        <w:t>(9)</w:t>
      </w:r>
      <w:r w:rsidR="00D83A64">
        <w:fldChar w:fldCharType="end"/>
      </w:r>
      <w:r w:rsidR="00D83A64">
        <w:t>.  This could be due to either different populations, or the differences between perceived stress and job-related stress and gender-specific effects.</w:t>
      </w:r>
    </w:p>
    <w:p w14:paraId="49B24DD0" w14:textId="77777777" w:rsidR="00A117AF" w:rsidRDefault="00A117AF" w:rsidP="009F3764"/>
    <w:p w14:paraId="74C0F1D2" w14:textId="3EFD6342" w:rsidR="00A117AF" w:rsidRDefault="00A117AF" w:rsidP="009F3764">
      <w:r>
        <w:t xml:space="preserve">It is intriguing that the synergistic relationship between obesity and stress is most prominent in participants with type 2 diabetes, but is not evident for liver disease, chronic pulmonary disease or </w:t>
      </w:r>
      <w:r w:rsidR="00176CFC">
        <w:t xml:space="preserve">congestive </w:t>
      </w:r>
      <w:r>
        <w:t xml:space="preserve">heart failure.  Each of these had a substantial obesity-related </w:t>
      </w:r>
      <w:r w:rsidR="00176CFC">
        <w:t>and/</w:t>
      </w:r>
      <w:r>
        <w:t xml:space="preserve">or stress-related elevated </w:t>
      </w:r>
      <w:r w:rsidR="00B27EA2">
        <w:t>odds</w:t>
      </w:r>
      <w:r w:rsidR="00203CB8">
        <w:t xml:space="preserve">, but in our population these factors appeared additive rather than synergistic.  </w:t>
      </w:r>
      <w:r w:rsidR="00176CFC">
        <w:t>This work suggests that elevated perceived stress is associated with each of these, but is only enhanced by obesity in the context of type 2 diabetes.</w:t>
      </w:r>
    </w:p>
    <w:p w14:paraId="4CC48F74" w14:textId="77777777" w:rsidR="00A117AF" w:rsidRDefault="00A117AF" w:rsidP="009F3764"/>
    <w:p w14:paraId="05A67291" w14:textId="40AF4288" w:rsidR="00A117AF" w:rsidRDefault="00A117AF" w:rsidP="009F3764">
      <w:r>
        <w:t>There are several limitations to this cross-sectional analysis, most notably whether elevated perceived stress was a cause or consequence of obesity-related diabetes associations</w:t>
      </w:r>
      <w:r w:rsidR="00203CB8">
        <w:t>.  At this stage we think it is plausible that the distress related to chronic disease</w:t>
      </w:r>
      <w:r w:rsidR="00CA7A44">
        <w:t xml:space="preserve"> (either obesity or type 2 diabetes)</w:t>
      </w:r>
      <w:r w:rsidR="00203CB8">
        <w:t xml:space="preserve"> could enhance perceived stress as a form of reverse causality.  We hypothesize that this is less likely, as it is only true for type 2 diabetes, but not other comorbidities tested.  It is also possible that the slightly elevated average BMI </w:t>
      </w:r>
      <w:r w:rsidR="00CA7A44">
        <w:t xml:space="preserve">in the participants with high PSS scores and obesity could imply that higher stress increases BMI, enhancing diabetes </w:t>
      </w:r>
      <w:r w:rsidR="00B27EA2">
        <w:t>prevalence</w:t>
      </w:r>
      <w:r w:rsidR="00CA7A44">
        <w:t>, consistent with the COBWEBS model</w:t>
      </w:r>
      <w:r w:rsidR="00074A4B">
        <w:t xml:space="preserve"> wherein obesity-related stress enhances food intake and obesity, exacerbating weight-related metabolic disease </w:t>
      </w:r>
      <w:r w:rsidR="00074A4B">
        <w:fldChar w:fldCharType="begin"/>
      </w:r>
      <w:r w:rsidR="00AA7C27">
        <w:instrText xml:space="preserve"> ADDIN ZOTERO_ITEM CSL_CITATION {"citationID":"gUypn5QT","properties":{"formattedCitation":"(17)","plainCitation":"(17)","noteIndex":0},"citationItems":[{"id":1482,"uris":["http://zotero.org/users/7317906/items/5I96XRCC"],"itemData":{"id":1482,"type":"article-journal","abstract":"Weight stigma is highly pervasive, but its consequences are understudied. This review draws from theory in social psychology, health psychology, and neuroendocrinology to construct an original, generative model called the cyclic obesity/weight-based stigma (COBWEBS) model. This model characterizes weight stigma as a \"vicious cycle\" - a positive feedback loop wherein weight stigma begets weight gain. This happens through increased eating behavior and increased cortisol secretion governed by behavioral, emotional, and physiological mechanisms, which are theorized to ultimately result in weight gain and difficulty of weight loss. The purpose of this review is to evaluate the existing literature for evidence supporting such a model, propose ways in which individuals enter, fight against, and exit the cycle, and conclude by outlining fruitful future directions in this nascent yet important area of research. © 2014 Elsevier Ltd.","container-title":"Appetite","DOI":"10.1016/j.appet.2014.06.108","ISSN":"10958304","note":"PMID: 24997407\npublisher: Elsevier Ltd\nCitation Key: Tomiyama2014a\nISBN: 1095-8304 (Electronic)\\r0195-6663 (Linking)","page":"8-15","title":"Weight stigma is stressful. A review of evidence for the cyclic Obesity/weight-based stigma model","volume":"82","author":[{"family":"Tomiyama","given":"A. Janet"}],"issued":{"date-parts":[["2014"]]},"citation-key":"Tomiyama2014a"}}],"schema":"https://github.com/citation-style-language/schema/raw/master/csl-citation.json"} </w:instrText>
      </w:r>
      <w:r w:rsidR="00074A4B">
        <w:fldChar w:fldCharType="separate"/>
      </w:r>
      <w:r w:rsidR="00AA7C27">
        <w:rPr>
          <w:noProof/>
        </w:rPr>
        <w:t>(17)</w:t>
      </w:r>
      <w:r w:rsidR="00074A4B">
        <w:fldChar w:fldCharType="end"/>
      </w:r>
      <w:r w:rsidR="00CA7A44">
        <w:t xml:space="preserve">.  </w:t>
      </w:r>
      <w:r w:rsidR="006130DB">
        <w:t xml:space="preserve">In </w:t>
      </w:r>
      <w:r w:rsidR="00CA7A44">
        <w:t>terms of generalizability, the population in this study is a majority white, relatively affluent group of participants who have a relatively high age and number of co-morbidities, as is expected for a hospital-based cohort.</w:t>
      </w:r>
      <w:r w:rsidR="00074A4B">
        <w:t xml:space="preserve">  Finally, we are limited by a single self-reported measure of perceived stress and the cross-sectional nature of this study.</w:t>
      </w:r>
    </w:p>
    <w:p w14:paraId="043F87FE" w14:textId="77777777" w:rsidR="00074A4B" w:rsidRDefault="00074A4B" w:rsidP="009F3764"/>
    <w:p w14:paraId="7DCA4E61" w14:textId="5AEEF1A7" w:rsidR="00074A4B" w:rsidRDefault="00074A4B" w:rsidP="009F3764">
      <w:r>
        <w:t xml:space="preserve">There are several important strengths to this work including a large sample size, consistent and validated measures of perceived stress and well documented disease and sociodemographic factors.  To our knowledge this is the first report </w:t>
      </w:r>
      <w:r w:rsidR="00B27EA2">
        <w:t>that</w:t>
      </w:r>
      <w:r>
        <w:t xml:space="preserve"> perceived </w:t>
      </w:r>
      <w:r w:rsidR="00B27EA2">
        <w:t xml:space="preserve">psychosocial </w:t>
      </w:r>
      <w:r>
        <w:t xml:space="preserve">stress </w:t>
      </w:r>
      <w:r w:rsidR="00B27EA2">
        <w:t>enhances</w:t>
      </w:r>
      <w:r>
        <w:t xml:space="preserve"> obesity-related diabetes </w:t>
      </w:r>
      <w:r w:rsidR="00B27EA2">
        <w:t>prevalence</w:t>
      </w:r>
      <w:r>
        <w:t xml:space="preserve">, and </w:t>
      </w:r>
      <w:r w:rsidR="00B27EA2">
        <w:t xml:space="preserve">is </w:t>
      </w:r>
      <w:r>
        <w:t xml:space="preserve">consistent with the Whitehall II studies showing similar effects for job-related stress </w:t>
      </w:r>
      <w:r>
        <w:fldChar w:fldCharType="begin"/>
      </w:r>
      <w:r w:rsidR="00AA7C27">
        <w:instrText xml:space="preserve"> ADDIN ZOTERO_ITEM CSL_CITATION {"citationID":"tmOtPEdO","properties":{"formattedCitation":"(9)","plainCitation":"(9)","noteIndex":0},"citationItems":[{"id":"fATidvy9/NEBiBgsN","uris":["http://zotero.org/users/2695081/items/3FLNIKRN"],"itemData":{"id":"9zI9GZ7V/BhbSUH95","type":"article-journal","abstract":"Psychosocial work stress has been linked to higher risk of type 2 diabetes (T2DM), with the effect being consistently higher among women than men. Also, work stress has been linked to prospective weight gain among obese men but weight loss among lean men. Here, we aimed to examine the interaction between work stress and obesity in relation to T2DM risk in a gender-specific manner. We studied 5,568 white middle-aged men and women in the Whitehall II study, who were free from diabetes at analysis baseline (1993). After 1993, diabetes was ascertained at six consecutive phases by an oral glucose tolerance test supplemented by self-reports. Cox regression analysis was used to assess the association between job strain (high job demands/low job control) and 18-year incident T2DM stratifying by BMI (BMI &lt;30 kg/m(2) vs. BMI ≥30 kg/m(2)). Overall, work stress was associated with incident T2DM among women (hazard ratio (HR) 1.41: 95% confidence intervals: 1.02; 1.95) but not among men (HR 0.87: 95% confidence interval 0.69; 1.11) (P(INTERACTION) = 0.017). Among men, work stress was associated with a lower risk of T2DM in nonobese (HR 0.70: 0.53; 0.93) but not in obese individuals (P(INTERACTION) = 0.17). Among women, work stress was associated with higher risk of T2DM in the obese (HR 2.01: 1.06; 3.92) but not in the nonobese (P(INTERACTION) = 0.005). Gender and body weight status play a critical role in determining the direction of the association between psychosocial stress and T2DM. The potential effect-modifying role of gender and obesity should not be ignored by future studies looking at stress-disease associations.","container-title":"Obesity (Silver Spring, Md.)","DOI":"10.1038/oby.2011.95","ISSN":"1930-739X","issue":"2","journalAbbreviation":"Obesity (Silver Spring)","language":"eng","note":"PMID: 21593804","page":"428-433","source":"PubMed","title":"Work stress, obesity and the risk of type 2 diabetes: gender-specific bidirectional effect in the Whitehall II study","title-short":"Work stress, obesity and the risk of type 2 diabetes","volume":"20","author":[{"family":"Heraclides","given":"Alexandros M."},{"family":"Chandola","given":"Tarani"},{"family":"Witte","given":"Daniel R."},{"family":"Brunner","given":"Eric J."}],"issued":{"date-parts":[["2012",2]]}}}],"schema":"https://github.com/citation-style-language/schema/raw/master/csl-citation.json"} </w:instrText>
      </w:r>
      <w:r>
        <w:fldChar w:fldCharType="separate"/>
      </w:r>
      <w:r w:rsidR="004F67EC">
        <w:rPr>
          <w:noProof/>
        </w:rPr>
        <w:t>(9)</w:t>
      </w:r>
      <w:r>
        <w:fldChar w:fldCharType="end"/>
      </w:r>
      <w:r>
        <w:t xml:space="preserve">.  </w:t>
      </w:r>
      <w:r w:rsidR="002F1D34">
        <w:t xml:space="preserve">This data is in alignment with our pre-clinical mouse studies that </w:t>
      </w:r>
      <w:r w:rsidR="00B27EA2">
        <w:t>demonstrate augmented</w:t>
      </w:r>
      <w:r w:rsidR="002F1D34">
        <w:t xml:space="preserve"> </w:t>
      </w:r>
      <w:proofErr w:type="spellStart"/>
      <w:r w:rsidR="002F1D34">
        <w:t>dysglycemia</w:t>
      </w:r>
      <w:proofErr w:type="spellEnd"/>
      <w:r w:rsidR="002F1D34">
        <w:t xml:space="preserve"> in obese mice treated with glucocorticoids </w:t>
      </w:r>
      <w:r w:rsidR="002F1D34">
        <w:fldChar w:fldCharType="begin"/>
      </w:r>
      <w:r w:rsidR="00AA7C27">
        <w:instrText xml:space="preserve"> ADDIN ZOTERO_ITEM CSL_CITATION {"citationID":"60pJs55V","properties":{"formattedCitation":"(4, 5)","plainCitation":"(4, 5)","noteIndex":0},"citationItems":[{"id":"fATidvy9/DRHt4VpV","uris":["http://zotero.org/users/2695081/items/ABIIT6F6"],"itemData":{"id":"9zI9GZ7V/tHgRCS7c","type":"article-journal","container-title":"Endocrinology","DOI":"10.1210/en.2018-00147","ISSN":"1945-7170","issue":"6","language":"en","page":"2275-2287","source":"DOI.org (Crossref)","title":"Glucocorticoid-Induced Metabolic Disturbances Are Exacerbated in Obese Male Mice","volume":"159","author":[{"family":"Harvey","given":"Innocence"},{"family":"Stephenson","given":"Erin J"},{"family":"Redd","given":"JeAnna R"},{"family":"Tran","given":"Quynh T"},{"family":"Hochberg","given":"Irit"},{"family":"Qi","given":"Nathan"},{"family":"Bridges","given":"Dave"}],"issued":{"date-parts":[["2018",6,1]]}}},{"id":"fATidvy9/57HHE831","uris":["http://zotero.org/users/2695081/items/455VREYL"],"itemData":{"id":"9zI9GZ7V/3nlM5iac","type":"article-journal","abstract":"Glucocorticoids promote muscle atrophy by inducing a class of proteins called atrogenes, resulting in reductions in muscle size and strength. In this work, we evaluated whether a mouse model with pre-existing diet-induced obesity had altered glucocorticoid responsiveness. We observed that all animals treated with the synthetic glucocorticoid dexamethasone had reduced strength, but that obesity exacerbated this effect. These changes were concordant with more pronounced reductions in muscle size, particularly in Type II muscle fibers, and potentiated induction of atrogene expression in the obese mice relative to lean mice. Furthermore, we show that the reductions in lean mass do not fully account for the dexamethasone-induced insulin resistance observed in these mice. Together, these data suggest that obesity potentiates glucocorticoid-induced muscle atrophy.","container-title":"Biomedicines","DOI":"10.3390/biomedicines8100420","ISSN":"2227-9059","issue":"10","journalAbbreviation":"Biomedicines","language":"en","page":"420","source":"DOI.org (Crossref)","title":"Obesity Augments Glucocorticoid-Dependent Muscle Atrophy in Male C57BL/6J Mice","volume":"8","author":[{"family":"Gunder","given":"Laura C."},{"family":"Harvey","given":"Innocence"},{"family":"Redd","given":"JeAnna R."},{"family":"Davis","given":"Carol S."},{"family":"AL-Tamimi","given":"Ayat"},{"family":"Brooks","given":"Susan V."},{"family":"Bridges","given":"Dave"}],"issued":{"date-parts":[["2020",10,15]]}}}],"schema":"https://github.com/citation-style-language/schema/raw/master/csl-citation.json"} </w:instrText>
      </w:r>
      <w:r w:rsidR="002F1D34">
        <w:fldChar w:fldCharType="separate"/>
      </w:r>
      <w:r w:rsidR="002F1D34">
        <w:rPr>
          <w:noProof/>
        </w:rPr>
        <w:t>(4, 5)</w:t>
      </w:r>
      <w:r w:rsidR="002F1D34">
        <w:fldChar w:fldCharType="end"/>
      </w:r>
      <w:r w:rsidR="002F1D34">
        <w:t xml:space="preserve">, and in human patients with Cushing’s disease </w:t>
      </w:r>
      <w:r w:rsidR="002F1D34">
        <w:fldChar w:fldCharType="begin"/>
      </w:r>
      <w:r w:rsidR="00AA7C27">
        <w:instrText xml:space="preserve"> ADDIN ZOTERO_ITEM CSL_CITATION {"citationID":"zW7FcRAf","properties":{"formattedCitation":"(18)","plainCitation":"(18)","noteIndex":0},"citationItems":[{"id":4127,"uris":["http://zotero.org/users/7317906/items/2YQBFJRJ"],"itemData":{"id":4127,"type":"article-journal","abstract":"Glucocorticoids have major effects on adipose tissue metabolism. To study tissue mRNA expression changes induced by chronic elevated endogenous glucocorticoids, we performed RNA sequencing on subcutaneous adipose tissue from patients with Cushing's disease (n=5) compared to patients with non-functioning pituitary adenomas (n=11). We found higher expression of transcripts involved in several metabolic pathways, including lipogenesis, proteolysis and glucose oxidation as well as decreased expression of transcripts involved in inflammation and protein synthesis. To further study this in a model system, we subjected mice to dexamethasone treatment for 12 weeks and analyzed their inguinal (subcutaneous) fat pads, which led to similar findings. Additionally, mice treated with dexamethasone showed drastic decreases in lean body mass as well as increased fat mass, further supporting the human transcriptomic data. These data provide insight to transcriptional changes that may be responsible for the co-morbidities associated with chronic elevations of glucocorticoids.","container-title":"Journal of Molecular Endocrinology","DOI":"10.1530/JME-15-0119","ISSN":"0952-5041","issue":"2","note":"PMID: 26150553\nCitation Key: Hochberg2015a","page":"81-94","title":"Gene expression changes in subcutaneous adipose tissue due to Cushing's disease","volume":"55","author":[{"family":"Hochberg","given":"Irit"},{"family":"Harvey","given":"Innocence"},{"family":"Tran","given":"Quynh T."},{"family":"Stephenson","given":"Erin J."},{"family":"Barkan","given":"Ariel L"},{"family":"Saltiel","given":"Alan R."},{"family":"Chandler","given":"William F."},{"family":"Bridges","given":"Dave"}],"issued":{"date-parts":[["2015",10]]},"citation-key":"Hochberg2015a"}}],"schema":"https://github.com/citation-style-language/schema/raw/master/csl-citation.json"} </w:instrText>
      </w:r>
      <w:r w:rsidR="002F1D34">
        <w:fldChar w:fldCharType="separate"/>
      </w:r>
      <w:r w:rsidR="00AA7C27">
        <w:rPr>
          <w:noProof/>
        </w:rPr>
        <w:t>(18)</w:t>
      </w:r>
      <w:r w:rsidR="002F1D34">
        <w:fldChar w:fldCharType="end"/>
      </w:r>
      <w:r w:rsidR="002F1D34">
        <w:t xml:space="preserve">.  </w:t>
      </w:r>
      <w:r>
        <w:t xml:space="preserve">Together these data suggest that stress-related interventions could be </w:t>
      </w:r>
      <w:r w:rsidR="002F1D34">
        <w:t>more effectively</w:t>
      </w:r>
      <w:r>
        <w:t xml:space="preserve"> targeted to those with obesity, and that evaluation of psychosocial stress could be a valuable addition to the treatment and prevention of type 2 diabetes. </w:t>
      </w:r>
    </w:p>
    <w:p w14:paraId="19CFB30C" w14:textId="406864DA" w:rsidR="009F3764" w:rsidRDefault="009F3764" w:rsidP="009F3764">
      <w:pPr>
        <w:pStyle w:val="Heading1"/>
      </w:pPr>
      <w:r>
        <w:t>Acknowledgements</w:t>
      </w:r>
    </w:p>
    <w:p w14:paraId="7FF1D0B7" w14:textId="7AE0EE4B" w:rsidR="00BA035B" w:rsidRDefault="00BA035B" w:rsidP="00BA035B"/>
    <w:p w14:paraId="33E019DC" w14:textId="09C5B152" w:rsidR="00BA035B" w:rsidRPr="00BA035B" w:rsidRDefault="00BA035B" w:rsidP="00BA035B">
      <w:r>
        <w:lastRenderedPageBreak/>
        <w:t>We would like to thank the members of the Bridges lab for helpful discussions</w:t>
      </w:r>
      <w:r w:rsidR="009D6C9D">
        <w:t xml:space="preserve">, and Matthew </w:t>
      </w:r>
      <w:proofErr w:type="spellStart"/>
      <w:r w:rsidR="009D6C9D">
        <w:t>Zawistowski</w:t>
      </w:r>
      <w:proofErr w:type="spellEnd"/>
      <w:r w:rsidR="009D6C9D">
        <w:t xml:space="preserve"> (University of Michigan) for help with defining ICD based disease status</w:t>
      </w:r>
      <w:r>
        <w:t>.  This work was supported by a pilot and feasibility grant from the Michigan Diabetes Research Center (</w:t>
      </w:r>
      <w:r w:rsidR="00EF41C4">
        <w:t xml:space="preserve">supported by </w:t>
      </w:r>
      <w:r w:rsidRPr="00BA035B">
        <w:t>P30DK020572</w:t>
      </w:r>
      <w:r>
        <w:t xml:space="preserve"> to DB) and </w:t>
      </w:r>
      <w:r w:rsidR="007F73FF">
        <w:t>support</w:t>
      </w:r>
      <w:r>
        <w:t xml:space="preserve"> from the National Institutes of Diabetes and Digestive Kidney Diseases (</w:t>
      </w:r>
      <w:r w:rsidR="007F73FF">
        <w:t>R01</w:t>
      </w:r>
      <w:r>
        <w:t xml:space="preserve">DK107535 to </w:t>
      </w:r>
      <w:commentRangeStart w:id="254"/>
      <w:r>
        <w:t>DB</w:t>
      </w:r>
      <w:commentRangeEnd w:id="254"/>
      <w:r>
        <w:rPr>
          <w:rStyle w:val="CommentReference"/>
        </w:rPr>
        <w:commentReference w:id="254"/>
      </w:r>
      <w:r>
        <w:t>)</w:t>
      </w:r>
      <w:r w:rsidR="007F73FF">
        <w:t xml:space="preserve"> and National Institutes of Environmental Health Sciences (P42</w:t>
      </w:r>
      <w:r w:rsidR="007F73FF" w:rsidRPr="007F73FF">
        <w:t>ES013648</w:t>
      </w:r>
      <w:r w:rsidR="007F73FF">
        <w:t xml:space="preserve"> to DB)</w:t>
      </w:r>
      <w:r>
        <w:t>.</w:t>
      </w:r>
      <w:r w:rsidR="00EF41C4">
        <w:t xml:space="preserve">  </w:t>
      </w:r>
      <w:r w:rsidR="00132298">
        <w:t>We would like to acknowledge</w:t>
      </w:r>
      <w:r w:rsidR="00132298" w:rsidRPr="00132298">
        <w:t xml:space="preserve"> the Michigan Genomics Initiative participants, Precision Health at the University of Michigan, and the University of Michigan Medical School Data Office for Clinical and Translational Research for providing data storage, management, processing, and distribution services. </w:t>
      </w:r>
    </w:p>
    <w:p w14:paraId="2222B027" w14:textId="57B8B3C7" w:rsidR="00BA035B" w:rsidRPr="00BA035B" w:rsidRDefault="00BA035B" w:rsidP="00BA035B"/>
    <w:p w14:paraId="3C092387" w14:textId="45A4C48A" w:rsidR="009F3764" w:rsidRDefault="009F3764" w:rsidP="009F3764"/>
    <w:p w14:paraId="6CB242A1" w14:textId="77777777" w:rsidR="009F3764" w:rsidRDefault="009F3764">
      <w:pPr>
        <w:rPr>
          <w:rFonts w:asciiTheme="majorHAnsi" w:eastAsiaTheme="majorEastAsia" w:hAnsiTheme="majorHAnsi" w:cstheme="majorBidi"/>
          <w:color w:val="2F5496" w:themeColor="accent1" w:themeShade="BF"/>
          <w:sz w:val="32"/>
          <w:szCs w:val="32"/>
        </w:rPr>
      </w:pPr>
      <w:r>
        <w:br w:type="page"/>
      </w:r>
    </w:p>
    <w:p w14:paraId="5D14BB72" w14:textId="69BC0254" w:rsidR="009F3764" w:rsidRPr="009F3764" w:rsidRDefault="009F3764" w:rsidP="009F3764">
      <w:pPr>
        <w:pStyle w:val="Heading1"/>
      </w:pPr>
      <w:r>
        <w:lastRenderedPageBreak/>
        <w:t>References</w:t>
      </w:r>
    </w:p>
    <w:p w14:paraId="1C802A75" w14:textId="77777777" w:rsidR="009F3764" w:rsidRDefault="009F3764" w:rsidP="00E3780A"/>
    <w:p w14:paraId="142F0EAF" w14:textId="77777777" w:rsidR="00AA7C27" w:rsidRPr="00AA7C27" w:rsidRDefault="009F3764" w:rsidP="00AA7C27">
      <w:pPr>
        <w:pStyle w:val="Bibliography"/>
        <w:rPr>
          <w:rFonts w:ascii="Calibri" w:cs="Calibri"/>
        </w:rPr>
      </w:pPr>
      <w:r>
        <w:fldChar w:fldCharType="begin"/>
      </w:r>
      <w:r>
        <w:instrText xml:space="preserve"> ADDIN ZOTERO_BIBL {"uncited":[],"omitted":[],"custom":[]} CSL_BIBLIOGRAPHY </w:instrText>
      </w:r>
      <w:r>
        <w:fldChar w:fldCharType="separate"/>
      </w:r>
      <w:r w:rsidR="00AA7C27" w:rsidRPr="00AA7C27">
        <w:rPr>
          <w:rFonts w:ascii="Calibri" w:cs="Calibri"/>
        </w:rPr>
        <w:t xml:space="preserve">1. </w:t>
      </w:r>
      <w:r w:rsidR="00AA7C27" w:rsidRPr="00AA7C27">
        <w:rPr>
          <w:rFonts w:ascii="Calibri" w:cs="Calibri"/>
        </w:rPr>
        <w:tab/>
        <w:t xml:space="preserve">Klein S, Gastaldelli A, Yki-Järvinen H, Scherer PE. Why does obesity cause diabetes? </w:t>
      </w:r>
      <w:r w:rsidR="00AA7C27" w:rsidRPr="00AA7C27">
        <w:rPr>
          <w:rFonts w:ascii="Calibri" w:cs="Calibri"/>
          <w:i/>
          <w:iCs/>
        </w:rPr>
        <w:t>Cell Metabolism</w:t>
      </w:r>
      <w:r w:rsidR="00AA7C27" w:rsidRPr="00AA7C27">
        <w:rPr>
          <w:rFonts w:ascii="Calibri" w:cs="Calibri"/>
        </w:rPr>
        <w:t xml:space="preserve"> 2022;34:11–20.</w:t>
      </w:r>
    </w:p>
    <w:p w14:paraId="6C530705" w14:textId="77777777" w:rsidR="00AA7C27" w:rsidRPr="00AA7C27" w:rsidRDefault="00AA7C27" w:rsidP="00AA7C27">
      <w:pPr>
        <w:pStyle w:val="Bibliography"/>
        <w:rPr>
          <w:rFonts w:ascii="Calibri" w:cs="Calibri"/>
        </w:rPr>
      </w:pPr>
      <w:r w:rsidRPr="00AA7C27">
        <w:rPr>
          <w:rFonts w:ascii="Calibri" w:cs="Calibri"/>
        </w:rPr>
        <w:t xml:space="preserve">2. </w:t>
      </w:r>
      <w:r w:rsidRPr="00AA7C27">
        <w:rPr>
          <w:rFonts w:ascii="Calibri" w:cs="Calibri"/>
        </w:rPr>
        <w:tab/>
        <w:t xml:space="preserve">Ingrosso DMF, Primavera M, Samvelyan S, Tagi VM, Chiarelli F. Stress and Diabetes Mellitus: Pathogenetic Mechanisms and Clinical Outcome. </w:t>
      </w:r>
      <w:r w:rsidRPr="00AA7C27">
        <w:rPr>
          <w:rFonts w:ascii="Calibri" w:cs="Calibri"/>
          <w:i/>
          <w:iCs/>
        </w:rPr>
        <w:t>Horm Res Paediatr</w:t>
      </w:r>
      <w:r w:rsidRPr="00AA7C27">
        <w:rPr>
          <w:rFonts w:ascii="Calibri" w:cs="Calibri"/>
        </w:rPr>
        <w:t xml:space="preserve"> 2023;96:34–43.</w:t>
      </w:r>
    </w:p>
    <w:p w14:paraId="4841348A" w14:textId="77777777" w:rsidR="00AA7C27" w:rsidRPr="00AA7C27" w:rsidRDefault="00AA7C27" w:rsidP="00AA7C27">
      <w:pPr>
        <w:pStyle w:val="Bibliography"/>
        <w:rPr>
          <w:rFonts w:ascii="Calibri" w:cs="Calibri"/>
        </w:rPr>
      </w:pPr>
      <w:r w:rsidRPr="00AA7C27">
        <w:rPr>
          <w:rFonts w:ascii="Calibri" w:cs="Calibri"/>
        </w:rPr>
        <w:t xml:space="preserve">3. </w:t>
      </w:r>
      <w:r w:rsidRPr="00AA7C27">
        <w:rPr>
          <w:rFonts w:ascii="Calibri" w:cs="Calibri"/>
        </w:rPr>
        <w:tab/>
        <w:t xml:space="preserve">Tomiyama AJ. Stress and Obesity. </w:t>
      </w:r>
      <w:r w:rsidRPr="00AA7C27">
        <w:rPr>
          <w:rFonts w:ascii="Calibri" w:cs="Calibri"/>
          <w:i/>
          <w:iCs/>
        </w:rPr>
        <w:t>Annu Rev Psychol</w:t>
      </w:r>
      <w:r w:rsidRPr="00AA7C27">
        <w:rPr>
          <w:rFonts w:ascii="Calibri" w:cs="Calibri"/>
        </w:rPr>
        <w:t xml:space="preserve"> 2019;70:703–718.</w:t>
      </w:r>
    </w:p>
    <w:p w14:paraId="0889775D" w14:textId="77777777" w:rsidR="00AA7C27" w:rsidRPr="00AA7C27" w:rsidRDefault="00AA7C27" w:rsidP="00AA7C27">
      <w:pPr>
        <w:pStyle w:val="Bibliography"/>
        <w:rPr>
          <w:rFonts w:ascii="Calibri" w:cs="Calibri"/>
        </w:rPr>
      </w:pPr>
      <w:r w:rsidRPr="00AA7C27">
        <w:rPr>
          <w:rFonts w:ascii="Calibri" w:cs="Calibri"/>
        </w:rPr>
        <w:t xml:space="preserve">4. </w:t>
      </w:r>
      <w:r w:rsidRPr="00AA7C27">
        <w:rPr>
          <w:rFonts w:ascii="Calibri" w:cs="Calibri"/>
        </w:rPr>
        <w:tab/>
        <w:t xml:space="preserve">Harvey I, Stephenson EJ, Redd JR, </w:t>
      </w:r>
      <w:r w:rsidRPr="00AA7C27">
        <w:rPr>
          <w:rFonts w:ascii="Calibri" w:cs="Calibri"/>
          <w:i/>
          <w:iCs/>
        </w:rPr>
        <w:t>et al.</w:t>
      </w:r>
      <w:r w:rsidRPr="00AA7C27">
        <w:rPr>
          <w:rFonts w:ascii="Calibri" w:cs="Calibri"/>
        </w:rPr>
        <w:t xml:space="preserve"> Glucocorticoid-Induced Metabolic Disturbances Are Exacerbated in Obese Male Mice. </w:t>
      </w:r>
      <w:r w:rsidRPr="00AA7C27">
        <w:rPr>
          <w:rFonts w:ascii="Calibri" w:cs="Calibri"/>
          <w:i/>
          <w:iCs/>
        </w:rPr>
        <w:t>Endocrinology</w:t>
      </w:r>
      <w:r w:rsidRPr="00AA7C27">
        <w:rPr>
          <w:rFonts w:ascii="Calibri" w:cs="Calibri"/>
        </w:rPr>
        <w:t xml:space="preserve"> 2018;159:2275–2287.</w:t>
      </w:r>
    </w:p>
    <w:p w14:paraId="1CB4ED79" w14:textId="77777777" w:rsidR="00AA7C27" w:rsidRPr="00AA7C27" w:rsidRDefault="00AA7C27" w:rsidP="00AA7C27">
      <w:pPr>
        <w:pStyle w:val="Bibliography"/>
        <w:rPr>
          <w:rFonts w:ascii="Calibri" w:cs="Calibri"/>
        </w:rPr>
      </w:pPr>
      <w:r w:rsidRPr="00AA7C27">
        <w:rPr>
          <w:rFonts w:ascii="Calibri" w:cs="Calibri"/>
        </w:rPr>
        <w:t xml:space="preserve">5. </w:t>
      </w:r>
      <w:r w:rsidRPr="00AA7C27">
        <w:rPr>
          <w:rFonts w:ascii="Calibri" w:cs="Calibri"/>
        </w:rPr>
        <w:tab/>
        <w:t xml:space="preserve">Gunder LC, Harvey I, Redd JR, </w:t>
      </w:r>
      <w:r w:rsidRPr="00AA7C27">
        <w:rPr>
          <w:rFonts w:ascii="Calibri" w:cs="Calibri"/>
          <w:i/>
          <w:iCs/>
        </w:rPr>
        <w:t>et al.</w:t>
      </w:r>
      <w:r w:rsidRPr="00AA7C27">
        <w:rPr>
          <w:rFonts w:ascii="Calibri" w:cs="Calibri"/>
        </w:rPr>
        <w:t xml:space="preserve"> Obesity Augments Glucocorticoid-Dependent Muscle Atrophy in Male C57BL/6J Mice. </w:t>
      </w:r>
      <w:r w:rsidRPr="00AA7C27">
        <w:rPr>
          <w:rFonts w:ascii="Calibri" w:cs="Calibri"/>
          <w:i/>
          <w:iCs/>
        </w:rPr>
        <w:t>Biomedicines</w:t>
      </w:r>
      <w:r w:rsidRPr="00AA7C27">
        <w:rPr>
          <w:rFonts w:ascii="Calibri" w:cs="Calibri"/>
        </w:rPr>
        <w:t xml:space="preserve"> 2020;8:420.</w:t>
      </w:r>
    </w:p>
    <w:p w14:paraId="640707C2" w14:textId="77777777" w:rsidR="00AA7C27" w:rsidRPr="00AA7C27" w:rsidRDefault="00AA7C27" w:rsidP="00AA7C27">
      <w:pPr>
        <w:pStyle w:val="Bibliography"/>
        <w:rPr>
          <w:rFonts w:ascii="Calibri" w:cs="Calibri"/>
        </w:rPr>
      </w:pPr>
      <w:r w:rsidRPr="00AA7C27">
        <w:rPr>
          <w:rFonts w:ascii="Calibri" w:cs="Calibri"/>
        </w:rPr>
        <w:t xml:space="preserve">6. </w:t>
      </w:r>
      <w:r w:rsidRPr="00AA7C27">
        <w:rPr>
          <w:rFonts w:ascii="Calibri" w:cs="Calibri"/>
        </w:rPr>
        <w:tab/>
        <w:t xml:space="preserve">Williams ED, Magliano DJ, Tapp RJ, Oldenburg BF, Shaw JE. Psychosocial stress predicts abnormal glucose metabolism: the Australian Diabetes, Obesity and Lifestyle (AusDiab) study. </w:t>
      </w:r>
      <w:r w:rsidRPr="00AA7C27">
        <w:rPr>
          <w:rFonts w:ascii="Calibri" w:cs="Calibri"/>
          <w:i/>
          <w:iCs/>
        </w:rPr>
        <w:t>Ann Behav Med</w:t>
      </w:r>
      <w:r w:rsidRPr="00AA7C27">
        <w:rPr>
          <w:rFonts w:ascii="Calibri" w:cs="Calibri"/>
        </w:rPr>
        <w:t xml:space="preserve"> 2013;46:62–72.</w:t>
      </w:r>
    </w:p>
    <w:p w14:paraId="7CC17E48" w14:textId="77777777" w:rsidR="00AA7C27" w:rsidRPr="00AA7C27" w:rsidRDefault="00AA7C27" w:rsidP="00AA7C27">
      <w:pPr>
        <w:pStyle w:val="Bibliography"/>
        <w:rPr>
          <w:rFonts w:ascii="Calibri" w:cs="Calibri"/>
        </w:rPr>
      </w:pPr>
      <w:r w:rsidRPr="00AA7C27">
        <w:rPr>
          <w:rFonts w:ascii="Calibri" w:cs="Calibri"/>
        </w:rPr>
        <w:t xml:space="preserve">7. </w:t>
      </w:r>
      <w:r w:rsidRPr="00AA7C27">
        <w:rPr>
          <w:rFonts w:ascii="Calibri" w:cs="Calibri"/>
        </w:rPr>
        <w:tab/>
        <w:t xml:space="preserve">Zhu S, Shan S, Liu W, </w:t>
      </w:r>
      <w:r w:rsidRPr="00AA7C27">
        <w:rPr>
          <w:rFonts w:ascii="Calibri" w:cs="Calibri"/>
          <w:i/>
          <w:iCs/>
        </w:rPr>
        <w:t>et al.</w:t>
      </w:r>
      <w:r w:rsidRPr="00AA7C27">
        <w:rPr>
          <w:rFonts w:ascii="Calibri" w:cs="Calibri"/>
        </w:rPr>
        <w:t xml:space="preserve"> Adverse childhood experiences and risk of diabetes: A systematic review and meta-analysis. </w:t>
      </w:r>
      <w:r w:rsidRPr="00AA7C27">
        <w:rPr>
          <w:rFonts w:ascii="Calibri" w:cs="Calibri"/>
          <w:i/>
          <w:iCs/>
        </w:rPr>
        <w:t>J Glob Health</w:t>
      </w:r>
      <w:r w:rsidRPr="00AA7C27">
        <w:rPr>
          <w:rFonts w:ascii="Calibri" w:cs="Calibri"/>
        </w:rPr>
        <w:t xml:space="preserve"> 12:04082.</w:t>
      </w:r>
    </w:p>
    <w:p w14:paraId="26168412" w14:textId="77777777" w:rsidR="00AA7C27" w:rsidRPr="00AA7C27" w:rsidRDefault="00AA7C27" w:rsidP="00AA7C27">
      <w:pPr>
        <w:pStyle w:val="Bibliography"/>
        <w:rPr>
          <w:rFonts w:ascii="Calibri" w:cs="Calibri"/>
        </w:rPr>
      </w:pPr>
      <w:r w:rsidRPr="00AA7C27">
        <w:rPr>
          <w:rFonts w:ascii="Calibri" w:cs="Calibri"/>
        </w:rPr>
        <w:t xml:space="preserve">8. </w:t>
      </w:r>
      <w:r w:rsidRPr="00AA7C27">
        <w:rPr>
          <w:rFonts w:ascii="Calibri" w:cs="Calibri"/>
        </w:rPr>
        <w:tab/>
        <w:t xml:space="preserve">Heraclides AM, Chandola T, Witte DR, Brunner EJ. Psychosocial stress at work doubles the risk of type 2 diabetes in middle-aged women: Evidence from the Whitehall II study. </w:t>
      </w:r>
      <w:r w:rsidRPr="00AA7C27">
        <w:rPr>
          <w:rFonts w:ascii="Calibri" w:cs="Calibri"/>
          <w:i/>
          <w:iCs/>
        </w:rPr>
        <w:t>Diabetes Care</w:t>
      </w:r>
      <w:r w:rsidRPr="00AA7C27">
        <w:rPr>
          <w:rFonts w:ascii="Calibri" w:cs="Calibri"/>
        </w:rPr>
        <w:t xml:space="preserve"> 2009;32:2230–2235.</w:t>
      </w:r>
    </w:p>
    <w:p w14:paraId="48D58061" w14:textId="77777777" w:rsidR="00AA7C27" w:rsidRPr="00AA7C27" w:rsidRDefault="00AA7C27" w:rsidP="00AA7C27">
      <w:pPr>
        <w:pStyle w:val="Bibliography"/>
        <w:rPr>
          <w:rFonts w:ascii="Calibri" w:cs="Calibri"/>
        </w:rPr>
      </w:pPr>
      <w:r w:rsidRPr="00AA7C27">
        <w:rPr>
          <w:rFonts w:ascii="Calibri" w:cs="Calibri"/>
        </w:rPr>
        <w:t xml:space="preserve">9. </w:t>
      </w:r>
      <w:r w:rsidRPr="00AA7C27">
        <w:rPr>
          <w:rFonts w:ascii="Calibri" w:cs="Calibri"/>
        </w:rPr>
        <w:tab/>
        <w:t xml:space="preserve">Heraclides AM, Chandola T, Witte DR, Brunner EJ. Work stress, obesity and the risk of type 2 diabetes: gender-specific bidirectional effect in the Whitehall II study. </w:t>
      </w:r>
      <w:r w:rsidRPr="00AA7C27">
        <w:rPr>
          <w:rFonts w:ascii="Calibri" w:cs="Calibri"/>
          <w:i/>
          <w:iCs/>
        </w:rPr>
        <w:t>Obesity (Silver Spring)</w:t>
      </w:r>
      <w:r w:rsidRPr="00AA7C27">
        <w:rPr>
          <w:rFonts w:ascii="Calibri" w:cs="Calibri"/>
        </w:rPr>
        <w:t xml:space="preserve"> 2012;20:428–433.</w:t>
      </w:r>
    </w:p>
    <w:p w14:paraId="41AADAE9" w14:textId="77777777" w:rsidR="00AA7C27" w:rsidRPr="00AA7C27" w:rsidRDefault="00AA7C27" w:rsidP="00AA7C27">
      <w:pPr>
        <w:pStyle w:val="Bibliography"/>
        <w:rPr>
          <w:rFonts w:ascii="Calibri" w:cs="Calibri"/>
        </w:rPr>
      </w:pPr>
      <w:r w:rsidRPr="00AA7C27">
        <w:rPr>
          <w:rFonts w:ascii="Calibri" w:cs="Calibri"/>
        </w:rPr>
        <w:t xml:space="preserve">10. </w:t>
      </w:r>
      <w:r w:rsidRPr="00AA7C27">
        <w:rPr>
          <w:rFonts w:ascii="Calibri" w:cs="Calibri"/>
        </w:rPr>
        <w:tab/>
        <w:t xml:space="preserve">Tyagi K, Agarwal NB, Kapur P, Kohli S, Jalali RK. Evaluation of Stress and Associated Biochemical Changes in Patients with Type 2 Diabetes Mellitus and Obesity. </w:t>
      </w:r>
      <w:r w:rsidRPr="00AA7C27">
        <w:rPr>
          <w:rFonts w:ascii="Calibri" w:cs="Calibri"/>
          <w:i/>
          <w:iCs/>
        </w:rPr>
        <w:t>Diabetes Metab Syndr Obes</w:t>
      </w:r>
      <w:r w:rsidRPr="00AA7C27">
        <w:rPr>
          <w:rFonts w:ascii="Calibri" w:cs="Calibri"/>
        </w:rPr>
        <w:t xml:space="preserve"> 2021;14:705–717.</w:t>
      </w:r>
    </w:p>
    <w:p w14:paraId="529CF608" w14:textId="77777777" w:rsidR="00AA7C27" w:rsidRPr="00AA7C27" w:rsidRDefault="00AA7C27" w:rsidP="00AA7C27">
      <w:pPr>
        <w:pStyle w:val="Bibliography"/>
        <w:rPr>
          <w:rFonts w:ascii="Calibri" w:cs="Calibri"/>
        </w:rPr>
      </w:pPr>
      <w:r w:rsidRPr="00AA7C27">
        <w:rPr>
          <w:rFonts w:ascii="Calibri" w:cs="Calibri"/>
        </w:rPr>
        <w:t xml:space="preserve">11. </w:t>
      </w:r>
      <w:r w:rsidRPr="00AA7C27">
        <w:rPr>
          <w:rFonts w:ascii="Calibri" w:cs="Calibri"/>
        </w:rPr>
        <w:tab/>
        <w:t xml:space="preserve">Zawistowski M, Fritsche LG, Pandit A, </w:t>
      </w:r>
      <w:r w:rsidRPr="00AA7C27">
        <w:rPr>
          <w:rFonts w:ascii="Calibri" w:cs="Calibri"/>
          <w:i/>
          <w:iCs/>
        </w:rPr>
        <w:t>et al.</w:t>
      </w:r>
      <w:r w:rsidRPr="00AA7C27">
        <w:rPr>
          <w:rFonts w:ascii="Calibri" w:cs="Calibri"/>
        </w:rPr>
        <w:t xml:space="preserve"> The Michigan Genomics Initiative: A biobank linking genotypes and electronic clinical records in Michigan Medicine patients. </w:t>
      </w:r>
      <w:r w:rsidRPr="00AA7C27">
        <w:rPr>
          <w:rFonts w:ascii="Calibri" w:cs="Calibri"/>
          <w:i/>
          <w:iCs/>
        </w:rPr>
        <w:t>Cell Genomics</w:t>
      </w:r>
      <w:r w:rsidRPr="00AA7C27">
        <w:rPr>
          <w:rFonts w:ascii="Calibri" w:cs="Calibri"/>
        </w:rPr>
        <w:t xml:space="preserve"> 2023;0.</w:t>
      </w:r>
    </w:p>
    <w:p w14:paraId="6A97857E" w14:textId="77777777" w:rsidR="00AA7C27" w:rsidRPr="00AA7C27" w:rsidRDefault="00AA7C27" w:rsidP="00AA7C27">
      <w:pPr>
        <w:pStyle w:val="Bibliography"/>
        <w:rPr>
          <w:rFonts w:ascii="Calibri" w:cs="Calibri"/>
        </w:rPr>
      </w:pPr>
      <w:r w:rsidRPr="00AA7C27">
        <w:rPr>
          <w:rFonts w:ascii="Calibri" w:cs="Calibri"/>
        </w:rPr>
        <w:t xml:space="preserve">12. </w:t>
      </w:r>
      <w:r w:rsidRPr="00AA7C27">
        <w:rPr>
          <w:rFonts w:ascii="Calibri" w:cs="Calibri"/>
        </w:rPr>
        <w:tab/>
        <w:t xml:space="preserve">Cohen S, Kamarck T, Mermelstein R. A global measure of perceived stress. </w:t>
      </w:r>
      <w:r w:rsidRPr="00AA7C27">
        <w:rPr>
          <w:rFonts w:ascii="Calibri" w:cs="Calibri"/>
          <w:i/>
          <w:iCs/>
        </w:rPr>
        <w:t>J Health Soc Behav</w:t>
      </w:r>
      <w:r w:rsidRPr="00AA7C27">
        <w:rPr>
          <w:rFonts w:ascii="Calibri" w:cs="Calibri"/>
        </w:rPr>
        <w:t xml:space="preserve"> 1983;24:385–396.</w:t>
      </w:r>
    </w:p>
    <w:p w14:paraId="51E924E3" w14:textId="77777777" w:rsidR="00AA7C27" w:rsidRPr="00AA7C27" w:rsidRDefault="00AA7C27" w:rsidP="00AA7C27">
      <w:pPr>
        <w:pStyle w:val="Bibliography"/>
        <w:rPr>
          <w:rFonts w:ascii="Calibri" w:cs="Calibri"/>
        </w:rPr>
      </w:pPr>
      <w:r w:rsidRPr="00AA7C27">
        <w:rPr>
          <w:rFonts w:ascii="Calibri" w:cs="Calibri"/>
        </w:rPr>
        <w:t xml:space="preserve">13. </w:t>
      </w:r>
      <w:r w:rsidRPr="00AA7C27">
        <w:rPr>
          <w:rFonts w:ascii="Calibri" w:cs="Calibri"/>
        </w:rPr>
        <w:tab/>
        <w:t>Clarke P, Noppert G, Melendez R, Chenoweth M, Gypin L. National Neighborhood Data Archive (NaNDA): Socioeconomic Status and Demographic Characteristics of Census Tracts and ZIP Code Tabulation Areas, United States, 2000-2020. 2023.</w:t>
      </w:r>
    </w:p>
    <w:p w14:paraId="78390ACD" w14:textId="77777777" w:rsidR="00AA7C27" w:rsidRPr="00AA7C27" w:rsidRDefault="00AA7C27" w:rsidP="00AA7C27">
      <w:pPr>
        <w:pStyle w:val="Bibliography"/>
        <w:rPr>
          <w:rFonts w:ascii="Calibri" w:cs="Calibri"/>
        </w:rPr>
      </w:pPr>
      <w:r w:rsidRPr="00AA7C27">
        <w:rPr>
          <w:rFonts w:ascii="Calibri" w:cs="Calibri"/>
        </w:rPr>
        <w:lastRenderedPageBreak/>
        <w:t xml:space="preserve">14. </w:t>
      </w:r>
      <w:r w:rsidRPr="00AA7C27">
        <w:rPr>
          <w:rFonts w:ascii="Calibri" w:cs="Calibri"/>
        </w:rPr>
        <w:tab/>
        <w:t xml:space="preserve">Elixhauser A, Steiner C, Harris DR, Coffey RM. Comorbidity measures for use with administrative data. </w:t>
      </w:r>
      <w:r w:rsidRPr="00AA7C27">
        <w:rPr>
          <w:rFonts w:ascii="Calibri" w:cs="Calibri"/>
          <w:i/>
          <w:iCs/>
        </w:rPr>
        <w:t>Med Care</w:t>
      </w:r>
      <w:r w:rsidRPr="00AA7C27">
        <w:rPr>
          <w:rFonts w:ascii="Calibri" w:cs="Calibri"/>
        </w:rPr>
        <w:t xml:space="preserve"> 1998;36:8–27.</w:t>
      </w:r>
    </w:p>
    <w:p w14:paraId="3F6061B8" w14:textId="77777777" w:rsidR="00AA7C27" w:rsidRPr="00AA7C27" w:rsidRDefault="00AA7C27" w:rsidP="00AA7C27">
      <w:pPr>
        <w:pStyle w:val="Bibliography"/>
        <w:rPr>
          <w:rFonts w:ascii="Calibri" w:cs="Calibri"/>
        </w:rPr>
      </w:pPr>
      <w:r w:rsidRPr="00AA7C27">
        <w:rPr>
          <w:rFonts w:ascii="Calibri" w:cs="Calibri"/>
        </w:rPr>
        <w:t xml:space="preserve">15. </w:t>
      </w:r>
      <w:r w:rsidRPr="00AA7C27">
        <w:rPr>
          <w:rFonts w:ascii="Calibri" w:cs="Calibri"/>
        </w:rPr>
        <w:tab/>
        <w:t>R Core Team. R: A Language and Environment for Statistical Computing. 2019.</w:t>
      </w:r>
    </w:p>
    <w:p w14:paraId="6F91A46F" w14:textId="77777777" w:rsidR="00AA7C27" w:rsidRPr="00AA7C27" w:rsidRDefault="00AA7C27" w:rsidP="00AA7C27">
      <w:pPr>
        <w:pStyle w:val="Bibliography"/>
        <w:rPr>
          <w:rFonts w:ascii="Calibri" w:cs="Calibri"/>
        </w:rPr>
      </w:pPr>
      <w:r w:rsidRPr="00AA7C27">
        <w:rPr>
          <w:rFonts w:ascii="Calibri" w:cs="Calibri"/>
        </w:rPr>
        <w:t xml:space="preserve">16. </w:t>
      </w:r>
      <w:r w:rsidRPr="00AA7C27">
        <w:rPr>
          <w:rFonts w:ascii="Calibri" w:cs="Calibri"/>
        </w:rPr>
        <w:tab/>
        <w:t xml:space="preserve">Sattler KM, Deane FP, Tapsell L, Kelly PJ. Gender differences in the relationship of weight-based stigmatisation with motivation to exercise and physical activity in overweight individuals. </w:t>
      </w:r>
      <w:r w:rsidRPr="00AA7C27">
        <w:rPr>
          <w:rFonts w:ascii="Calibri" w:cs="Calibri"/>
          <w:i/>
          <w:iCs/>
        </w:rPr>
        <w:t>Health Psychol Open</w:t>
      </w:r>
      <w:r w:rsidRPr="00AA7C27">
        <w:rPr>
          <w:rFonts w:ascii="Calibri" w:cs="Calibri"/>
        </w:rPr>
        <w:t xml:space="preserve"> 2018;5:2055102918759691.</w:t>
      </w:r>
    </w:p>
    <w:p w14:paraId="415E394D" w14:textId="77777777" w:rsidR="00AA7C27" w:rsidRPr="00AA7C27" w:rsidRDefault="00AA7C27" w:rsidP="00AA7C27">
      <w:pPr>
        <w:pStyle w:val="Bibliography"/>
        <w:rPr>
          <w:rFonts w:ascii="Calibri" w:cs="Calibri"/>
        </w:rPr>
      </w:pPr>
      <w:r w:rsidRPr="00AA7C27">
        <w:rPr>
          <w:rFonts w:ascii="Calibri" w:cs="Calibri"/>
        </w:rPr>
        <w:t xml:space="preserve">17. </w:t>
      </w:r>
      <w:r w:rsidRPr="00AA7C27">
        <w:rPr>
          <w:rFonts w:ascii="Calibri" w:cs="Calibri"/>
        </w:rPr>
        <w:tab/>
        <w:t xml:space="preserve">Tomiyama AJ. Weight stigma is stressful. A review of evidence for the cyclic Obesity/weight-based stigma model. </w:t>
      </w:r>
      <w:r w:rsidRPr="00AA7C27">
        <w:rPr>
          <w:rFonts w:ascii="Calibri" w:cs="Calibri"/>
          <w:i/>
          <w:iCs/>
        </w:rPr>
        <w:t>Appetite</w:t>
      </w:r>
      <w:r w:rsidRPr="00AA7C27">
        <w:rPr>
          <w:rFonts w:ascii="Calibri" w:cs="Calibri"/>
        </w:rPr>
        <w:t xml:space="preserve"> 2014;82:8–15.</w:t>
      </w:r>
    </w:p>
    <w:p w14:paraId="56C905EE" w14:textId="77777777" w:rsidR="00AA7C27" w:rsidRPr="00AA7C27" w:rsidRDefault="00AA7C27" w:rsidP="00AA7C27">
      <w:pPr>
        <w:pStyle w:val="Bibliography"/>
        <w:rPr>
          <w:rFonts w:ascii="Calibri" w:cs="Calibri"/>
        </w:rPr>
      </w:pPr>
      <w:r w:rsidRPr="00AA7C27">
        <w:rPr>
          <w:rFonts w:ascii="Calibri" w:cs="Calibri"/>
        </w:rPr>
        <w:t xml:space="preserve">18. </w:t>
      </w:r>
      <w:r w:rsidRPr="00AA7C27">
        <w:rPr>
          <w:rFonts w:ascii="Calibri" w:cs="Calibri"/>
        </w:rPr>
        <w:tab/>
        <w:t xml:space="preserve">Hochberg I, Harvey I, Tran QT, </w:t>
      </w:r>
      <w:r w:rsidRPr="00AA7C27">
        <w:rPr>
          <w:rFonts w:ascii="Calibri" w:cs="Calibri"/>
          <w:i/>
          <w:iCs/>
        </w:rPr>
        <w:t>et al.</w:t>
      </w:r>
      <w:r w:rsidRPr="00AA7C27">
        <w:rPr>
          <w:rFonts w:ascii="Calibri" w:cs="Calibri"/>
        </w:rPr>
        <w:t xml:space="preserve"> Gene expression changes in subcutaneous adipose tissue due to Cushing’s disease. </w:t>
      </w:r>
      <w:r w:rsidRPr="00AA7C27">
        <w:rPr>
          <w:rFonts w:ascii="Calibri" w:cs="Calibri"/>
          <w:i/>
          <w:iCs/>
        </w:rPr>
        <w:t>Journal of Molecular Endocrinology</w:t>
      </w:r>
      <w:r w:rsidRPr="00AA7C27">
        <w:rPr>
          <w:rFonts w:ascii="Calibri" w:cs="Calibri"/>
        </w:rPr>
        <w:t xml:space="preserve"> 2015;55:81–94.</w:t>
      </w:r>
    </w:p>
    <w:p w14:paraId="051DCB3D" w14:textId="3AC01AE8" w:rsidR="00327B83" w:rsidRDefault="009F3764" w:rsidP="00E3780A">
      <w:r>
        <w:fldChar w:fldCharType="end"/>
      </w:r>
    </w:p>
    <w:p w14:paraId="2897F902" w14:textId="77777777" w:rsidR="00327B83" w:rsidRDefault="00327B83">
      <w:r>
        <w:br w:type="page"/>
      </w:r>
    </w:p>
    <w:p w14:paraId="08DEDFA2" w14:textId="77777777" w:rsidR="00327B83" w:rsidRDefault="00327B83" w:rsidP="002121E9">
      <w:pPr>
        <w:pStyle w:val="Heading1"/>
      </w:pPr>
      <w:r>
        <w:lastRenderedPageBreak/>
        <w:t>Figure and Table Legends</w:t>
      </w:r>
    </w:p>
    <w:p w14:paraId="566F9AC2" w14:textId="77777777" w:rsidR="00327B83" w:rsidRDefault="00327B83" w:rsidP="00E3780A"/>
    <w:p w14:paraId="5A519F3C" w14:textId="77777777" w:rsidR="00327B83" w:rsidRDefault="00327B83" w:rsidP="00E3780A"/>
    <w:p w14:paraId="46287FC5" w14:textId="55A39A4F" w:rsidR="00327B83" w:rsidRPr="00387BDE" w:rsidRDefault="00327B83" w:rsidP="00E3780A">
      <w:r w:rsidRPr="00387BDE">
        <w:rPr>
          <w:b/>
          <w:bCs/>
        </w:rPr>
        <w:t>Table 1</w:t>
      </w:r>
      <w:r w:rsidR="00387BDE">
        <w:rPr>
          <w:b/>
          <w:bCs/>
        </w:rPr>
        <w:t>: Demographics and perceive stress prevalence for this populations</w:t>
      </w:r>
      <w:r w:rsidR="00387BDE">
        <w:t>.  Participants were stratified into high or low stress and prevalence calculated within each group.  Asterisks indicate significantly different prevalence relative to the total population.</w:t>
      </w:r>
    </w:p>
    <w:p w14:paraId="7F82E8F3" w14:textId="77777777" w:rsidR="00327B83" w:rsidRDefault="00327B83" w:rsidP="00E3780A"/>
    <w:p w14:paraId="6F8FC0AC" w14:textId="6B8AD6BC" w:rsidR="00E3780A" w:rsidRPr="00EB16FF" w:rsidRDefault="00327B83" w:rsidP="00E3780A">
      <w:r w:rsidRPr="00387BDE">
        <w:rPr>
          <w:b/>
          <w:bCs/>
        </w:rPr>
        <w:t>Table 2:</w:t>
      </w:r>
      <w:r>
        <w:t xml:space="preserve"> </w:t>
      </w:r>
      <w:r w:rsidRPr="00327B83">
        <w:rPr>
          <w:b/>
          <w:bCs/>
        </w:rPr>
        <w:t xml:space="preserve">Stepwise multivariate modeling of the </w:t>
      </w:r>
      <w:proofErr w:type="spellStart"/>
      <w:proofErr w:type="gramStart"/>
      <w:r w:rsidRPr="00327B83">
        <w:rPr>
          <w:b/>
          <w:bCs/>
        </w:rPr>
        <w:t>obesity:stress</w:t>
      </w:r>
      <w:proofErr w:type="spellEnd"/>
      <w:proofErr w:type="gramEnd"/>
      <w:r w:rsidRPr="00327B83">
        <w:rPr>
          <w:b/>
          <w:bCs/>
        </w:rPr>
        <w:t xml:space="preserve"> interaction.</w:t>
      </w:r>
      <w:r>
        <w:rPr>
          <w:b/>
          <w:bCs/>
        </w:rPr>
        <w:t xml:space="preserve">  </w:t>
      </w:r>
      <w:r w:rsidR="00EB16FF">
        <w:t xml:space="preserve">Beta coefficients and p-value for the obesity x stress interaction term for the </w:t>
      </w:r>
      <w:r w:rsidR="00387BDE">
        <w:t xml:space="preserve">augmented </w:t>
      </w:r>
      <w:r w:rsidR="00EB16FF">
        <w:t>effects on type 2 diabetes prevalence.</w:t>
      </w:r>
    </w:p>
    <w:p w14:paraId="204677B3" w14:textId="77777777" w:rsidR="00327B83" w:rsidRDefault="00327B83" w:rsidP="00E3780A"/>
    <w:p w14:paraId="7CFE5E7D" w14:textId="01F2EF0D" w:rsidR="00327B83" w:rsidRDefault="00327B83" w:rsidP="00E3780A">
      <w:r w:rsidRPr="00387BDE">
        <w:rPr>
          <w:b/>
          <w:bCs/>
        </w:rPr>
        <w:t>Table 3: The relationship between perceived stress and obesity on prevalence of other chronic diseases.</w:t>
      </w:r>
      <w:r w:rsidR="00387BDE">
        <w:t xml:space="preserve">  Beta coefficients for obesity, perceived stress and interaction terms in both crude and multivariate adjusted models.  Multivariate adjustments included age, gender, race/ethnicity, and </w:t>
      </w:r>
      <w:r w:rsidR="008A620F">
        <w:t>neighborhood disadvantage</w:t>
      </w:r>
      <w:r w:rsidR="00387BDE">
        <w:t>.  Asterisks indicate p&lt;0.05 for each beta coefficient.</w:t>
      </w:r>
    </w:p>
    <w:p w14:paraId="0A900C1A" w14:textId="77777777" w:rsidR="00387BDE" w:rsidRPr="00387BDE" w:rsidRDefault="00387BDE" w:rsidP="00E3780A">
      <w:pPr>
        <w:rPr>
          <w:b/>
          <w:bCs/>
        </w:rPr>
      </w:pPr>
    </w:p>
    <w:p w14:paraId="0A2004BE" w14:textId="4AB7C6EF" w:rsidR="00387BDE" w:rsidRDefault="00387BDE" w:rsidP="00E3780A">
      <w:pPr>
        <w:rPr>
          <w:b/>
          <w:bCs/>
        </w:rPr>
      </w:pPr>
      <w:r w:rsidRPr="00387BDE">
        <w:rPr>
          <w:b/>
          <w:bCs/>
        </w:rPr>
        <w:t>Figure 1: CONSORT diagram describing participants included and excluded from this analysis.</w:t>
      </w:r>
    </w:p>
    <w:p w14:paraId="4848EF41" w14:textId="77777777" w:rsidR="00387BDE" w:rsidRDefault="00387BDE" w:rsidP="00E3780A">
      <w:pPr>
        <w:rPr>
          <w:b/>
          <w:bCs/>
        </w:rPr>
      </w:pPr>
    </w:p>
    <w:p w14:paraId="38C6E68E" w14:textId="7D19BB99" w:rsidR="00387BDE" w:rsidRPr="00387BDE" w:rsidRDefault="00387BDE" w:rsidP="00E3780A">
      <w:r w:rsidRPr="00387BDE">
        <w:rPr>
          <w:b/>
          <w:bCs/>
        </w:rPr>
        <w:t>Figure 2: Prevalence of type 2 diabetes stratified by obesity and perceived stress.</w:t>
      </w:r>
      <w:r>
        <w:t xml:space="preserve">   </w:t>
      </w:r>
      <w:r w:rsidR="00DF07A2">
        <w:t>A) Stratified by obesity alone B) Stratified by obesity and gender C) Stratified by obesity and neighborhood disadvantage quartile as a proxy for SES (1 is lowest, 4 is highest), D) Stratified by race/ethnicity.</w:t>
      </w:r>
    </w:p>
    <w:p w14:paraId="06145E27" w14:textId="566CB264" w:rsidR="00490CAD" w:rsidRDefault="00490CAD"/>
    <w:p w14:paraId="23049752" w14:textId="77777777" w:rsidR="00490CAD" w:rsidRDefault="00490CAD"/>
    <w:sectPr w:rsidR="00490CAD" w:rsidSect="009D6A4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Bauer, Kate" w:date="2024-08-28T14:44:00Z" w:initials="KB">
    <w:p w14:paraId="70CBD08E" w14:textId="77777777" w:rsidR="00F75CE9" w:rsidRDefault="00F75CE9">
      <w:pPr>
        <w:pStyle w:val="CommentText"/>
      </w:pPr>
      <w:r>
        <w:rPr>
          <w:rStyle w:val="CommentReference"/>
        </w:rPr>
        <w:annotationRef/>
      </w:r>
      <w:r>
        <w:t>A few things re: this title</w:t>
      </w:r>
    </w:p>
    <w:p w14:paraId="14FB62A3" w14:textId="25E65384" w:rsidR="00F75CE9" w:rsidRDefault="00F75CE9" w:rsidP="00F75CE9">
      <w:pPr>
        <w:pStyle w:val="CommentText"/>
        <w:numPr>
          <w:ilvl w:val="0"/>
          <w:numId w:val="1"/>
        </w:numPr>
      </w:pPr>
      <w:r>
        <w:t>I would not use the word impact for a cross-sectional study</w:t>
      </w:r>
    </w:p>
    <w:p w14:paraId="0C26F6A2" w14:textId="77777777" w:rsidR="00F75CE9" w:rsidRDefault="00F75CE9" w:rsidP="00F75CE9">
      <w:pPr>
        <w:pStyle w:val="CommentText"/>
        <w:numPr>
          <w:ilvl w:val="0"/>
          <w:numId w:val="1"/>
        </w:numPr>
      </w:pPr>
      <w:r>
        <w:t>Your outcome is prevalent diabetes, so it’s not correct to say the development of diabetes</w:t>
      </w:r>
    </w:p>
    <w:p w14:paraId="7E16DC73" w14:textId="77777777" w:rsidR="00F75CE9" w:rsidRDefault="00F75CE9" w:rsidP="00F75CE9">
      <w:pPr>
        <w:pStyle w:val="CommentText"/>
        <w:numPr>
          <w:ilvl w:val="0"/>
          <w:numId w:val="1"/>
        </w:numPr>
      </w:pPr>
      <w:r>
        <w:t xml:space="preserve"> You’re not looking only within obese individuals, you’re testing whether there are interactions between stress and weight status.</w:t>
      </w:r>
    </w:p>
    <w:p w14:paraId="2839E6AB" w14:textId="17CDE0C9" w:rsidR="00F75CE9" w:rsidRDefault="00F75CE9" w:rsidP="00F75CE9">
      <w:pPr>
        <w:pStyle w:val="CommentText"/>
        <w:numPr>
          <w:ilvl w:val="0"/>
          <w:numId w:val="1"/>
        </w:numPr>
      </w:pPr>
      <w:r>
        <w:t>I don</w:t>
      </w:r>
      <w:r w:rsidR="00B56F4E">
        <w:t>’t</w:t>
      </w:r>
      <w:r>
        <w:t xml:space="preserve"> know what a “comprehensive analysis” means </w:t>
      </w:r>
      <w:r>
        <w:sym w:font="Wingdings" w:char="F04A"/>
      </w:r>
      <w:r>
        <w:t xml:space="preserve"> </w:t>
      </w:r>
    </w:p>
  </w:comment>
  <w:comment w:id="1" w:author="Dave Bridges" w:date="2024-08-28T16:57:00Z" w:initials="DB">
    <w:p w14:paraId="7AC380E6" w14:textId="47309AC0" w:rsidR="0080291E" w:rsidRDefault="0080291E">
      <w:pPr>
        <w:pStyle w:val="CommentText"/>
      </w:pPr>
      <w:r>
        <w:rPr>
          <w:rStyle w:val="CommentReference"/>
        </w:rPr>
        <w:annotationRef/>
      </w:r>
      <w:r>
        <w:t>@</w:t>
      </w:r>
      <w:proofErr w:type="spellStart"/>
      <w:r>
        <w:t>Irit</w:t>
      </w:r>
      <w:proofErr w:type="spellEnd"/>
      <w:r>
        <w:t xml:space="preserve"> what do you think?</w:t>
      </w:r>
    </w:p>
  </w:comment>
  <w:comment w:id="6" w:author="Bauer, Kate" w:date="2024-08-28T09:33:00Z" w:initials="KB">
    <w:p w14:paraId="7D938EB8" w14:textId="71EFED7E" w:rsidR="00D416BC" w:rsidRDefault="00D416BC">
      <w:pPr>
        <w:pStyle w:val="CommentText"/>
      </w:pPr>
      <w:r>
        <w:rPr>
          <w:rStyle w:val="CommentReference"/>
        </w:rPr>
        <w:annotationRef/>
      </w:r>
      <w:r>
        <w:t>You’ve already said that stress and obesity are risk factors, so the objective of this study should more clearly be expanding on that prior knowledge.</w:t>
      </w:r>
    </w:p>
  </w:comment>
  <w:comment w:id="14" w:author="Bauer, Kate" w:date="2024-08-28T15:39:00Z" w:initials="BK">
    <w:p w14:paraId="02571C43" w14:textId="58498D08" w:rsidR="00C87B75" w:rsidRDefault="00C87B75">
      <w:pPr>
        <w:pStyle w:val="CommentText"/>
      </w:pPr>
      <w:r>
        <w:rPr>
          <w:rStyle w:val="CommentReference"/>
        </w:rPr>
        <w:annotationRef/>
      </w:r>
      <w:r>
        <w:t xml:space="preserve">Need to add information about sample size, measures used, etc. </w:t>
      </w:r>
    </w:p>
  </w:comment>
  <w:comment w:id="19" w:author="Bauer, Kate" w:date="2024-08-28T09:34:00Z" w:initials="KB">
    <w:p w14:paraId="2D0BA406" w14:textId="7E4CE1D5" w:rsidR="00582601" w:rsidRDefault="00582601">
      <w:pPr>
        <w:pStyle w:val="CommentText"/>
      </w:pPr>
      <w:r>
        <w:rPr>
          <w:rStyle w:val="CommentReference"/>
        </w:rPr>
        <w:annotationRef/>
      </w:r>
      <w:r>
        <w:t>Avoid causal language unless you are reporting on an experiment</w:t>
      </w:r>
    </w:p>
  </w:comment>
  <w:comment w:id="22" w:author="Bauer, Kate" w:date="2024-08-28T09:34:00Z" w:initials="KB">
    <w:p w14:paraId="644045B0" w14:textId="0B7EE880" w:rsidR="00B04806" w:rsidRDefault="00B04806">
      <w:pPr>
        <w:pStyle w:val="CommentText"/>
      </w:pPr>
      <w:r>
        <w:rPr>
          <w:rStyle w:val="CommentReference"/>
        </w:rPr>
        <w:annotationRef/>
      </w:r>
      <w:r>
        <w:t>Enhanced meaning specifically there was evidence of an interaction?</w:t>
      </w:r>
    </w:p>
  </w:comment>
  <w:comment w:id="29" w:author="Bauer, Kate" w:date="2024-08-28T09:35:00Z" w:initials="KB">
    <w:p w14:paraId="5CC56379" w14:textId="10E88277" w:rsidR="00493B22" w:rsidRDefault="00493B22">
      <w:pPr>
        <w:pStyle w:val="CommentText"/>
      </w:pPr>
      <w:r>
        <w:rPr>
          <w:rStyle w:val="CommentReference"/>
        </w:rPr>
        <w:annotationRef/>
      </w:r>
      <w:r>
        <w:t xml:space="preserve">Would be helpful to report the absolute </w:t>
      </w:r>
      <w:proofErr w:type="spellStart"/>
      <w:r>
        <w:t>prevalences</w:t>
      </w:r>
      <w:proofErr w:type="spellEnd"/>
      <w:r>
        <w:t xml:space="preserve"> in addition to the relative.</w:t>
      </w:r>
    </w:p>
  </w:comment>
  <w:comment w:id="30" w:author="Dave Bridges" w:date="2024-08-28T17:05:00Z" w:initials="DB">
    <w:p w14:paraId="6CC2AD47" w14:textId="45E3263B" w:rsidR="000A0D5A" w:rsidRDefault="000A0D5A">
      <w:pPr>
        <w:pStyle w:val="CommentText"/>
      </w:pPr>
      <w:r>
        <w:rPr>
          <w:rStyle w:val="CommentReference"/>
        </w:rPr>
        <w:annotationRef/>
      </w:r>
      <w:r>
        <w:t>Will add, need to calculate.</w:t>
      </w:r>
    </w:p>
  </w:comment>
  <w:comment w:id="31" w:author="Bauer, Kate" w:date="2024-08-28T09:36:00Z" w:initials="KB">
    <w:p w14:paraId="7A2B5A27" w14:textId="03049484" w:rsidR="00B06F77" w:rsidRDefault="00B06F77">
      <w:pPr>
        <w:pStyle w:val="CommentText"/>
      </w:pPr>
      <w:r>
        <w:rPr>
          <w:rStyle w:val="CommentReference"/>
        </w:rPr>
        <w:annotationRef/>
      </w:r>
      <w:r>
        <w:t xml:space="preserve">Such as what? All diabetes related? </w:t>
      </w:r>
    </w:p>
  </w:comment>
  <w:comment w:id="34" w:author="Bauer, Kate" w:date="2024-08-28T09:36:00Z" w:initials="KB">
    <w:p w14:paraId="5AC29EDA" w14:textId="22B87A8F" w:rsidR="00B06F77" w:rsidRDefault="00B06F77">
      <w:pPr>
        <w:pStyle w:val="CommentText"/>
      </w:pPr>
      <w:r>
        <w:rPr>
          <w:rStyle w:val="CommentReference"/>
        </w:rPr>
        <w:annotationRef/>
      </w:r>
      <w:r>
        <w:t xml:space="preserve">You didn’t state a hypothesis earlier. </w:t>
      </w:r>
    </w:p>
  </w:comment>
  <w:comment w:id="44" w:author="Bauer, Kate" w:date="2024-08-28T09:50:00Z" w:initials="KB">
    <w:p w14:paraId="00D5E820" w14:textId="484447A6" w:rsidR="00197670" w:rsidRDefault="00197670">
      <w:pPr>
        <w:pStyle w:val="CommentText"/>
      </w:pPr>
      <w:r>
        <w:rPr>
          <w:rStyle w:val="CommentReference"/>
        </w:rPr>
        <w:annotationRef/>
      </w:r>
      <w:r>
        <w:t xml:space="preserve">Overall, I think you can expand on the justification/potential significance of the study in the Introduction. Right </w:t>
      </w:r>
      <w:proofErr w:type="gramStart"/>
      <w:r>
        <w:t>now</w:t>
      </w:r>
      <w:proofErr w:type="gramEnd"/>
      <w:r>
        <w:t xml:space="preserve"> the argument is solely, “We found this in mice, we don’t know if it exists in humans.” It’s much more compelling to explain why we need to understand whether this phenomenon exists in humans and the potential implications.</w:t>
      </w:r>
    </w:p>
  </w:comment>
  <w:comment w:id="46" w:author="Bauer, Kate" w:date="2024-08-28T09:37:00Z" w:initials="KB">
    <w:p w14:paraId="184A3536" w14:textId="082A9612" w:rsidR="00CF7C05" w:rsidRDefault="00CF7C05">
      <w:pPr>
        <w:pStyle w:val="CommentText"/>
      </w:pPr>
      <w:r>
        <w:rPr>
          <w:rStyle w:val="CommentReference"/>
        </w:rPr>
        <w:annotationRef/>
      </w:r>
      <w:r>
        <w:t xml:space="preserve">Type 2 specifically </w:t>
      </w:r>
    </w:p>
  </w:comment>
  <w:comment w:id="49" w:author="Bauer, Kate" w:date="2024-08-28T09:39:00Z" w:initials="KB">
    <w:p w14:paraId="63903BB4" w14:textId="77777777" w:rsidR="00921F7E" w:rsidRDefault="00921F7E" w:rsidP="00921F7E">
      <w:pPr>
        <w:pStyle w:val="CommentText"/>
      </w:pPr>
      <w:r>
        <w:rPr>
          <w:rStyle w:val="CommentReference"/>
        </w:rPr>
        <w:annotationRef/>
      </w:r>
      <w:r>
        <w:t xml:space="preserve">This sentence distracts from the one above about evidence of an interaction since here you’re saying that stress is a precursor to obesity. </w:t>
      </w:r>
    </w:p>
  </w:comment>
  <w:comment w:id="50" w:author="Dave Bridges" w:date="2024-08-28T17:10:00Z" w:initials="DB">
    <w:p w14:paraId="2F4F5124" w14:textId="368DF6A5" w:rsidR="00921F7E" w:rsidRDefault="00921F7E">
      <w:pPr>
        <w:pStyle w:val="CommentText"/>
      </w:pPr>
      <w:r>
        <w:rPr>
          <w:rStyle w:val="CommentReference"/>
        </w:rPr>
        <w:annotationRef/>
      </w:r>
      <w:r>
        <w:t>Moved, is that better?</w:t>
      </w:r>
    </w:p>
  </w:comment>
  <w:comment w:id="51" w:author="Bauer, Kate" w:date="2024-08-28T09:37:00Z" w:initials="KB">
    <w:p w14:paraId="6B5D896E" w14:textId="554A8CF7" w:rsidR="007C7306" w:rsidRDefault="007C7306">
      <w:pPr>
        <w:pStyle w:val="CommentText"/>
      </w:pPr>
      <w:r>
        <w:rPr>
          <w:rStyle w:val="CommentReference"/>
        </w:rPr>
        <w:annotationRef/>
      </w:r>
      <w:r>
        <w:t>I don’t typically use first person in my papers, perhaps a disciplinary difference.</w:t>
      </w:r>
      <w:r w:rsidR="005D52A8">
        <w:t xml:space="preserve"> If the journal calls for first person, I prefer to say like, “our team.” </w:t>
      </w:r>
    </w:p>
  </w:comment>
  <w:comment w:id="56" w:author="Bauer, Kate" w:date="2024-08-28T09:39:00Z" w:initials="KB">
    <w:p w14:paraId="778CF716" w14:textId="6EDC89D1" w:rsidR="008E0E0F" w:rsidRDefault="008E0E0F">
      <w:pPr>
        <w:pStyle w:val="CommentText"/>
      </w:pPr>
      <w:r>
        <w:rPr>
          <w:rStyle w:val="CommentReference"/>
        </w:rPr>
        <w:annotationRef/>
      </w:r>
      <w:r>
        <w:t xml:space="preserve">This sentence distracts from the one above about evidence of an interaction since here you’re saying that stress is a precursor to obesity. </w:t>
      </w:r>
    </w:p>
  </w:comment>
  <w:comment w:id="66" w:author="Bauer, Kate" w:date="2024-08-28T09:45:00Z" w:initials="KB">
    <w:p w14:paraId="3FD4B095" w14:textId="77777777" w:rsidR="000F7492" w:rsidRDefault="000F7492" w:rsidP="000F7492">
      <w:pPr>
        <w:pStyle w:val="CommentText"/>
      </w:pPr>
      <w:r>
        <w:rPr>
          <w:rStyle w:val="CommentReference"/>
        </w:rPr>
        <w:annotationRef/>
      </w:r>
      <w:r>
        <w:t xml:space="preserve">Make sure to use person first language or you will be penalized on review. </w:t>
      </w:r>
    </w:p>
  </w:comment>
  <w:comment w:id="58" w:author="Bauer, Kate" w:date="2024-08-28T09:44:00Z" w:initials="KB">
    <w:p w14:paraId="5D872B9A" w14:textId="77777777" w:rsidR="000F7492" w:rsidRDefault="000F7492" w:rsidP="000F7492">
      <w:pPr>
        <w:pStyle w:val="CommentText"/>
      </w:pPr>
      <w:r>
        <w:rPr>
          <w:rStyle w:val="CommentReference"/>
        </w:rPr>
        <w:annotationRef/>
      </w:r>
      <w:r>
        <w:t xml:space="preserve">Okay, so there’s one study that looked at an interaction? I would state this earlier and highlight that these findings suggest there are also gender differences in these relationships. </w:t>
      </w:r>
    </w:p>
  </w:comment>
  <w:comment w:id="59" w:author="Dave Bridges" w:date="2024-08-28T17:16:00Z" w:initials="DB">
    <w:p w14:paraId="0ABC186F" w14:textId="199CF82B" w:rsidR="000F7492" w:rsidRDefault="000F7492">
      <w:pPr>
        <w:pStyle w:val="CommentText"/>
      </w:pPr>
      <w:r>
        <w:rPr>
          <w:rStyle w:val="CommentReference"/>
        </w:rPr>
        <w:annotationRef/>
      </w:r>
      <w:r>
        <w:t>How does this sound?</w:t>
      </w:r>
    </w:p>
  </w:comment>
  <w:comment w:id="74" w:author="Bauer, Kate" w:date="2024-08-28T09:40:00Z" w:initials="KB">
    <w:p w14:paraId="082FA782" w14:textId="3A224205" w:rsidR="004A3C75" w:rsidRDefault="004A3C75">
      <w:pPr>
        <w:pStyle w:val="CommentText"/>
      </w:pPr>
      <w:r>
        <w:rPr>
          <w:rStyle w:val="CommentReference"/>
        </w:rPr>
        <w:annotationRef/>
      </w:r>
      <w:r>
        <w:t xml:space="preserve">Instead I would more clearly say, “However, the potential for an interactive relationship between stress and obesity status has not been examined among humans.” </w:t>
      </w:r>
    </w:p>
  </w:comment>
  <w:comment w:id="80" w:author="Bauer, Kate" w:date="2024-08-28T09:43:00Z" w:initials="KB">
    <w:p w14:paraId="61E2EA77" w14:textId="2DCA070B" w:rsidR="00945245" w:rsidRDefault="00945245">
      <w:pPr>
        <w:pStyle w:val="CommentText"/>
      </w:pPr>
      <w:r>
        <w:rPr>
          <w:rStyle w:val="CommentReference"/>
        </w:rPr>
        <w:annotationRef/>
      </w:r>
      <w:r>
        <w:t>These sentences don’t seem to be adding to the thesis of this paragraph – that there is a need to understand the potential for an interaction between chronic stress and weight status with respect to type 2 diabetes outcomes.</w:t>
      </w:r>
    </w:p>
  </w:comment>
  <w:comment w:id="89" w:author="Bauer, Kate" w:date="2024-08-28T09:45:00Z" w:initials="KB">
    <w:p w14:paraId="18D0C4EE" w14:textId="32DC100A" w:rsidR="00EC065F" w:rsidRDefault="00EC065F">
      <w:pPr>
        <w:pStyle w:val="CommentText"/>
      </w:pPr>
      <w:r>
        <w:rPr>
          <w:rStyle w:val="CommentReference"/>
        </w:rPr>
        <w:annotationRef/>
      </w:r>
      <w:r>
        <w:t xml:space="preserve">Make sure to use person first language or you will be penalized on review. </w:t>
      </w:r>
    </w:p>
  </w:comment>
  <w:comment w:id="87" w:author="Bauer, Kate" w:date="2024-08-28T09:44:00Z" w:initials="KB">
    <w:p w14:paraId="2AD4FF4D" w14:textId="2B531839" w:rsidR="00E019E9" w:rsidRDefault="00E019E9">
      <w:pPr>
        <w:pStyle w:val="CommentText"/>
      </w:pPr>
      <w:r>
        <w:rPr>
          <w:rStyle w:val="CommentReference"/>
        </w:rPr>
        <w:annotationRef/>
      </w:r>
      <w:r>
        <w:t xml:space="preserve">Okay, so there’s one study that looked at an interaction? I would state this earlier and highlight that these findings suggest there are also gender differences in these relationships. </w:t>
      </w:r>
    </w:p>
  </w:comment>
  <w:comment w:id="90" w:author="Bauer, Kate" w:date="2024-08-28T09:46:00Z" w:initials="KB">
    <w:p w14:paraId="582C6082" w14:textId="49D2FFEE" w:rsidR="003A7F77" w:rsidRDefault="003A7F77">
      <w:pPr>
        <w:pStyle w:val="CommentText"/>
      </w:pPr>
      <w:r>
        <w:rPr>
          <w:rStyle w:val="CommentReference"/>
        </w:rPr>
        <w:annotationRef/>
      </w:r>
      <w:r>
        <w:t xml:space="preserve">Can you more simply explain how these findings contribute to your hypothesis that stress is more harmful among individuals with obesity? </w:t>
      </w:r>
    </w:p>
  </w:comment>
  <w:comment w:id="91" w:author="Dave Bridges" w:date="2024-08-28T17:18:00Z" w:initials="DB">
    <w:p w14:paraId="212D134B" w14:textId="19B26AB0" w:rsidR="000F7492" w:rsidRDefault="000F7492">
      <w:pPr>
        <w:pStyle w:val="CommentText"/>
      </w:pPr>
      <w:r>
        <w:rPr>
          <w:rStyle w:val="CommentReference"/>
        </w:rPr>
        <w:annotationRef/>
      </w:r>
      <w:proofErr w:type="spellStart"/>
      <w:r>
        <w:t>Irit</w:t>
      </w:r>
      <w:proofErr w:type="spellEnd"/>
      <w:r>
        <w:t xml:space="preserve"> can you elaborate here about </w:t>
      </w:r>
    </w:p>
  </w:comment>
  <w:comment w:id="98" w:author="Bauer, Kate" w:date="2024-08-28T09:46:00Z" w:initials="KB">
    <w:p w14:paraId="2150B422" w14:textId="4D763937" w:rsidR="00BD24D1" w:rsidRDefault="00BD24D1">
      <w:pPr>
        <w:pStyle w:val="CommentText"/>
      </w:pPr>
      <w:r>
        <w:rPr>
          <w:rStyle w:val="CommentReference"/>
        </w:rPr>
        <w:annotationRef/>
      </w:r>
      <w:r>
        <w:t>You’re not looking at the development of diabetes in a cross-sectional study. Diabetes prevalence is your outcome.</w:t>
      </w:r>
    </w:p>
  </w:comment>
  <w:comment w:id="113" w:author="Bauer, Kate" w:date="2024-08-28T09:47:00Z" w:initials="KB">
    <w:p w14:paraId="2F9A93DE" w14:textId="4EF15486" w:rsidR="00814210" w:rsidRDefault="00814210">
      <w:pPr>
        <w:pStyle w:val="CommentText"/>
      </w:pPr>
      <w:r>
        <w:rPr>
          <w:rStyle w:val="CommentReference"/>
        </w:rPr>
        <w:annotationRef/>
      </w:r>
      <w:r>
        <w:t xml:space="preserve">I wouldn’t put your findings in the Introduction. I use this paragraph to state the study objective and then explain the significance of the hypothesized findings. </w:t>
      </w:r>
    </w:p>
  </w:comment>
  <w:comment w:id="116" w:author="Bauer, Kate" w:date="2024-08-28T12:00:00Z" w:initials="KB">
    <w:p w14:paraId="670F212C" w14:textId="5C81FD1F" w:rsidR="00F86220" w:rsidRDefault="00F86220">
      <w:pPr>
        <w:pStyle w:val="CommentText"/>
      </w:pPr>
      <w:r>
        <w:rPr>
          <w:rStyle w:val="CommentReference"/>
        </w:rPr>
        <w:annotationRef/>
      </w:r>
      <w:proofErr w:type="gramStart"/>
      <w:r>
        <w:t>Typically</w:t>
      </w:r>
      <w:proofErr w:type="gramEnd"/>
      <w:r>
        <w:t xml:space="preserve"> this section is divided into Study Design, Data Collection, Measures, and Statistical Analysis</w:t>
      </w:r>
    </w:p>
  </w:comment>
  <w:comment w:id="123" w:author="Bauer, Kate" w:date="2024-08-28T09:52:00Z" w:initials="KB">
    <w:p w14:paraId="2EBC5356" w14:textId="666F7C3E" w:rsidR="00256854" w:rsidRDefault="00256854">
      <w:pPr>
        <w:pStyle w:val="CommentText"/>
      </w:pPr>
      <w:r>
        <w:rPr>
          <w:rStyle w:val="CommentReference"/>
        </w:rPr>
        <w:annotationRef/>
      </w:r>
      <w:r>
        <w:t xml:space="preserve">Does this mean they were in-patient? I think more information on the underlying population and recruitment and enrollment strategies is needed. </w:t>
      </w:r>
    </w:p>
  </w:comment>
  <w:comment w:id="125" w:author="Bauer, Kate" w:date="2024-08-28T09:53:00Z" w:initials="KB">
    <w:p w14:paraId="1A786CE9" w14:textId="6327CAF5" w:rsidR="00BC33AC" w:rsidRDefault="00BC33AC">
      <w:pPr>
        <w:pStyle w:val="CommentText"/>
      </w:pPr>
      <w:r>
        <w:rPr>
          <w:rStyle w:val="CommentReference"/>
        </w:rPr>
        <w:annotationRef/>
      </w:r>
      <w:r>
        <w:t>I would briefly state the overall purpose of the cohort.</w:t>
      </w:r>
    </w:p>
  </w:comment>
  <w:comment w:id="133" w:author="Bauer, Kate" w:date="2024-08-28T09:54:00Z" w:initials="KB">
    <w:p w14:paraId="7D3740FD" w14:textId="4B824523" w:rsidR="006D27B6" w:rsidRDefault="006D27B6">
      <w:pPr>
        <w:pStyle w:val="CommentText"/>
      </w:pPr>
      <w:r>
        <w:rPr>
          <w:rStyle w:val="CommentReference"/>
        </w:rPr>
        <w:annotationRef/>
      </w:r>
      <w:r>
        <w:t xml:space="preserve">What does this mean more specifically? That their responses to the surveys were included in their medical record? That their enrollment in the cohort allowed the use of data from their medical record to be used in research? </w:t>
      </w:r>
    </w:p>
  </w:comment>
  <w:comment w:id="136" w:author="Bauer, Kate" w:date="2024-08-28T09:56:00Z" w:initials="KB">
    <w:p w14:paraId="415BC7AB" w14:textId="61FA87BD" w:rsidR="00141913" w:rsidRDefault="00141913">
      <w:pPr>
        <w:pStyle w:val="CommentText"/>
      </w:pPr>
      <w:r>
        <w:rPr>
          <w:rStyle w:val="CommentReference"/>
        </w:rPr>
        <w:annotationRef/>
      </w:r>
      <w:r>
        <w:t xml:space="preserve">Why might this be? </w:t>
      </w:r>
      <w:proofErr w:type="gramStart"/>
      <w:r>
        <w:t>Again</w:t>
      </w:r>
      <w:proofErr w:type="gramEnd"/>
      <w:r>
        <w:t xml:space="preserve"> I think we need to know more details about the underlying population and recruitment methods to understand why so many wouldn’t have a BMI. </w:t>
      </w:r>
    </w:p>
  </w:comment>
  <w:comment w:id="137" w:author="Bauer, Kate" w:date="2024-08-28T09:55:00Z" w:initials="KB">
    <w:p w14:paraId="69F48119" w14:textId="5FEAEFAA" w:rsidR="00DC08E5" w:rsidRDefault="00DC08E5">
      <w:pPr>
        <w:pStyle w:val="CommentText"/>
      </w:pPr>
      <w:r>
        <w:rPr>
          <w:rStyle w:val="CommentReference"/>
        </w:rPr>
        <w:annotationRef/>
      </w:r>
      <w:r>
        <w:t xml:space="preserve">I think you need to first state the overall size of the MGI cohort and then go through why people were excluded. </w:t>
      </w:r>
    </w:p>
  </w:comment>
  <w:comment w:id="138" w:author="Bauer, Kate" w:date="2024-08-28T09:57:00Z" w:initials="KB">
    <w:p w14:paraId="6FF5CD3A" w14:textId="2AA37FD2" w:rsidR="00670F7C" w:rsidRDefault="00670F7C">
      <w:pPr>
        <w:pStyle w:val="CommentText"/>
      </w:pPr>
      <w:r>
        <w:rPr>
          <w:rStyle w:val="CommentReference"/>
        </w:rPr>
        <w:annotationRef/>
      </w:r>
      <w:r>
        <w:t xml:space="preserve">How was implausible determined? 300 is extremely high, I would look to see what </w:t>
      </w:r>
      <w:proofErr w:type="spellStart"/>
      <w:r>
        <w:t>cutpoints</w:t>
      </w:r>
      <w:proofErr w:type="spellEnd"/>
      <w:r>
        <w:t xml:space="preserve"> other EHR-based studies have used.</w:t>
      </w:r>
    </w:p>
  </w:comment>
  <w:comment w:id="140" w:author="Bauer, Kate" w:date="2024-08-28T09:57:00Z" w:initials="KB">
    <w:p w14:paraId="426E432D" w14:textId="22EBBE6A" w:rsidR="00A27BB7" w:rsidRDefault="00A27BB7">
      <w:pPr>
        <w:pStyle w:val="CommentText"/>
      </w:pPr>
      <w:r>
        <w:rPr>
          <w:rStyle w:val="CommentReference"/>
        </w:rPr>
        <w:annotationRef/>
      </w:r>
      <w:r>
        <w:t xml:space="preserve">So nearly 2/3 of the cohort was excluded because of missing data? That will raise red flags about selection bias. For example, individuals with T2D likely had more </w:t>
      </w:r>
      <w:proofErr w:type="spellStart"/>
      <w:proofErr w:type="gramStart"/>
      <w:r>
        <w:t>doctors</w:t>
      </w:r>
      <w:proofErr w:type="spellEnd"/>
      <w:proofErr w:type="gramEnd"/>
      <w:r>
        <w:t xml:space="preserve"> appointments and were more likely to be weighted? Another reason to explain in more detail who was in the cohort and how data were obtained.  </w:t>
      </w:r>
    </w:p>
  </w:comment>
  <w:comment w:id="142" w:author="Bauer, Kate" w:date="2024-08-28T12:04:00Z" w:initials="KB">
    <w:p w14:paraId="26B57CB3" w14:textId="4C14B62C" w:rsidR="00244117" w:rsidRDefault="00244117">
      <w:pPr>
        <w:pStyle w:val="CommentText"/>
      </w:pPr>
      <w:r>
        <w:rPr>
          <w:rStyle w:val="CommentReference"/>
        </w:rPr>
        <w:annotationRef/>
      </w:r>
      <w:proofErr w:type="gramStart"/>
      <w:r>
        <w:t>Overall</w:t>
      </w:r>
      <w:proofErr w:type="gramEnd"/>
      <w:r>
        <w:t xml:space="preserve"> I’m not understanding what time point was used in this cross-sectional analysis when EHR data were available that would have provided data over time</w:t>
      </w:r>
      <w:r w:rsidR="00FE5726">
        <w:t xml:space="preserve">, especially since you combined multiple BMI measurements. </w:t>
      </w:r>
    </w:p>
  </w:comment>
  <w:comment w:id="146" w:author="Bauer, Kate" w:date="2024-08-28T14:43:00Z" w:initials="KB">
    <w:p w14:paraId="61A6D236" w14:textId="028256E8" w:rsidR="008B33D7" w:rsidRDefault="008B33D7">
      <w:pPr>
        <w:pStyle w:val="CommentText"/>
      </w:pPr>
      <w:r>
        <w:rPr>
          <w:rStyle w:val="CommentReference"/>
        </w:rPr>
        <w:annotationRef/>
      </w:r>
      <w:r>
        <w:t xml:space="preserve">I would separately describe each of the measures. </w:t>
      </w:r>
    </w:p>
  </w:comment>
  <w:comment w:id="147" w:author="Bauer, Kate" w:date="2024-08-28T12:03:00Z" w:initials="KB">
    <w:p w14:paraId="1EEF863D" w14:textId="769E7018" w:rsidR="003F23A0" w:rsidRDefault="003F23A0">
      <w:pPr>
        <w:pStyle w:val="CommentText"/>
      </w:pPr>
      <w:r>
        <w:rPr>
          <w:rStyle w:val="CommentReference"/>
        </w:rPr>
        <w:annotationRef/>
      </w:r>
      <w:r>
        <w:t xml:space="preserve">What about multiple measurements for the other variables, like comorbidities? </w:t>
      </w:r>
    </w:p>
  </w:comment>
  <w:comment w:id="148" w:author="Bauer, Kate" w:date="2024-08-28T10:49:00Z" w:initials="KB">
    <w:p w14:paraId="2D7FB1DF" w14:textId="764C1700" w:rsidR="00746144" w:rsidRDefault="00746144">
      <w:pPr>
        <w:pStyle w:val="CommentText"/>
      </w:pPr>
      <w:r>
        <w:rPr>
          <w:rStyle w:val="CommentReference"/>
        </w:rPr>
        <w:annotationRef/>
      </w:r>
      <w:r>
        <w:t xml:space="preserve">I would like to see more information on how many measurements participants had and over what time frame. </w:t>
      </w:r>
      <w:proofErr w:type="gramStart"/>
      <w:r>
        <w:t>Also</w:t>
      </w:r>
      <w:proofErr w:type="gramEnd"/>
      <w:r>
        <w:t xml:space="preserve"> what was the timing of these measurements relative to the T2D diagnosis?</w:t>
      </w:r>
    </w:p>
  </w:comment>
  <w:comment w:id="149" w:author="Bauer, Kate" w:date="2024-08-28T10:50:00Z" w:initials="KB">
    <w:p w14:paraId="2267D8D7" w14:textId="66DB5B4C" w:rsidR="00F61E46" w:rsidRDefault="00F61E46">
      <w:pPr>
        <w:pStyle w:val="CommentText"/>
      </w:pPr>
      <w:r>
        <w:rPr>
          <w:rStyle w:val="CommentReference"/>
        </w:rPr>
        <w:annotationRef/>
      </w:r>
      <w:r>
        <w:t>Why, especially if you have such a large sample and could look at different levels of obesity?</w:t>
      </w:r>
    </w:p>
  </w:comment>
  <w:comment w:id="150" w:author="Bauer, Kate" w:date="2024-08-28T10:50:00Z" w:initials="KB">
    <w:p w14:paraId="3525B115" w14:textId="60668D40" w:rsidR="001C2F1A" w:rsidRDefault="001C2F1A">
      <w:pPr>
        <w:pStyle w:val="CommentText"/>
      </w:pPr>
      <w:r>
        <w:rPr>
          <w:rStyle w:val="CommentReference"/>
        </w:rPr>
        <w:annotationRef/>
      </w:r>
      <w:r>
        <w:t>Why not use this as a continuous measure? Is there justification in the literature for dichotomizing at the median?</w:t>
      </w:r>
    </w:p>
  </w:comment>
  <w:comment w:id="151" w:author="Bauer, Kate" w:date="2024-08-28T10:53:00Z" w:initials="KB">
    <w:p w14:paraId="04FF2C85" w14:textId="70E083C1" w:rsidR="00CC328A" w:rsidRDefault="00CC328A">
      <w:pPr>
        <w:pStyle w:val="CommentText"/>
      </w:pPr>
      <w:r>
        <w:rPr>
          <w:rStyle w:val="CommentReference"/>
        </w:rPr>
        <w:annotationRef/>
      </w:r>
      <w:r>
        <w:t>I would describe this as neighborhood SES, not participant level.</w:t>
      </w:r>
    </w:p>
  </w:comment>
  <w:comment w:id="152" w:author="Dave Bridges" w:date="2024-01-04T11:30:00Z" w:initials="DB">
    <w:p w14:paraId="10DFA24D" w14:textId="4C7C840B" w:rsidR="002C2BAC" w:rsidRDefault="002C2BAC">
      <w:pPr>
        <w:pStyle w:val="CommentText"/>
      </w:pPr>
      <w:r>
        <w:rPr>
          <w:rStyle w:val="CommentReference"/>
        </w:rPr>
        <w:annotationRef/>
      </w:r>
      <w:r>
        <w:t>@</w:t>
      </w:r>
      <w:proofErr w:type="spellStart"/>
      <w:r>
        <w:t>kate</w:t>
      </w:r>
      <w:proofErr w:type="spellEnd"/>
      <w:r>
        <w:t xml:space="preserve"> are there standardized ways to cite these data?</w:t>
      </w:r>
    </w:p>
  </w:comment>
  <w:comment w:id="153" w:author="Bauer, Kate" w:date="2024-08-28T10:51:00Z" w:initials="KB">
    <w:p w14:paraId="4B843606" w14:textId="0FE75E7A" w:rsidR="00ED53A3" w:rsidRDefault="00ED53A3">
      <w:pPr>
        <w:pStyle w:val="CommentText"/>
      </w:pPr>
      <w:r>
        <w:rPr>
          <w:rStyle w:val="CommentReference"/>
        </w:rPr>
        <w:annotationRef/>
      </w:r>
      <w:r>
        <w:t>I think this explanation is fine but how does the timing of the ACS data correspond to the date that data were collected from the participants?</w:t>
      </w:r>
    </w:p>
  </w:comment>
  <w:comment w:id="160" w:author="Bauer, Kate" w:date="2024-08-28T10:52:00Z" w:initials="KB">
    <w:p w14:paraId="6CE1ECEC" w14:textId="1105E304" w:rsidR="00754123" w:rsidRDefault="00754123">
      <w:pPr>
        <w:pStyle w:val="CommentText"/>
      </w:pPr>
      <w:r>
        <w:rPr>
          <w:rStyle w:val="CommentReference"/>
        </w:rPr>
        <w:annotationRef/>
      </w:r>
      <w:r>
        <w:t>Of heads of household?</w:t>
      </w:r>
    </w:p>
  </w:comment>
  <w:comment w:id="162" w:author="Bauer, Kate" w:date="2024-08-28T10:52:00Z" w:initials="KB">
    <w:p w14:paraId="64E5FF2B" w14:textId="446FA905" w:rsidR="006D20D6" w:rsidRDefault="006D20D6">
      <w:pPr>
        <w:pStyle w:val="CommentText"/>
      </w:pPr>
      <w:r>
        <w:rPr>
          <w:rStyle w:val="CommentReference"/>
        </w:rPr>
        <w:annotationRef/>
      </w:r>
      <w:r>
        <w:t>Of heads of household? How was “professional” determined? Overall, do you have a citation for using this method to determine SES?</w:t>
      </w:r>
    </w:p>
  </w:comment>
  <w:comment w:id="163" w:author="Bauer, Kate" w:date="2024-08-28T12:00:00Z" w:initials="KB">
    <w:p w14:paraId="25141609" w14:textId="52C419FD" w:rsidR="00F86220" w:rsidRDefault="00F86220">
      <w:pPr>
        <w:pStyle w:val="CommentText"/>
      </w:pPr>
      <w:r>
        <w:rPr>
          <w:rStyle w:val="CommentReference"/>
        </w:rPr>
        <w:annotationRef/>
      </w:r>
      <w:r>
        <w:t>Do you need to add specifically which codes were used? Were any other exclusions made based on other codes?</w:t>
      </w:r>
    </w:p>
  </w:comment>
  <w:comment w:id="164" w:author="Bauer, Kate" w:date="2024-08-28T12:01:00Z" w:initials="KB">
    <w:p w14:paraId="7C5D2344" w14:textId="17C8344C" w:rsidR="006766FB" w:rsidRDefault="006766FB">
      <w:pPr>
        <w:pStyle w:val="CommentText"/>
      </w:pPr>
      <w:r>
        <w:rPr>
          <w:rStyle w:val="CommentReference"/>
        </w:rPr>
        <w:annotationRef/>
      </w:r>
      <w:r>
        <w:t xml:space="preserve">Explain in more detail how this data was collected – participants were asked to self-identify their race/ethnicity, right? </w:t>
      </w:r>
    </w:p>
  </w:comment>
  <w:comment w:id="167" w:author="Bauer, Kate" w:date="2024-08-28T12:02:00Z" w:initials="KB">
    <w:p w14:paraId="43615651" w14:textId="4028228B" w:rsidR="006766FB" w:rsidRDefault="006766FB">
      <w:pPr>
        <w:pStyle w:val="CommentText"/>
      </w:pPr>
      <w:r>
        <w:rPr>
          <w:rStyle w:val="CommentReference"/>
        </w:rPr>
        <w:annotationRef/>
      </w:r>
      <w:r>
        <w:t xml:space="preserve">It’s not clear what this means – provide more detail. </w:t>
      </w:r>
    </w:p>
  </w:comment>
  <w:comment w:id="173" w:author="Bauer, Kate" w:date="2024-08-28T14:40:00Z" w:initials="KB">
    <w:p w14:paraId="43D615A3" w14:textId="77777777" w:rsidR="00431792" w:rsidRDefault="00431792">
      <w:pPr>
        <w:pStyle w:val="CommentText"/>
      </w:pPr>
      <w:r>
        <w:rPr>
          <w:rStyle w:val="CommentReference"/>
        </w:rPr>
        <w:annotationRef/>
      </w:r>
      <w:r>
        <w:t>I think you’re using univariate incorrectly here. Univariates are means, medians, etc. You mean unadjusted or crude models.</w:t>
      </w:r>
    </w:p>
    <w:p w14:paraId="7E510FE2" w14:textId="47AE534A" w:rsidR="00431792" w:rsidRDefault="00431792">
      <w:pPr>
        <w:pStyle w:val="CommentText"/>
      </w:pPr>
    </w:p>
  </w:comment>
  <w:comment w:id="174" w:author="Dave Bridges" w:date="2024-08-28T17:33:00Z" w:initials="DB">
    <w:p w14:paraId="58512B27" w14:textId="231DA2C9" w:rsidR="006C0343" w:rsidRDefault="006C0343">
      <w:pPr>
        <w:pStyle w:val="CommentText"/>
      </w:pPr>
      <w:r>
        <w:rPr>
          <w:rStyle w:val="CommentReference"/>
        </w:rPr>
        <w:annotationRef/>
      </w:r>
      <w:r>
        <w:t>I meant univariable</w:t>
      </w:r>
    </w:p>
  </w:comment>
  <w:comment w:id="177" w:author="Bauer, Kate" w:date="2024-08-28T14:41:00Z" w:initials="KB">
    <w:p w14:paraId="4B9CECEF" w14:textId="71EE538B" w:rsidR="00431792" w:rsidRDefault="00431792">
      <w:pPr>
        <w:pStyle w:val="CommentText"/>
      </w:pPr>
      <w:r>
        <w:rPr>
          <w:rStyle w:val="CommentReference"/>
        </w:rPr>
        <w:annotationRef/>
      </w:r>
      <w:r>
        <w:t>Wouldn’t PSS score and obesity status be the predictor and T2D be the outcome?</w:t>
      </w:r>
    </w:p>
  </w:comment>
  <w:comment w:id="180" w:author="Bauer, Kate" w:date="2024-08-28T14:41:00Z" w:initials="KB">
    <w:p w14:paraId="6C32C6E5" w14:textId="7B800687" w:rsidR="00431792" w:rsidRDefault="00431792">
      <w:pPr>
        <w:pStyle w:val="CommentText"/>
      </w:pPr>
      <w:r>
        <w:rPr>
          <w:rStyle w:val="CommentReference"/>
        </w:rPr>
        <w:annotationRef/>
      </w:r>
      <w:r>
        <w:t>This is generally frowned upon, you should include covariates where there’s theoretical and/or conceptual justification for their inclusion.</w:t>
      </w:r>
    </w:p>
  </w:comment>
  <w:comment w:id="184" w:author="Bauer, Kate" w:date="2024-08-28T14:42:00Z" w:initials="KB">
    <w:p w14:paraId="307C02FF" w14:textId="4D80638A" w:rsidR="00EB0FC2" w:rsidRDefault="00EB0FC2">
      <w:pPr>
        <w:pStyle w:val="CommentText"/>
      </w:pPr>
      <w:r>
        <w:rPr>
          <w:rStyle w:val="CommentReference"/>
        </w:rPr>
        <w:annotationRef/>
      </w:r>
      <w:r>
        <w:t>Typo?</w:t>
      </w:r>
    </w:p>
  </w:comment>
  <w:comment w:id="185" w:author="Bauer, Kate" w:date="2024-08-28T14:43:00Z" w:initials="KB">
    <w:p w14:paraId="1E58360D" w14:textId="4F4E6041" w:rsidR="008B33D7" w:rsidRDefault="008B33D7">
      <w:pPr>
        <w:pStyle w:val="CommentText"/>
      </w:pPr>
      <w:r>
        <w:rPr>
          <w:rStyle w:val="CommentReference"/>
        </w:rPr>
        <w:annotationRef/>
      </w:r>
      <w:r>
        <w:t>Demographics listed above are neighborhood disadvantages and race/ethnicity. Is that all? I believe you at least also include sex.</w:t>
      </w:r>
    </w:p>
  </w:comment>
  <w:comment w:id="187" w:author="Bauer, Kate" w:date="2024-08-28T14:43:00Z" w:initials="KB">
    <w:p w14:paraId="6EBE8266" w14:textId="619240AA" w:rsidR="00876E30" w:rsidRDefault="00876E30">
      <w:pPr>
        <w:pStyle w:val="CommentText"/>
      </w:pPr>
      <w:r>
        <w:rPr>
          <w:rStyle w:val="CommentReference"/>
        </w:rPr>
        <w:annotationRef/>
      </w:r>
      <w:r>
        <w:t>Your outcome is diabetes prevalence, not incidence</w:t>
      </w:r>
    </w:p>
  </w:comment>
  <w:comment w:id="199" w:author="Bauer, Kate" w:date="2024-08-28T14:46:00Z" w:initials="KB">
    <w:p w14:paraId="10918CB7" w14:textId="04CB7365" w:rsidR="00303359" w:rsidRDefault="00303359">
      <w:pPr>
        <w:pStyle w:val="CommentText"/>
      </w:pPr>
      <w:r>
        <w:rPr>
          <w:rStyle w:val="CommentReference"/>
        </w:rPr>
        <w:annotationRef/>
      </w:r>
      <w:r>
        <w:t>What makes this disproportional? In proportion to what?</w:t>
      </w:r>
    </w:p>
  </w:comment>
  <w:comment w:id="204" w:author="Bauer, Kate" w:date="2024-08-28T14:48:00Z" w:initials="BK">
    <w:p w14:paraId="3F9861AA" w14:textId="16D2B2D3" w:rsidR="000379B0" w:rsidRDefault="000379B0">
      <w:pPr>
        <w:pStyle w:val="CommentText"/>
      </w:pPr>
      <w:r>
        <w:rPr>
          <w:rStyle w:val="CommentReference"/>
        </w:rPr>
        <w:annotationRef/>
      </w:r>
      <w:r>
        <w:t xml:space="preserve">PSS scores aren’t labeled on Table 1. I assume that’s the No vs. </w:t>
      </w:r>
      <w:proofErr w:type="gramStart"/>
      <w:r>
        <w:t>Yes</w:t>
      </w:r>
      <w:proofErr w:type="gramEnd"/>
      <w:r>
        <w:t xml:space="preserve"> columns</w:t>
      </w:r>
      <w:r w:rsidR="00B611F2">
        <w:t xml:space="preserve"> and then the prevalence (so prevalence of high stress?). </w:t>
      </w:r>
      <w:proofErr w:type="spellStart"/>
      <w:r w:rsidR="00B611F2">
        <w:t>Ddi</w:t>
      </w:r>
      <w:proofErr w:type="spellEnd"/>
      <w:r w:rsidR="00B611F2">
        <w:t xml:space="preserve"> you test the differences in prevalence across the categories of the demographics?</w:t>
      </w:r>
    </w:p>
  </w:comment>
  <w:comment w:id="205" w:author="Bauer, Kate" w:date="2024-08-28T14:50:00Z" w:initials="BK">
    <w:p w14:paraId="4D22C3B8" w14:textId="0A943502" w:rsidR="004A6945" w:rsidRDefault="004A6945">
      <w:pPr>
        <w:pStyle w:val="CommentText"/>
      </w:pPr>
      <w:r>
        <w:rPr>
          <w:rStyle w:val="CommentReference"/>
        </w:rPr>
        <w:annotationRef/>
      </w:r>
      <w:r>
        <w:t>Rates of stress?</w:t>
      </w:r>
    </w:p>
  </w:comment>
  <w:comment w:id="208" w:author="Bauer, Kate" w:date="2024-08-28T14:50:00Z" w:initials="BK">
    <w:p w14:paraId="59E010D8" w14:textId="3D82FD7B" w:rsidR="009E2407" w:rsidRDefault="009E2407">
      <w:pPr>
        <w:pStyle w:val="CommentText"/>
      </w:pPr>
      <w:r>
        <w:rPr>
          <w:rStyle w:val="CommentReference"/>
        </w:rPr>
        <w:annotationRef/>
      </w:r>
      <w:r>
        <w:t>I would just put p&lt;.0001 but I would look at the journal you’re aiming for, they have standards.</w:t>
      </w:r>
    </w:p>
  </w:comment>
  <w:comment w:id="209" w:author="Bauer, Kate" w:date="2024-08-28T14:52:00Z" w:initials="BK">
    <w:p w14:paraId="59C1994C" w14:textId="28A20116" w:rsidR="0071355D" w:rsidRDefault="0071355D">
      <w:pPr>
        <w:pStyle w:val="CommentText"/>
      </w:pPr>
      <w:r>
        <w:rPr>
          <w:rStyle w:val="CommentReference"/>
        </w:rPr>
        <w:annotationRef/>
      </w:r>
      <w:r>
        <w:t>Again, given your large sample size and that you divided all the classes of obesity in Table 1, I think you should look at the interactions for all the classes.</w:t>
      </w:r>
    </w:p>
  </w:comment>
  <w:comment w:id="214" w:author="Bauer, Kate" w:date="2024-08-28T14:53:00Z" w:initials="BK">
    <w:p w14:paraId="350DF077" w14:textId="196DF8F6" w:rsidR="00451238" w:rsidRDefault="00451238">
      <w:pPr>
        <w:pStyle w:val="CommentText"/>
      </w:pPr>
      <w:r>
        <w:rPr>
          <w:rStyle w:val="CommentReference"/>
        </w:rPr>
        <w:annotationRef/>
      </w:r>
      <w:r>
        <w:t>Not effect, the association between prevalent T2d and obesity status</w:t>
      </w:r>
      <w:r w:rsidR="0077428B">
        <w:t>…</w:t>
      </w:r>
    </w:p>
  </w:comment>
  <w:comment w:id="213" w:author="Bauer, Kate" w:date="2024-08-28T14:54:00Z" w:initials="BK">
    <w:p w14:paraId="1E05F176" w14:textId="57BCCF6F" w:rsidR="00256E5C" w:rsidRDefault="00256E5C">
      <w:pPr>
        <w:pStyle w:val="CommentText"/>
      </w:pPr>
      <w:r>
        <w:rPr>
          <w:rStyle w:val="CommentReference"/>
        </w:rPr>
        <w:annotationRef/>
      </w:r>
      <w:r>
        <w:t xml:space="preserve">Actually, I’m not sure what this analysis is. </w:t>
      </w:r>
    </w:p>
  </w:comment>
  <w:comment w:id="219" w:author="Bauer, Kate" w:date="2024-08-28T14:56:00Z" w:initials="BK">
    <w:p w14:paraId="75470CCB" w14:textId="4E1B35F9" w:rsidR="0054682A" w:rsidRDefault="0054682A">
      <w:pPr>
        <w:pStyle w:val="CommentText"/>
      </w:pPr>
      <w:r>
        <w:rPr>
          <w:rStyle w:val="CommentReference"/>
        </w:rPr>
        <w:annotationRef/>
      </w:r>
      <w:r>
        <w:t>I’m not used to interactions being presented this way but maybe it’s okay.</w:t>
      </w:r>
    </w:p>
  </w:comment>
  <w:comment w:id="220" w:author="Bauer, Kate" w:date="2024-08-28T14:55:00Z" w:initials="BK">
    <w:p w14:paraId="068CA543" w14:textId="44A0AF9C" w:rsidR="006360AC" w:rsidRDefault="006360AC">
      <w:pPr>
        <w:pStyle w:val="CommentText"/>
      </w:pPr>
      <w:r>
        <w:rPr>
          <w:rStyle w:val="CommentReference"/>
        </w:rPr>
        <w:annotationRef/>
      </w:r>
      <w:r>
        <w:t>P is &gt;.05</w:t>
      </w:r>
    </w:p>
  </w:comment>
  <w:comment w:id="229" w:author="Bauer, Kate" w:date="2024-08-28T14:57:00Z" w:initials="BK">
    <w:p w14:paraId="7BAD4EFF" w14:textId="40E2DEC4" w:rsidR="008C7B25" w:rsidRDefault="008C7B25">
      <w:pPr>
        <w:pStyle w:val="CommentText"/>
      </w:pPr>
      <w:r>
        <w:rPr>
          <w:rStyle w:val="CommentReference"/>
        </w:rPr>
        <w:annotationRef/>
      </w:r>
      <w:r>
        <w:t>Again, I’ve never seen an interaction presented this way so I’m not sure what the 21% is referring to, is this the amount by which the relationship between obesity and T2D is elevated under high stress?</w:t>
      </w:r>
    </w:p>
  </w:comment>
  <w:comment w:id="230" w:author="Dave Bridges" w:date="2024-08-28T17:41:00Z" w:initials="DB">
    <w:p w14:paraId="0A46ABCD" w14:textId="67409424" w:rsidR="003935A4" w:rsidRDefault="003935A4">
      <w:pPr>
        <w:pStyle w:val="CommentText"/>
      </w:pPr>
      <w:r>
        <w:rPr>
          <w:rStyle w:val="CommentReference"/>
        </w:rPr>
        <w:annotationRef/>
      </w:r>
      <w:proofErr w:type="gramStart"/>
      <w:r>
        <w:t>Yes</w:t>
      </w:r>
      <w:proofErr w:type="gramEnd"/>
      <w:r>
        <w:t xml:space="preserve"> that is right.  Maybe it would help to just </w:t>
      </w:r>
      <w:proofErr w:type="spellStart"/>
      <w:r>
        <w:t>kep</w:t>
      </w:r>
      <w:proofErr w:type="spellEnd"/>
      <w:r>
        <w:t xml:space="preserve"> going back to the </w:t>
      </w:r>
      <w:proofErr w:type="spellStart"/>
      <w:r>
        <w:t>prevalences</w:t>
      </w:r>
      <w:proofErr w:type="spellEnd"/>
      <w:r>
        <w:t xml:space="preserve"> to show this </w:t>
      </w:r>
    </w:p>
  </w:comment>
  <w:comment w:id="231" w:author="Bauer, Kate" w:date="2024-08-28T15:01:00Z" w:initials="BK">
    <w:p w14:paraId="1C8498E0" w14:textId="73D3807F" w:rsidR="00C62689" w:rsidRDefault="00C62689">
      <w:pPr>
        <w:pStyle w:val="CommentText"/>
      </w:pPr>
      <w:r>
        <w:rPr>
          <w:rStyle w:val="CommentReference"/>
        </w:rPr>
        <w:annotationRef/>
      </w:r>
      <w:r>
        <w:t>Was this part of the research question?</w:t>
      </w:r>
    </w:p>
  </w:comment>
  <w:comment w:id="232" w:author="Dave Bridges" w:date="2024-08-28T17:46:00Z" w:initials="DB">
    <w:p w14:paraId="5AC9D4BE" w14:textId="33D32AA8" w:rsidR="00F75EAC" w:rsidRDefault="00F75EAC">
      <w:pPr>
        <w:pStyle w:val="CommentText"/>
      </w:pPr>
      <w:r>
        <w:rPr>
          <w:rStyle w:val="CommentReference"/>
        </w:rPr>
        <w:annotationRef/>
      </w:r>
      <w:r>
        <w:t>No but this is something you brought up on the first look at the data.</w:t>
      </w:r>
    </w:p>
  </w:comment>
  <w:comment w:id="233" w:author="Dave Bridges" w:date="2024-08-28T17:57:00Z" w:initials="DB">
    <w:p w14:paraId="3342DA09" w14:textId="1117D241" w:rsidR="00561A09" w:rsidRDefault="00561A09">
      <w:pPr>
        <w:pStyle w:val="CommentText"/>
      </w:pPr>
      <w:r>
        <w:rPr>
          <w:rStyle w:val="CommentReference"/>
        </w:rPr>
        <w:annotationRef/>
      </w:r>
      <w:r>
        <w:t>We can remove if you think its distracting or secondary.</w:t>
      </w:r>
    </w:p>
  </w:comment>
  <w:comment w:id="234" w:author="Bauer, Kate" w:date="2024-08-28T15:01:00Z" w:initials="BK">
    <w:p w14:paraId="2B8D06E8" w14:textId="710ED5A3" w:rsidR="00C62689" w:rsidRDefault="00C62689">
      <w:pPr>
        <w:pStyle w:val="CommentText"/>
      </w:pPr>
      <w:r>
        <w:rPr>
          <w:rStyle w:val="CommentReference"/>
        </w:rPr>
        <w:annotationRef/>
      </w:r>
      <w:r>
        <w:t>Still not clear what other co-morbidities you’re talking about.</w:t>
      </w:r>
    </w:p>
  </w:comment>
  <w:comment w:id="235" w:author="Dave Bridges" w:date="2024-08-28T17:45:00Z" w:initials="DB">
    <w:p w14:paraId="010507B3" w14:textId="40E8C39C" w:rsidR="00F75EAC" w:rsidRDefault="00F75EAC">
      <w:pPr>
        <w:pStyle w:val="CommentText"/>
      </w:pPr>
      <w:r>
        <w:rPr>
          <w:rStyle w:val="CommentReference"/>
        </w:rPr>
        <w:annotationRef/>
      </w:r>
      <w:r>
        <w:t>I mentioned these in the abstract and @</w:t>
      </w:r>
      <w:proofErr w:type="spellStart"/>
      <w:r>
        <w:t>irit</w:t>
      </w:r>
      <w:proofErr w:type="spellEnd"/>
      <w:r>
        <w:t xml:space="preserve"> and I will dig out some refs to put this in the introduction as well.</w:t>
      </w:r>
    </w:p>
  </w:comment>
  <w:comment w:id="241" w:author="Bauer, Kate" w:date="2024-08-28T15:02:00Z" w:initials="BK">
    <w:p w14:paraId="50FED73B" w14:textId="6E088C24" w:rsidR="009B6F47" w:rsidRDefault="009B6F47">
      <w:pPr>
        <w:pStyle w:val="CommentText"/>
      </w:pPr>
      <w:r>
        <w:rPr>
          <w:rStyle w:val="CommentReference"/>
        </w:rPr>
        <w:annotationRef/>
      </w:r>
      <w:r>
        <w:t>I would either say from the outset what you’re looking at or not include this. It will look like you’re fishing.</w:t>
      </w:r>
    </w:p>
  </w:comment>
  <w:comment w:id="249" w:author="Dave Bridges" w:date="2024-04-26T10:23:00Z" w:initials="DB">
    <w:p w14:paraId="0C81528E" w14:textId="77777777" w:rsidR="00176CFC" w:rsidRDefault="00176CFC" w:rsidP="00176CFC">
      <w:r>
        <w:rPr>
          <w:rStyle w:val="CommentReference"/>
        </w:rPr>
        <w:annotationRef/>
      </w:r>
      <w:r>
        <w:rPr>
          <w:color w:val="000000"/>
          <w:sz w:val="20"/>
          <w:szCs w:val="20"/>
        </w:rPr>
        <w:t>Should we present figures for these data as well?</w:t>
      </w:r>
    </w:p>
  </w:comment>
  <w:comment w:id="250" w:author="Dave Bridges" w:date="2024-04-12T11:52:00Z" w:initials="DB">
    <w:p w14:paraId="2A5327C8" w14:textId="46143D4E" w:rsidR="00254AF6" w:rsidRDefault="00254AF6" w:rsidP="00254AF6">
      <w:r>
        <w:rPr>
          <w:rStyle w:val="CommentReference"/>
        </w:rPr>
        <w:annotationRef/>
      </w:r>
      <w:r>
        <w:t>From this paper</w:t>
      </w:r>
      <w:r>
        <w:br/>
      </w:r>
      <w:r>
        <w:br/>
      </w:r>
      <w:r>
        <w:rPr>
          <w:rFonts w:ascii="Cambria" w:hAnsi="Cambria"/>
          <w:color w:val="212121"/>
          <w:sz w:val="30"/>
          <w:szCs w:val="30"/>
          <w:shd w:val="clear" w:color="auto" w:fill="FFFFFF"/>
        </w:rPr>
        <w:t>Some studies find no difference in reported rates (</w:t>
      </w:r>
      <w:hyperlink r:id="rId1" w:anchor="bibr22-2055102918759691" w:history="1">
        <w:r>
          <w:rPr>
            <w:rStyle w:val="Hyperlink"/>
            <w:rFonts w:ascii="Cambria" w:hAnsi="Cambria"/>
            <w:color w:val="376FAA"/>
            <w:sz w:val="30"/>
            <w:szCs w:val="30"/>
            <w:shd w:val="clear" w:color="auto" w:fill="FFFFFF"/>
          </w:rPr>
          <w:t>Jackson et al., 2014</w:t>
        </w:r>
      </w:hyperlink>
      <w:r>
        <w:rPr>
          <w:rFonts w:ascii="Cambria" w:hAnsi="Cambria"/>
          <w:color w:val="212121"/>
          <w:sz w:val="30"/>
          <w:szCs w:val="30"/>
          <w:shd w:val="clear" w:color="auto" w:fill="FFFFFF"/>
        </w:rPr>
        <w:t>; </w:t>
      </w:r>
      <w:proofErr w:type="spellStart"/>
      <w:r w:rsidR="00F75EAC">
        <w:fldChar w:fldCharType="begin"/>
      </w:r>
      <w:r w:rsidR="00F75EAC">
        <w:instrText xml:space="preserve"> HYPERLINK "https://www.ncbi.nlm.nih.gov/pmc/articles/PMC5846936/" \l "bibr31-2055102918759691" </w:instrText>
      </w:r>
      <w:r w:rsidR="00F75EAC">
        <w:fldChar w:fldCharType="separate"/>
      </w:r>
      <w:r>
        <w:rPr>
          <w:rStyle w:val="Hyperlink"/>
          <w:rFonts w:ascii="Cambria" w:hAnsi="Cambria"/>
          <w:color w:val="376FAA"/>
          <w:sz w:val="30"/>
          <w:szCs w:val="30"/>
          <w:shd w:val="clear" w:color="auto" w:fill="FFFFFF"/>
        </w:rPr>
        <w:t>Puhl</w:t>
      </w:r>
      <w:proofErr w:type="spellEnd"/>
      <w:r>
        <w:rPr>
          <w:rStyle w:val="Hyperlink"/>
          <w:rFonts w:ascii="Cambria" w:hAnsi="Cambria"/>
          <w:color w:val="376FAA"/>
          <w:sz w:val="30"/>
          <w:szCs w:val="30"/>
          <w:shd w:val="clear" w:color="auto" w:fill="FFFFFF"/>
        </w:rPr>
        <w:t xml:space="preserve"> and Brownell, 2006</w:t>
      </w:r>
      <w:r w:rsidR="00F75EAC">
        <w:rPr>
          <w:rStyle w:val="Hyperlink"/>
          <w:rFonts w:ascii="Cambria" w:hAnsi="Cambria"/>
          <w:color w:val="376FAA"/>
          <w:sz w:val="30"/>
          <w:szCs w:val="30"/>
          <w:shd w:val="clear" w:color="auto" w:fill="FFFFFF"/>
        </w:rPr>
        <w:fldChar w:fldCharType="end"/>
      </w:r>
      <w:r>
        <w:rPr>
          <w:rFonts w:ascii="Cambria" w:hAnsi="Cambria"/>
          <w:color w:val="212121"/>
          <w:sz w:val="30"/>
          <w:szCs w:val="30"/>
          <w:shd w:val="clear" w:color="auto" w:fill="FFFFFF"/>
        </w:rPr>
        <w:t>; </w:t>
      </w:r>
      <w:proofErr w:type="spellStart"/>
      <w:r w:rsidR="00F75EAC">
        <w:fldChar w:fldCharType="begin"/>
      </w:r>
      <w:r w:rsidR="00F75EAC">
        <w:instrText xml:space="preserve"> HYPERLINK "https://www.ncbi.nlm.nih.gov/pmc/articles/PMC5846936/" \l "bibr34-2055102918759691" </w:instrText>
      </w:r>
      <w:r w:rsidR="00F75EAC">
        <w:fldChar w:fldCharType="separate"/>
      </w:r>
      <w:r>
        <w:rPr>
          <w:rStyle w:val="Hyperlink"/>
          <w:rFonts w:ascii="Cambria" w:hAnsi="Cambria"/>
          <w:color w:val="376FAA"/>
          <w:sz w:val="30"/>
          <w:szCs w:val="30"/>
          <w:shd w:val="clear" w:color="auto" w:fill="FFFFFF"/>
        </w:rPr>
        <w:t>Salwen</w:t>
      </w:r>
      <w:proofErr w:type="spellEnd"/>
      <w:r>
        <w:rPr>
          <w:rStyle w:val="Hyperlink"/>
          <w:rFonts w:ascii="Cambria" w:hAnsi="Cambria"/>
          <w:color w:val="376FAA"/>
          <w:sz w:val="30"/>
          <w:szCs w:val="30"/>
          <w:shd w:val="clear" w:color="auto" w:fill="FFFFFF"/>
        </w:rPr>
        <w:t xml:space="preserve"> et al., 2015</w:t>
      </w:r>
      <w:r w:rsidR="00F75EAC">
        <w:rPr>
          <w:rStyle w:val="Hyperlink"/>
          <w:rFonts w:ascii="Cambria" w:hAnsi="Cambria"/>
          <w:color w:val="376FAA"/>
          <w:sz w:val="30"/>
          <w:szCs w:val="30"/>
          <w:shd w:val="clear" w:color="auto" w:fill="FFFFFF"/>
        </w:rPr>
        <w:fldChar w:fldCharType="end"/>
      </w:r>
      <w:r>
        <w:rPr>
          <w:rFonts w:ascii="Cambria" w:hAnsi="Cambria"/>
          <w:color w:val="212121"/>
          <w:sz w:val="30"/>
          <w:szCs w:val="30"/>
          <w:shd w:val="clear" w:color="auto" w:fill="FFFFFF"/>
        </w:rPr>
        <w:t>; </w:t>
      </w:r>
      <w:proofErr w:type="spellStart"/>
      <w:r w:rsidR="00F75EAC">
        <w:fldChar w:fldCharType="begin"/>
      </w:r>
      <w:r w:rsidR="00F75EAC">
        <w:instrText xml:space="preserve"> HYPERLINK "https://www.ncbi.nlm.nih.gov/pmc/articles/PMC5846936/" \l "bibr47-2055102918759691" </w:instrText>
      </w:r>
      <w:r w:rsidR="00F75EAC">
        <w:fldChar w:fldCharType="separate"/>
      </w:r>
      <w:r>
        <w:rPr>
          <w:rStyle w:val="Hyperlink"/>
          <w:rFonts w:ascii="Cambria" w:hAnsi="Cambria"/>
          <w:color w:val="376FAA"/>
          <w:sz w:val="30"/>
          <w:szCs w:val="30"/>
          <w:shd w:val="clear" w:color="auto" w:fill="FFFFFF"/>
        </w:rPr>
        <w:t>Vartanian</w:t>
      </w:r>
      <w:proofErr w:type="spellEnd"/>
      <w:r>
        <w:rPr>
          <w:rStyle w:val="Hyperlink"/>
          <w:rFonts w:ascii="Cambria" w:hAnsi="Cambria"/>
          <w:color w:val="376FAA"/>
          <w:sz w:val="30"/>
          <w:szCs w:val="30"/>
          <w:shd w:val="clear" w:color="auto" w:fill="FFFFFF"/>
        </w:rPr>
        <w:t>, 2015</w:t>
      </w:r>
      <w:r w:rsidR="00F75EAC">
        <w:rPr>
          <w:rStyle w:val="Hyperlink"/>
          <w:rFonts w:ascii="Cambria" w:hAnsi="Cambria"/>
          <w:color w:val="376FAA"/>
          <w:sz w:val="30"/>
          <w:szCs w:val="30"/>
          <w:shd w:val="clear" w:color="auto" w:fill="FFFFFF"/>
        </w:rPr>
        <w:fldChar w:fldCharType="end"/>
      </w:r>
      <w:r>
        <w:rPr>
          <w:rFonts w:ascii="Cambria" w:hAnsi="Cambria"/>
          <w:color w:val="212121"/>
          <w:sz w:val="30"/>
          <w:szCs w:val="30"/>
          <w:shd w:val="clear" w:color="auto" w:fill="FFFFFF"/>
        </w:rPr>
        <w:t>; </w:t>
      </w:r>
      <w:proofErr w:type="spellStart"/>
      <w:r w:rsidR="00F75EAC">
        <w:fldChar w:fldCharType="begin"/>
      </w:r>
      <w:r w:rsidR="00F75EAC">
        <w:instrText xml:space="preserve"> HYPERLINK "https://www.ncbi.nlm.nih.gov/pmc/articles/PMC5846936/" \l "bibr50-2055102918759691" </w:instrText>
      </w:r>
      <w:r w:rsidR="00F75EAC">
        <w:fldChar w:fldCharType="separate"/>
      </w:r>
      <w:r>
        <w:rPr>
          <w:rStyle w:val="Hyperlink"/>
          <w:rFonts w:ascii="Cambria" w:hAnsi="Cambria"/>
          <w:color w:val="376FAA"/>
          <w:sz w:val="30"/>
          <w:szCs w:val="30"/>
          <w:shd w:val="clear" w:color="auto" w:fill="FFFFFF"/>
        </w:rPr>
        <w:t>Vartanian</w:t>
      </w:r>
      <w:proofErr w:type="spellEnd"/>
      <w:r>
        <w:rPr>
          <w:rStyle w:val="Hyperlink"/>
          <w:rFonts w:ascii="Cambria" w:hAnsi="Cambria"/>
          <w:color w:val="376FAA"/>
          <w:sz w:val="30"/>
          <w:szCs w:val="30"/>
          <w:shd w:val="clear" w:color="auto" w:fill="FFFFFF"/>
        </w:rPr>
        <w:t xml:space="preserve"> et al., 2014</w:t>
      </w:r>
      <w:r w:rsidR="00F75EAC">
        <w:rPr>
          <w:rStyle w:val="Hyperlink"/>
          <w:rFonts w:ascii="Cambria" w:hAnsi="Cambria"/>
          <w:color w:val="376FAA"/>
          <w:sz w:val="30"/>
          <w:szCs w:val="30"/>
          <w:shd w:val="clear" w:color="auto" w:fill="FFFFFF"/>
        </w:rPr>
        <w:fldChar w:fldCharType="end"/>
      </w:r>
      <w:r>
        <w:rPr>
          <w:rFonts w:ascii="Cambria" w:hAnsi="Cambria"/>
          <w:color w:val="212121"/>
          <w:sz w:val="30"/>
          <w:szCs w:val="30"/>
          <w:shd w:val="clear" w:color="auto" w:fill="FFFFFF"/>
        </w:rPr>
        <w:t>; </w:t>
      </w:r>
      <w:hyperlink r:id="rId2" w:anchor="bibr48-2055102918759691" w:history="1">
        <w:proofErr w:type="spellStart"/>
        <w:r>
          <w:rPr>
            <w:rStyle w:val="Hyperlink"/>
            <w:rFonts w:ascii="Cambria" w:hAnsi="Cambria"/>
            <w:color w:val="376FAA"/>
            <w:sz w:val="30"/>
            <w:szCs w:val="30"/>
            <w:shd w:val="clear" w:color="auto" w:fill="FFFFFF"/>
          </w:rPr>
          <w:t>Vartanian</w:t>
        </w:r>
        <w:proofErr w:type="spellEnd"/>
        <w:r>
          <w:rPr>
            <w:rStyle w:val="Hyperlink"/>
            <w:rFonts w:ascii="Cambria" w:hAnsi="Cambria"/>
            <w:color w:val="376FAA"/>
            <w:sz w:val="30"/>
            <w:szCs w:val="30"/>
            <w:shd w:val="clear" w:color="auto" w:fill="FFFFFF"/>
          </w:rPr>
          <w:t xml:space="preserve"> and Novak, 2011</w:t>
        </w:r>
      </w:hyperlink>
      <w:r>
        <w:rPr>
          <w:rFonts w:ascii="Cambria" w:hAnsi="Cambria"/>
          <w:color w:val="212121"/>
          <w:sz w:val="30"/>
          <w:szCs w:val="30"/>
          <w:shd w:val="clear" w:color="auto" w:fill="FFFFFF"/>
        </w:rPr>
        <w:t>;), while others have found females experience higher rates of weight stigma and discrimination than males (</w:t>
      </w:r>
      <w:proofErr w:type="spellStart"/>
      <w:r w:rsidR="00F75EAC">
        <w:fldChar w:fldCharType="begin"/>
      </w:r>
      <w:r w:rsidR="00F75EAC">
        <w:instrText xml:space="preserve"> HYPERLINK "https://www.ncbi.nlm.nih.gov/pmc/articles/PMC5846936/" \l "bibr1-2055102918759691" </w:instrText>
      </w:r>
      <w:r w:rsidR="00F75EAC">
        <w:fldChar w:fldCharType="separate"/>
      </w:r>
      <w:r>
        <w:rPr>
          <w:rStyle w:val="Hyperlink"/>
          <w:rFonts w:ascii="Cambria" w:hAnsi="Cambria"/>
          <w:color w:val="376FAA"/>
          <w:sz w:val="30"/>
          <w:szCs w:val="30"/>
          <w:shd w:val="clear" w:color="auto" w:fill="FFFFFF"/>
        </w:rPr>
        <w:t>Andreyeva</w:t>
      </w:r>
      <w:proofErr w:type="spellEnd"/>
      <w:r>
        <w:rPr>
          <w:rStyle w:val="Hyperlink"/>
          <w:rFonts w:ascii="Cambria" w:hAnsi="Cambria"/>
          <w:color w:val="376FAA"/>
          <w:sz w:val="30"/>
          <w:szCs w:val="30"/>
          <w:shd w:val="clear" w:color="auto" w:fill="FFFFFF"/>
        </w:rPr>
        <w:t xml:space="preserve"> et al., 2008</w:t>
      </w:r>
      <w:r w:rsidR="00F75EAC">
        <w:rPr>
          <w:rStyle w:val="Hyperlink"/>
          <w:rFonts w:ascii="Cambria" w:hAnsi="Cambria"/>
          <w:color w:val="376FAA"/>
          <w:sz w:val="30"/>
          <w:szCs w:val="30"/>
          <w:shd w:val="clear" w:color="auto" w:fill="FFFFFF"/>
        </w:rPr>
        <w:fldChar w:fldCharType="end"/>
      </w:r>
      <w:r>
        <w:rPr>
          <w:rFonts w:ascii="Cambria" w:hAnsi="Cambria"/>
          <w:color w:val="212121"/>
          <w:sz w:val="30"/>
          <w:szCs w:val="30"/>
          <w:shd w:val="clear" w:color="auto" w:fill="FFFFFF"/>
        </w:rPr>
        <w:t>; </w:t>
      </w:r>
      <w:hyperlink r:id="rId3" w:anchor="bibr12-2055102918759691" w:history="1">
        <w:r>
          <w:rPr>
            <w:rStyle w:val="Hyperlink"/>
            <w:rFonts w:ascii="Cambria" w:hAnsi="Cambria"/>
            <w:color w:val="376FAA"/>
            <w:sz w:val="30"/>
            <w:szCs w:val="30"/>
            <w:shd w:val="clear" w:color="auto" w:fill="FFFFFF"/>
          </w:rPr>
          <w:t>Eisenberg et al., 2003</w:t>
        </w:r>
      </w:hyperlink>
      <w:r>
        <w:rPr>
          <w:rFonts w:ascii="Cambria" w:hAnsi="Cambria"/>
          <w:color w:val="212121"/>
          <w:sz w:val="30"/>
          <w:szCs w:val="30"/>
          <w:shd w:val="clear" w:color="auto" w:fill="FFFFFF"/>
        </w:rPr>
        <w:t>; </w:t>
      </w:r>
      <w:hyperlink r:id="rId4" w:anchor="bibr14-2055102918759691" w:history="1">
        <w:r>
          <w:rPr>
            <w:rStyle w:val="Hyperlink"/>
            <w:rFonts w:ascii="Cambria" w:hAnsi="Cambria"/>
            <w:color w:val="376FAA"/>
            <w:sz w:val="30"/>
            <w:szCs w:val="30"/>
            <w:shd w:val="clear" w:color="auto" w:fill="FFFFFF"/>
          </w:rPr>
          <w:t>Falkner et al., 1999</w:t>
        </w:r>
      </w:hyperlink>
      <w:r>
        <w:rPr>
          <w:rFonts w:ascii="Cambria" w:hAnsi="Cambria"/>
          <w:color w:val="212121"/>
          <w:sz w:val="30"/>
          <w:szCs w:val="30"/>
          <w:shd w:val="clear" w:color="auto" w:fill="FFFFFF"/>
        </w:rPr>
        <w:t>; </w:t>
      </w:r>
      <w:proofErr w:type="spellStart"/>
      <w:r w:rsidR="00F75EAC">
        <w:fldChar w:fldCharType="begin"/>
      </w:r>
      <w:r w:rsidR="00F75EAC">
        <w:instrText xml:space="preserve"> HYPERLINK "https://www.ncbi.nlm.nih.gov/pmc/articles/PMC5846936/" \l "bibr15-2055102918759691" </w:instrText>
      </w:r>
      <w:r w:rsidR="00F75EAC">
        <w:fldChar w:fldCharType="separate"/>
      </w:r>
      <w:r>
        <w:rPr>
          <w:rStyle w:val="Hyperlink"/>
          <w:rFonts w:ascii="Cambria" w:hAnsi="Cambria"/>
          <w:color w:val="376FAA"/>
          <w:sz w:val="30"/>
          <w:szCs w:val="30"/>
          <w:shd w:val="clear" w:color="auto" w:fill="FFFFFF"/>
        </w:rPr>
        <w:t>Fikkan</w:t>
      </w:r>
      <w:proofErr w:type="spellEnd"/>
      <w:r>
        <w:rPr>
          <w:rStyle w:val="Hyperlink"/>
          <w:rFonts w:ascii="Cambria" w:hAnsi="Cambria"/>
          <w:color w:val="376FAA"/>
          <w:sz w:val="30"/>
          <w:szCs w:val="30"/>
          <w:shd w:val="clear" w:color="auto" w:fill="FFFFFF"/>
        </w:rPr>
        <w:t xml:space="preserve"> and </w:t>
      </w:r>
      <w:proofErr w:type="spellStart"/>
      <w:r>
        <w:rPr>
          <w:rStyle w:val="Hyperlink"/>
          <w:rFonts w:ascii="Cambria" w:hAnsi="Cambria"/>
          <w:color w:val="376FAA"/>
          <w:sz w:val="30"/>
          <w:szCs w:val="30"/>
          <w:shd w:val="clear" w:color="auto" w:fill="FFFFFF"/>
        </w:rPr>
        <w:t>Rothblum</w:t>
      </w:r>
      <w:proofErr w:type="spellEnd"/>
      <w:r>
        <w:rPr>
          <w:rStyle w:val="Hyperlink"/>
          <w:rFonts w:ascii="Cambria" w:hAnsi="Cambria"/>
          <w:color w:val="376FAA"/>
          <w:sz w:val="30"/>
          <w:szCs w:val="30"/>
          <w:shd w:val="clear" w:color="auto" w:fill="FFFFFF"/>
        </w:rPr>
        <w:t>, 2012</w:t>
      </w:r>
      <w:r w:rsidR="00F75EAC">
        <w:rPr>
          <w:rStyle w:val="Hyperlink"/>
          <w:rFonts w:ascii="Cambria" w:hAnsi="Cambria"/>
          <w:color w:val="376FAA"/>
          <w:sz w:val="30"/>
          <w:szCs w:val="30"/>
          <w:shd w:val="clear" w:color="auto" w:fill="FFFFFF"/>
        </w:rPr>
        <w:fldChar w:fldCharType="end"/>
      </w:r>
      <w:r>
        <w:rPr>
          <w:rFonts w:ascii="Cambria" w:hAnsi="Cambria"/>
          <w:color w:val="212121"/>
          <w:sz w:val="30"/>
          <w:szCs w:val="30"/>
          <w:shd w:val="clear" w:color="auto" w:fill="FFFFFF"/>
        </w:rPr>
        <w:t>; </w:t>
      </w:r>
      <w:proofErr w:type="spellStart"/>
      <w:r w:rsidR="00F75EAC">
        <w:fldChar w:fldCharType="begin"/>
      </w:r>
      <w:r w:rsidR="00F75EAC">
        <w:instrText xml:space="preserve"> HYPERLINK "https://www.ncbi.nlm.nih.gov/pmc/articles/PMC5846936/" \l "bibr19-2055102918759691" </w:instrText>
      </w:r>
      <w:r w:rsidR="00F75EAC">
        <w:fldChar w:fldCharType="separate"/>
      </w:r>
      <w:r>
        <w:rPr>
          <w:rStyle w:val="Hyperlink"/>
          <w:rFonts w:ascii="Cambria" w:hAnsi="Cambria"/>
          <w:color w:val="376FAA"/>
          <w:sz w:val="30"/>
          <w:szCs w:val="30"/>
          <w:shd w:val="clear" w:color="auto" w:fill="FFFFFF"/>
        </w:rPr>
        <w:t>Hebl</w:t>
      </w:r>
      <w:proofErr w:type="spellEnd"/>
      <w:r>
        <w:rPr>
          <w:rStyle w:val="Hyperlink"/>
          <w:rFonts w:ascii="Cambria" w:hAnsi="Cambria"/>
          <w:color w:val="376FAA"/>
          <w:sz w:val="30"/>
          <w:szCs w:val="30"/>
          <w:shd w:val="clear" w:color="auto" w:fill="FFFFFF"/>
        </w:rPr>
        <w:t xml:space="preserve"> and </w:t>
      </w:r>
      <w:proofErr w:type="spellStart"/>
      <w:r>
        <w:rPr>
          <w:rStyle w:val="Hyperlink"/>
          <w:rFonts w:ascii="Cambria" w:hAnsi="Cambria"/>
          <w:color w:val="376FAA"/>
          <w:sz w:val="30"/>
          <w:szCs w:val="30"/>
          <w:shd w:val="clear" w:color="auto" w:fill="FFFFFF"/>
        </w:rPr>
        <w:t>Turchin</w:t>
      </w:r>
      <w:proofErr w:type="spellEnd"/>
      <w:r>
        <w:rPr>
          <w:rStyle w:val="Hyperlink"/>
          <w:rFonts w:ascii="Cambria" w:hAnsi="Cambria"/>
          <w:color w:val="376FAA"/>
          <w:sz w:val="30"/>
          <w:szCs w:val="30"/>
          <w:shd w:val="clear" w:color="auto" w:fill="FFFFFF"/>
        </w:rPr>
        <w:t>, 2005</w:t>
      </w:r>
      <w:r w:rsidR="00F75EAC">
        <w:rPr>
          <w:rStyle w:val="Hyperlink"/>
          <w:rFonts w:ascii="Cambria" w:hAnsi="Cambria"/>
          <w:color w:val="376FAA"/>
          <w:sz w:val="30"/>
          <w:szCs w:val="30"/>
          <w:shd w:val="clear" w:color="auto" w:fill="FFFFFF"/>
        </w:rPr>
        <w:fldChar w:fldCharType="end"/>
      </w:r>
      <w:r>
        <w:rPr>
          <w:rFonts w:ascii="Cambria" w:hAnsi="Cambria"/>
          <w:color w:val="212121"/>
          <w:sz w:val="30"/>
          <w:szCs w:val="30"/>
          <w:shd w:val="clear" w:color="auto" w:fill="FFFFFF"/>
        </w:rPr>
        <w:t>; </w:t>
      </w:r>
      <w:proofErr w:type="spellStart"/>
      <w:r w:rsidR="00F75EAC">
        <w:fldChar w:fldCharType="begin"/>
      </w:r>
      <w:r w:rsidR="00F75EAC">
        <w:instrText xml:space="preserve"> HYPERLINK "https://www.ncbi.nlm.nih.gov/pmc/articles/PMC5846936/" \l "bibr32-2055102918759691" </w:instrText>
      </w:r>
      <w:r w:rsidR="00F75EAC">
        <w:fldChar w:fldCharType="separate"/>
      </w:r>
      <w:r>
        <w:rPr>
          <w:rStyle w:val="Hyperlink"/>
          <w:rFonts w:ascii="Cambria" w:hAnsi="Cambria"/>
          <w:color w:val="376FAA"/>
          <w:sz w:val="30"/>
          <w:szCs w:val="30"/>
          <w:shd w:val="clear" w:color="auto" w:fill="FFFFFF"/>
        </w:rPr>
        <w:t>Puhl</w:t>
      </w:r>
      <w:proofErr w:type="spellEnd"/>
      <w:r>
        <w:rPr>
          <w:rStyle w:val="Hyperlink"/>
          <w:rFonts w:ascii="Cambria" w:hAnsi="Cambria"/>
          <w:color w:val="376FAA"/>
          <w:sz w:val="30"/>
          <w:szCs w:val="30"/>
          <w:shd w:val="clear" w:color="auto" w:fill="FFFFFF"/>
        </w:rPr>
        <w:t xml:space="preserve"> et al., 2008</w:t>
      </w:r>
      <w:r w:rsidR="00F75EAC">
        <w:rPr>
          <w:rStyle w:val="Hyperlink"/>
          <w:rFonts w:ascii="Cambria" w:hAnsi="Cambria"/>
          <w:color w:val="376FAA"/>
          <w:sz w:val="30"/>
          <w:szCs w:val="30"/>
          <w:shd w:val="clear" w:color="auto" w:fill="FFFFFF"/>
        </w:rPr>
        <w:fldChar w:fldCharType="end"/>
      </w:r>
      <w:r>
        <w:rPr>
          <w:rFonts w:ascii="Cambria" w:hAnsi="Cambria"/>
          <w:color w:val="212121"/>
          <w:sz w:val="30"/>
          <w:szCs w:val="30"/>
          <w:shd w:val="clear" w:color="auto" w:fill="FFFFFF"/>
        </w:rPr>
        <w:t>; </w:t>
      </w:r>
      <w:proofErr w:type="spellStart"/>
      <w:r w:rsidR="00F75EAC">
        <w:fldChar w:fldCharType="begin"/>
      </w:r>
      <w:r w:rsidR="00F75EAC">
        <w:instrText xml:space="preserve"> HYPERLINK "https://www.ncbi.nlm.nih.gov/pmc/articles/PMC5846936/" \l "bibr43-2055102918759691" </w:instrText>
      </w:r>
      <w:r w:rsidR="00F75EAC">
        <w:fldChar w:fldCharType="separate"/>
      </w:r>
      <w:r>
        <w:rPr>
          <w:rStyle w:val="Hyperlink"/>
          <w:rFonts w:ascii="Cambria" w:hAnsi="Cambria"/>
          <w:color w:val="376FAA"/>
          <w:sz w:val="30"/>
          <w:szCs w:val="30"/>
          <w:shd w:val="clear" w:color="auto" w:fill="FFFFFF"/>
        </w:rPr>
        <w:t>Spahlholz</w:t>
      </w:r>
      <w:proofErr w:type="spellEnd"/>
      <w:r>
        <w:rPr>
          <w:rStyle w:val="Hyperlink"/>
          <w:rFonts w:ascii="Cambria" w:hAnsi="Cambria"/>
          <w:color w:val="376FAA"/>
          <w:sz w:val="30"/>
          <w:szCs w:val="30"/>
          <w:shd w:val="clear" w:color="auto" w:fill="FFFFFF"/>
        </w:rPr>
        <w:t xml:space="preserve"> et al., 2016</w:t>
      </w:r>
      <w:r w:rsidR="00F75EAC">
        <w:rPr>
          <w:rStyle w:val="Hyperlink"/>
          <w:rFonts w:ascii="Cambria" w:hAnsi="Cambria"/>
          <w:color w:val="376FAA"/>
          <w:sz w:val="30"/>
          <w:szCs w:val="30"/>
          <w:shd w:val="clear" w:color="auto" w:fill="FFFFFF"/>
        </w:rPr>
        <w:fldChar w:fldCharType="end"/>
      </w:r>
      <w:r>
        <w:rPr>
          <w:rFonts w:ascii="Cambria" w:hAnsi="Cambria"/>
          <w:color w:val="212121"/>
          <w:sz w:val="30"/>
          <w:szCs w:val="30"/>
          <w:shd w:val="clear" w:color="auto" w:fill="FFFFFF"/>
        </w:rPr>
        <w:t>)</w:t>
      </w:r>
    </w:p>
    <w:p w14:paraId="6B0600C2" w14:textId="285D2D9E" w:rsidR="00254AF6" w:rsidRDefault="00254AF6">
      <w:pPr>
        <w:pStyle w:val="CommentText"/>
      </w:pPr>
      <w:r>
        <w:br/>
      </w:r>
      <w:r>
        <w:br/>
        <w:t>@</w:t>
      </w:r>
      <w:proofErr w:type="spellStart"/>
      <w:r>
        <w:t>kate</w:t>
      </w:r>
      <w:proofErr w:type="spellEnd"/>
      <w:r>
        <w:t xml:space="preserve"> do you have a better sense of whether this is true?</w:t>
      </w:r>
    </w:p>
  </w:comment>
  <w:comment w:id="254" w:author="Dave Bridges" w:date="2024-04-12T11:07:00Z" w:initials="DB">
    <w:p w14:paraId="4DAD4B88" w14:textId="2F86CABD" w:rsidR="00BA035B" w:rsidRDefault="00BA035B">
      <w:pPr>
        <w:pStyle w:val="CommentText"/>
      </w:pPr>
      <w:r>
        <w:rPr>
          <w:rStyle w:val="CommentReference"/>
        </w:rPr>
        <w:annotationRef/>
      </w:r>
      <w:r>
        <w:t>@</w:t>
      </w:r>
      <w:proofErr w:type="spellStart"/>
      <w:r>
        <w:t>kate</w:t>
      </w:r>
      <w:proofErr w:type="spellEnd"/>
      <w:r>
        <w:t xml:space="preserve"> and </w:t>
      </w:r>
      <w:proofErr w:type="spellStart"/>
      <w:r>
        <w:t>irit</w:t>
      </w:r>
      <w:proofErr w:type="spellEnd"/>
      <w:r>
        <w:br/>
      </w:r>
      <w:r>
        <w:br/>
        <w:t>Do you have any other funding or conflicts of interest that you want to include or disclose.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839E6AB" w15:done="0"/>
  <w15:commentEx w15:paraId="7AC380E6" w15:paraIdParent="2839E6AB" w15:done="0"/>
  <w15:commentEx w15:paraId="7D938EB8" w15:done="1"/>
  <w15:commentEx w15:paraId="02571C43" w15:done="1"/>
  <w15:commentEx w15:paraId="2D0BA406" w15:done="0"/>
  <w15:commentEx w15:paraId="644045B0" w15:done="0"/>
  <w15:commentEx w15:paraId="5CC56379" w15:done="0"/>
  <w15:commentEx w15:paraId="6CC2AD47" w15:paraIdParent="5CC56379" w15:done="0"/>
  <w15:commentEx w15:paraId="7A2B5A27" w15:done="1"/>
  <w15:commentEx w15:paraId="5AC29EDA" w15:done="1"/>
  <w15:commentEx w15:paraId="00D5E820" w15:done="0"/>
  <w15:commentEx w15:paraId="184A3536" w15:done="1"/>
  <w15:commentEx w15:paraId="63903BB4" w15:done="0"/>
  <w15:commentEx w15:paraId="2F4F5124" w15:paraIdParent="63903BB4" w15:done="0"/>
  <w15:commentEx w15:paraId="6B5D896E" w15:done="1"/>
  <w15:commentEx w15:paraId="778CF716" w15:done="0"/>
  <w15:commentEx w15:paraId="3FD4B095" w15:done="1"/>
  <w15:commentEx w15:paraId="5D872B9A" w15:done="0"/>
  <w15:commentEx w15:paraId="0ABC186F" w15:paraIdParent="5D872B9A" w15:done="0"/>
  <w15:commentEx w15:paraId="082FA782" w15:done="1"/>
  <w15:commentEx w15:paraId="61E2EA77" w15:done="0"/>
  <w15:commentEx w15:paraId="18D0C4EE" w15:done="0"/>
  <w15:commentEx w15:paraId="2AD4FF4D" w15:done="0"/>
  <w15:commentEx w15:paraId="582C6082" w15:done="0"/>
  <w15:commentEx w15:paraId="212D134B" w15:paraIdParent="582C6082" w15:done="0"/>
  <w15:commentEx w15:paraId="2150B422" w15:done="1"/>
  <w15:commentEx w15:paraId="2F9A93DE" w15:done="0"/>
  <w15:commentEx w15:paraId="670F212C" w15:done="0"/>
  <w15:commentEx w15:paraId="2EBC5356" w15:done="0"/>
  <w15:commentEx w15:paraId="1A786CE9" w15:done="0"/>
  <w15:commentEx w15:paraId="7D3740FD" w15:done="0"/>
  <w15:commentEx w15:paraId="415BC7AB" w15:done="0"/>
  <w15:commentEx w15:paraId="69F48119" w15:done="0"/>
  <w15:commentEx w15:paraId="6FF5CD3A" w15:done="0"/>
  <w15:commentEx w15:paraId="426E432D" w15:done="0"/>
  <w15:commentEx w15:paraId="26B57CB3" w15:done="0"/>
  <w15:commentEx w15:paraId="61A6D236" w15:done="0"/>
  <w15:commentEx w15:paraId="1EEF863D" w15:done="0"/>
  <w15:commentEx w15:paraId="2D7FB1DF" w15:done="0"/>
  <w15:commentEx w15:paraId="2267D8D7" w15:done="0"/>
  <w15:commentEx w15:paraId="3525B115" w15:done="0"/>
  <w15:commentEx w15:paraId="04FF2C85" w15:done="0"/>
  <w15:commentEx w15:paraId="10DFA24D" w15:done="0"/>
  <w15:commentEx w15:paraId="4B843606" w15:paraIdParent="10DFA24D" w15:done="0"/>
  <w15:commentEx w15:paraId="6CE1ECEC" w15:done="0"/>
  <w15:commentEx w15:paraId="64E5FF2B" w15:done="0"/>
  <w15:commentEx w15:paraId="25141609" w15:done="0"/>
  <w15:commentEx w15:paraId="7C5D2344" w15:done="0"/>
  <w15:commentEx w15:paraId="43615651" w15:done="0"/>
  <w15:commentEx w15:paraId="7E510FE2" w15:done="1"/>
  <w15:commentEx w15:paraId="58512B27" w15:paraIdParent="7E510FE2" w15:done="1"/>
  <w15:commentEx w15:paraId="4B9CECEF" w15:done="0"/>
  <w15:commentEx w15:paraId="6C32C6E5" w15:done="1"/>
  <w15:commentEx w15:paraId="307C02FF" w15:done="1"/>
  <w15:commentEx w15:paraId="1E58360D" w15:done="0"/>
  <w15:commentEx w15:paraId="6EBE8266" w15:done="0"/>
  <w15:commentEx w15:paraId="10918CB7" w15:done="1"/>
  <w15:commentEx w15:paraId="3F9861AA" w15:done="0"/>
  <w15:commentEx w15:paraId="4D22C3B8" w15:done="1"/>
  <w15:commentEx w15:paraId="59E010D8" w15:done="0"/>
  <w15:commentEx w15:paraId="59C1994C" w15:done="0"/>
  <w15:commentEx w15:paraId="350DF077" w15:done="1"/>
  <w15:commentEx w15:paraId="1E05F176" w15:done="0"/>
  <w15:commentEx w15:paraId="75470CCB" w15:done="1"/>
  <w15:commentEx w15:paraId="068CA543" w15:done="1"/>
  <w15:commentEx w15:paraId="7BAD4EFF" w15:done="0"/>
  <w15:commentEx w15:paraId="0A46ABCD" w15:paraIdParent="7BAD4EFF" w15:done="0"/>
  <w15:commentEx w15:paraId="1C8498E0" w15:done="0"/>
  <w15:commentEx w15:paraId="5AC9D4BE" w15:paraIdParent="1C8498E0" w15:done="0"/>
  <w15:commentEx w15:paraId="3342DA09" w15:paraIdParent="1C8498E0" w15:done="0"/>
  <w15:commentEx w15:paraId="2B8D06E8" w15:done="0"/>
  <w15:commentEx w15:paraId="010507B3" w15:paraIdParent="2B8D06E8" w15:done="0"/>
  <w15:commentEx w15:paraId="50FED73B" w15:done="0"/>
  <w15:commentEx w15:paraId="0C81528E" w15:done="0"/>
  <w15:commentEx w15:paraId="6B0600C2" w15:done="0"/>
  <w15:commentEx w15:paraId="4DAD4B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7F768EE" w16cex:dateUtc="2024-08-28T18:44:00Z"/>
  <w16cex:commentExtensible w16cex:durableId="18BB7395" w16cex:dateUtc="2024-08-28T13:33:00Z"/>
  <w16cex:commentExtensible w16cex:durableId="0D9FE7D6" w16cex:dateUtc="2024-08-28T19:39:00Z"/>
  <w16cex:commentExtensible w16cex:durableId="08F99781" w16cex:dateUtc="2024-08-28T13:34:00Z"/>
  <w16cex:commentExtensible w16cex:durableId="04337B8C" w16cex:dateUtc="2024-08-28T13:34:00Z"/>
  <w16cex:commentExtensible w16cex:durableId="73275A94" w16cex:dateUtc="2024-08-28T13:35:00Z"/>
  <w16cex:commentExtensible w16cex:durableId="353A3254" w16cex:dateUtc="2024-08-28T13:36:00Z"/>
  <w16cex:commentExtensible w16cex:durableId="4AF257B6" w16cex:dateUtc="2024-08-28T13:36:00Z"/>
  <w16cex:commentExtensible w16cex:durableId="14884351" w16cex:dateUtc="2024-08-28T13:50:00Z"/>
  <w16cex:commentExtensible w16cex:durableId="13A9D994" w16cex:dateUtc="2024-08-28T13:37:00Z"/>
  <w16cex:commentExtensible w16cex:durableId="7BA81098" w16cex:dateUtc="2024-08-28T13:37:00Z"/>
  <w16cex:commentExtensible w16cex:durableId="6D92B62D" w16cex:dateUtc="2024-08-28T13:39:00Z"/>
  <w16cex:commentExtensible w16cex:durableId="4B7DBCBE" w16cex:dateUtc="2024-08-28T13:40:00Z"/>
  <w16cex:commentExtensible w16cex:durableId="51988AFD" w16cex:dateUtc="2024-08-28T13:43:00Z"/>
  <w16cex:commentExtensible w16cex:durableId="2ECAA39A" w16cex:dateUtc="2024-08-28T13:45:00Z"/>
  <w16cex:commentExtensible w16cex:durableId="2924C59E" w16cex:dateUtc="2024-08-28T13:44:00Z"/>
  <w16cex:commentExtensible w16cex:durableId="2C92D4AE" w16cex:dateUtc="2024-08-28T13:46:00Z"/>
  <w16cex:commentExtensible w16cex:durableId="1CFBCD67" w16cex:dateUtc="2024-08-28T13:46:00Z"/>
  <w16cex:commentExtensible w16cex:durableId="7D399D2E" w16cex:dateUtc="2024-08-28T13:47:00Z"/>
  <w16cex:commentExtensible w16cex:durableId="45205B4D" w16cex:dateUtc="2024-08-28T16:00:00Z"/>
  <w16cex:commentExtensible w16cex:durableId="6F229313" w16cex:dateUtc="2024-08-28T13:52:00Z"/>
  <w16cex:commentExtensible w16cex:durableId="7CB008FA" w16cex:dateUtc="2024-08-28T13:53:00Z"/>
  <w16cex:commentExtensible w16cex:durableId="4E1A796B" w16cex:dateUtc="2024-08-28T13:54:00Z"/>
  <w16cex:commentExtensible w16cex:durableId="2BA5F36D" w16cex:dateUtc="2024-08-28T13:56:00Z"/>
  <w16cex:commentExtensible w16cex:durableId="22CC80D8" w16cex:dateUtc="2024-08-28T13:55:00Z"/>
  <w16cex:commentExtensible w16cex:durableId="439E3B9F" w16cex:dateUtc="2024-08-28T13:57:00Z"/>
  <w16cex:commentExtensible w16cex:durableId="6D21A13D" w16cex:dateUtc="2024-08-28T13:57:00Z"/>
  <w16cex:commentExtensible w16cex:durableId="585FD364" w16cex:dateUtc="2024-08-28T16:04:00Z"/>
  <w16cex:commentExtensible w16cex:durableId="5F560A31" w16cex:dateUtc="2024-08-28T18:43:00Z"/>
  <w16cex:commentExtensible w16cex:durableId="25CED251" w16cex:dateUtc="2024-08-28T16:03:00Z"/>
  <w16cex:commentExtensible w16cex:durableId="47B00609" w16cex:dateUtc="2024-08-28T14:49:00Z"/>
  <w16cex:commentExtensible w16cex:durableId="1BB4F3F1" w16cex:dateUtc="2024-08-28T14:50:00Z"/>
  <w16cex:commentExtensible w16cex:durableId="5E3EDA5E" w16cex:dateUtc="2024-08-28T14:50:00Z"/>
  <w16cex:commentExtensible w16cex:durableId="02F77C24" w16cex:dateUtc="2024-08-28T14:53:00Z"/>
  <w16cex:commentExtensible w16cex:durableId="77606AF9" w16cex:dateUtc="2024-08-28T14:51:00Z"/>
  <w16cex:commentExtensible w16cex:durableId="7573D480" w16cex:dateUtc="2024-08-28T14:52:00Z"/>
  <w16cex:commentExtensible w16cex:durableId="05EB7206" w16cex:dateUtc="2024-08-28T14:52:00Z"/>
  <w16cex:commentExtensible w16cex:durableId="7BDEAA11" w16cex:dateUtc="2024-08-28T16:00:00Z"/>
  <w16cex:commentExtensible w16cex:durableId="40FA825C" w16cex:dateUtc="2024-08-28T16:01:00Z"/>
  <w16cex:commentExtensible w16cex:durableId="37C6C69F" w16cex:dateUtc="2024-08-28T16:02:00Z"/>
  <w16cex:commentExtensible w16cex:durableId="6FA4254E" w16cex:dateUtc="2024-08-28T18:40:00Z"/>
  <w16cex:commentExtensible w16cex:durableId="581A1923" w16cex:dateUtc="2024-08-28T18:41:00Z"/>
  <w16cex:commentExtensible w16cex:durableId="5DEFE155" w16cex:dateUtc="2024-08-28T18:41:00Z"/>
  <w16cex:commentExtensible w16cex:durableId="23CDD981" w16cex:dateUtc="2024-08-28T18:42:00Z"/>
  <w16cex:commentExtensible w16cex:durableId="30299310" w16cex:dateUtc="2024-08-28T18:43:00Z"/>
  <w16cex:commentExtensible w16cex:durableId="3E70FE14" w16cex:dateUtc="2024-08-28T18:43:00Z"/>
  <w16cex:commentExtensible w16cex:durableId="287A799F" w16cex:dateUtc="2024-08-28T18:46:00Z"/>
  <w16cex:commentExtensible w16cex:durableId="37CCC360" w16cex:dateUtc="2024-08-28T18:48:00Z"/>
  <w16cex:commentExtensible w16cex:durableId="7C1C1D0D" w16cex:dateUtc="2024-08-28T18:50:00Z"/>
  <w16cex:commentExtensible w16cex:durableId="08C42FA6" w16cex:dateUtc="2024-08-28T18:50:00Z"/>
  <w16cex:commentExtensible w16cex:durableId="5D49B79E" w16cex:dateUtc="2024-08-28T18:52:00Z"/>
  <w16cex:commentExtensible w16cex:durableId="08BE828B" w16cex:dateUtc="2024-08-28T18:53:00Z"/>
  <w16cex:commentExtensible w16cex:durableId="78D3D7A1" w16cex:dateUtc="2024-08-28T18:54:00Z"/>
  <w16cex:commentExtensible w16cex:durableId="58A41DFC" w16cex:dateUtc="2024-08-28T18:56:00Z"/>
  <w16cex:commentExtensible w16cex:durableId="273F8B8A" w16cex:dateUtc="2024-08-28T18:55:00Z"/>
  <w16cex:commentExtensible w16cex:durableId="2AE37BBD" w16cex:dateUtc="2024-08-28T18:57:00Z"/>
  <w16cex:commentExtensible w16cex:durableId="50CA65D7" w16cex:dateUtc="2024-08-28T19:01:00Z"/>
  <w16cex:commentExtensible w16cex:durableId="147F910E" w16cex:dateUtc="2024-08-28T19:01:00Z"/>
  <w16cex:commentExtensible w16cex:durableId="1433B20F" w16cex:dateUtc="2024-08-28T19:02:00Z"/>
  <w16cex:commentExtensible w16cex:durableId="110DF523" w16cex:dateUtc="2024-04-26T14: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839E6AB" w16cid:durableId="77F768EE"/>
  <w16cid:commentId w16cid:paraId="7AC380E6" w16cid:durableId="2A79D586"/>
  <w16cid:commentId w16cid:paraId="7D938EB8" w16cid:durableId="18BB7395"/>
  <w16cid:commentId w16cid:paraId="02571C43" w16cid:durableId="0D9FE7D6"/>
  <w16cid:commentId w16cid:paraId="2D0BA406" w16cid:durableId="08F99781"/>
  <w16cid:commentId w16cid:paraId="644045B0" w16cid:durableId="04337B8C"/>
  <w16cid:commentId w16cid:paraId="5CC56379" w16cid:durableId="73275A94"/>
  <w16cid:commentId w16cid:paraId="6CC2AD47" w16cid:durableId="2A79D762"/>
  <w16cid:commentId w16cid:paraId="7A2B5A27" w16cid:durableId="353A3254"/>
  <w16cid:commentId w16cid:paraId="5AC29EDA" w16cid:durableId="4AF257B6"/>
  <w16cid:commentId w16cid:paraId="00D5E820" w16cid:durableId="14884351"/>
  <w16cid:commentId w16cid:paraId="184A3536" w16cid:durableId="13A9D994"/>
  <w16cid:commentId w16cid:paraId="63903BB4" w16cid:durableId="2A79D883"/>
  <w16cid:commentId w16cid:paraId="2F4F5124" w16cid:durableId="2A79D88E"/>
  <w16cid:commentId w16cid:paraId="6B5D896E" w16cid:durableId="7BA81098"/>
  <w16cid:commentId w16cid:paraId="778CF716" w16cid:durableId="6D92B62D"/>
  <w16cid:commentId w16cid:paraId="3FD4B095" w16cid:durableId="2A79D96D"/>
  <w16cid:commentId w16cid:paraId="5D872B9A" w16cid:durableId="2A79D96C"/>
  <w16cid:commentId w16cid:paraId="0ABC186F" w16cid:durableId="2A79D9D7"/>
  <w16cid:commentId w16cid:paraId="082FA782" w16cid:durableId="4B7DBCBE"/>
  <w16cid:commentId w16cid:paraId="61E2EA77" w16cid:durableId="51988AFD"/>
  <w16cid:commentId w16cid:paraId="18D0C4EE" w16cid:durableId="2ECAA39A"/>
  <w16cid:commentId w16cid:paraId="2AD4FF4D" w16cid:durableId="2924C59E"/>
  <w16cid:commentId w16cid:paraId="582C6082" w16cid:durableId="2C92D4AE"/>
  <w16cid:commentId w16cid:paraId="212D134B" w16cid:durableId="2A79DA62"/>
  <w16cid:commentId w16cid:paraId="2150B422" w16cid:durableId="1CFBCD67"/>
  <w16cid:commentId w16cid:paraId="2F9A93DE" w16cid:durableId="7D399D2E"/>
  <w16cid:commentId w16cid:paraId="670F212C" w16cid:durableId="45205B4D"/>
  <w16cid:commentId w16cid:paraId="2EBC5356" w16cid:durableId="6F229313"/>
  <w16cid:commentId w16cid:paraId="1A786CE9" w16cid:durableId="7CB008FA"/>
  <w16cid:commentId w16cid:paraId="7D3740FD" w16cid:durableId="4E1A796B"/>
  <w16cid:commentId w16cid:paraId="415BC7AB" w16cid:durableId="2BA5F36D"/>
  <w16cid:commentId w16cid:paraId="69F48119" w16cid:durableId="22CC80D8"/>
  <w16cid:commentId w16cid:paraId="6FF5CD3A" w16cid:durableId="439E3B9F"/>
  <w16cid:commentId w16cid:paraId="426E432D" w16cid:durableId="6D21A13D"/>
  <w16cid:commentId w16cid:paraId="26B57CB3" w16cid:durableId="585FD364"/>
  <w16cid:commentId w16cid:paraId="61A6D236" w16cid:durableId="5F560A31"/>
  <w16cid:commentId w16cid:paraId="1EEF863D" w16cid:durableId="25CED251"/>
  <w16cid:commentId w16cid:paraId="2D7FB1DF" w16cid:durableId="47B00609"/>
  <w16cid:commentId w16cid:paraId="2267D8D7" w16cid:durableId="1BB4F3F1"/>
  <w16cid:commentId w16cid:paraId="3525B115" w16cid:durableId="5E3EDA5E"/>
  <w16cid:commentId w16cid:paraId="04FF2C85" w16cid:durableId="02F77C24"/>
  <w16cid:commentId w16cid:paraId="10DFA24D" w16cid:durableId="29411550"/>
  <w16cid:commentId w16cid:paraId="4B843606" w16cid:durableId="77606AF9"/>
  <w16cid:commentId w16cid:paraId="6CE1ECEC" w16cid:durableId="7573D480"/>
  <w16cid:commentId w16cid:paraId="64E5FF2B" w16cid:durableId="05EB7206"/>
  <w16cid:commentId w16cid:paraId="25141609" w16cid:durableId="7BDEAA11"/>
  <w16cid:commentId w16cid:paraId="7C5D2344" w16cid:durableId="40FA825C"/>
  <w16cid:commentId w16cid:paraId="43615651" w16cid:durableId="37C6C69F"/>
  <w16cid:commentId w16cid:paraId="7E510FE2" w16cid:durableId="6FA4254E"/>
  <w16cid:commentId w16cid:paraId="58512B27" w16cid:durableId="2A79DDFF"/>
  <w16cid:commentId w16cid:paraId="4B9CECEF" w16cid:durableId="581A1923"/>
  <w16cid:commentId w16cid:paraId="6C32C6E5" w16cid:durableId="5DEFE155"/>
  <w16cid:commentId w16cid:paraId="307C02FF" w16cid:durableId="23CDD981"/>
  <w16cid:commentId w16cid:paraId="1E58360D" w16cid:durableId="30299310"/>
  <w16cid:commentId w16cid:paraId="6EBE8266" w16cid:durableId="3E70FE14"/>
  <w16cid:commentId w16cid:paraId="10918CB7" w16cid:durableId="287A799F"/>
  <w16cid:commentId w16cid:paraId="3F9861AA" w16cid:durableId="37CCC360"/>
  <w16cid:commentId w16cid:paraId="4D22C3B8" w16cid:durableId="7C1C1D0D"/>
  <w16cid:commentId w16cid:paraId="59E010D8" w16cid:durableId="08C42FA6"/>
  <w16cid:commentId w16cid:paraId="59C1994C" w16cid:durableId="5D49B79E"/>
  <w16cid:commentId w16cid:paraId="350DF077" w16cid:durableId="08BE828B"/>
  <w16cid:commentId w16cid:paraId="1E05F176" w16cid:durableId="78D3D7A1"/>
  <w16cid:commentId w16cid:paraId="75470CCB" w16cid:durableId="58A41DFC"/>
  <w16cid:commentId w16cid:paraId="068CA543" w16cid:durableId="273F8B8A"/>
  <w16cid:commentId w16cid:paraId="7BAD4EFF" w16cid:durableId="2AE37BBD"/>
  <w16cid:commentId w16cid:paraId="0A46ABCD" w16cid:durableId="2A79DFD4"/>
  <w16cid:commentId w16cid:paraId="1C8498E0" w16cid:durableId="50CA65D7"/>
  <w16cid:commentId w16cid:paraId="5AC9D4BE" w16cid:durableId="2A79E112"/>
  <w16cid:commentId w16cid:paraId="3342DA09" w16cid:durableId="2A79E3D2"/>
  <w16cid:commentId w16cid:paraId="2B8D06E8" w16cid:durableId="147F910E"/>
  <w16cid:commentId w16cid:paraId="010507B3" w16cid:durableId="2A79E0C1"/>
  <w16cid:commentId w16cid:paraId="50FED73B" w16cid:durableId="1433B20F"/>
  <w16cid:commentId w16cid:paraId="0C81528E" w16cid:durableId="110DF523"/>
  <w16cid:commentId w16cid:paraId="6B0600C2" w16cid:durableId="29C39F1A"/>
  <w16cid:commentId w16cid:paraId="4DAD4B88" w16cid:durableId="29C3945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6B027D2"/>
    <w:multiLevelType w:val="hybridMultilevel"/>
    <w:tmpl w:val="11461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auer, Kate">
    <w15:presenceInfo w15:providerId="AD" w15:userId="S::kwbauer@umich.edu::e4969335-38f0-4125-9057-2b6fdae4b4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5"/>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C60"/>
    <w:rsid w:val="000211F7"/>
    <w:rsid w:val="00033000"/>
    <w:rsid w:val="000379B0"/>
    <w:rsid w:val="00041088"/>
    <w:rsid w:val="00074A4B"/>
    <w:rsid w:val="000972F2"/>
    <w:rsid w:val="000A07DB"/>
    <w:rsid w:val="000A0D5A"/>
    <w:rsid w:val="000C06E4"/>
    <w:rsid w:val="000E729E"/>
    <w:rsid w:val="000F04A2"/>
    <w:rsid w:val="000F0813"/>
    <w:rsid w:val="000F7492"/>
    <w:rsid w:val="00132298"/>
    <w:rsid w:val="001353AD"/>
    <w:rsid w:val="00141913"/>
    <w:rsid w:val="00143D60"/>
    <w:rsid w:val="00176CFC"/>
    <w:rsid w:val="00183DCB"/>
    <w:rsid w:val="00184666"/>
    <w:rsid w:val="00197670"/>
    <w:rsid w:val="001C2F1A"/>
    <w:rsid w:val="001E39EB"/>
    <w:rsid w:val="001E3DFA"/>
    <w:rsid w:val="001E5F79"/>
    <w:rsid w:val="00203CB8"/>
    <w:rsid w:val="002121E9"/>
    <w:rsid w:val="00244117"/>
    <w:rsid w:val="00252A82"/>
    <w:rsid w:val="00254AF6"/>
    <w:rsid w:val="00256854"/>
    <w:rsid w:val="00256E5C"/>
    <w:rsid w:val="002C2BAC"/>
    <w:rsid w:val="002F1D34"/>
    <w:rsid w:val="002F78E4"/>
    <w:rsid w:val="003027AB"/>
    <w:rsid w:val="00303359"/>
    <w:rsid w:val="00313E50"/>
    <w:rsid w:val="00325272"/>
    <w:rsid w:val="00327B83"/>
    <w:rsid w:val="00352F2E"/>
    <w:rsid w:val="00353036"/>
    <w:rsid w:val="00383820"/>
    <w:rsid w:val="00387BDE"/>
    <w:rsid w:val="003935A4"/>
    <w:rsid w:val="003A7F77"/>
    <w:rsid w:val="003E7040"/>
    <w:rsid w:val="003F09D7"/>
    <w:rsid w:val="003F23A0"/>
    <w:rsid w:val="004013A7"/>
    <w:rsid w:val="00401DA7"/>
    <w:rsid w:val="004111F0"/>
    <w:rsid w:val="00431792"/>
    <w:rsid w:val="004346FA"/>
    <w:rsid w:val="00440CC0"/>
    <w:rsid w:val="00451238"/>
    <w:rsid w:val="00471AC3"/>
    <w:rsid w:val="00490CAD"/>
    <w:rsid w:val="00493B22"/>
    <w:rsid w:val="004A3C75"/>
    <w:rsid w:val="004A6945"/>
    <w:rsid w:val="004B15A5"/>
    <w:rsid w:val="004B4C60"/>
    <w:rsid w:val="004E095F"/>
    <w:rsid w:val="004F67EC"/>
    <w:rsid w:val="004F6EB4"/>
    <w:rsid w:val="0051647F"/>
    <w:rsid w:val="00533A2A"/>
    <w:rsid w:val="00536A50"/>
    <w:rsid w:val="005371F6"/>
    <w:rsid w:val="0054682A"/>
    <w:rsid w:val="00550CA2"/>
    <w:rsid w:val="00561A09"/>
    <w:rsid w:val="00582601"/>
    <w:rsid w:val="005D52A8"/>
    <w:rsid w:val="005E6B65"/>
    <w:rsid w:val="006130DB"/>
    <w:rsid w:val="006247EC"/>
    <w:rsid w:val="006360AC"/>
    <w:rsid w:val="0065609A"/>
    <w:rsid w:val="00663BDB"/>
    <w:rsid w:val="00670F7C"/>
    <w:rsid w:val="006727D0"/>
    <w:rsid w:val="00672C3A"/>
    <w:rsid w:val="006766FB"/>
    <w:rsid w:val="00686FDB"/>
    <w:rsid w:val="0069411B"/>
    <w:rsid w:val="006A6B61"/>
    <w:rsid w:val="006B12FE"/>
    <w:rsid w:val="006C0343"/>
    <w:rsid w:val="006D20D6"/>
    <w:rsid w:val="006D227B"/>
    <w:rsid w:val="006D27B6"/>
    <w:rsid w:val="006D3DF3"/>
    <w:rsid w:val="00702579"/>
    <w:rsid w:val="0070639D"/>
    <w:rsid w:val="0071355D"/>
    <w:rsid w:val="007166B2"/>
    <w:rsid w:val="00746144"/>
    <w:rsid w:val="00754123"/>
    <w:rsid w:val="0077428B"/>
    <w:rsid w:val="007A292D"/>
    <w:rsid w:val="007C4E43"/>
    <w:rsid w:val="007C7306"/>
    <w:rsid w:val="007E3633"/>
    <w:rsid w:val="007F73FF"/>
    <w:rsid w:val="0080291E"/>
    <w:rsid w:val="00814210"/>
    <w:rsid w:val="00824A9A"/>
    <w:rsid w:val="00876E30"/>
    <w:rsid w:val="0088544C"/>
    <w:rsid w:val="008A620F"/>
    <w:rsid w:val="008B33D7"/>
    <w:rsid w:val="008C1FFD"/>
    <w:rsid w:val="008C7B25"/>
    <w:rsid w:val="008E0E0F"/>
    <w:rsid w:val="00921F7E"/>
    <w:rsid w:val="00930FD4"/>
    <w:rsid w:val="00945245"/>
    <w:rsid w:val="00945DFB"/>
    <w:rsid w:val="009711E7"/>
    <w:rsid w:val="00980B9C"/>
    <w:rsid w:val="009B6F47"/>
    <w:rsid w:val="009D6A46"/>
    <w:rsid w:val="009D6C9D"/>
    <w:rsid w:val="009E2407"/>
    <w:rsid w:val="009F3764"/>
    <w:rsid w:val="00A06D15"/>
    <w:rsid w:val="00A07B41"/>
    <w:rsid w:val="00A117AF"/>
    <w:rsid w:val="00A24398"/>
    <w:rsid w:val="00A27BB7"/>
    <w:rsid w:val="00A4444E"/>
    <w:rsid w:val="00A866C4"/>
    <w:rsid w:val="00AA7C27"/>
    <w:rsid w:val="00AC7E32"/>
    <w:rsid w:val="00AD105B"/>
    <w:rsid w:val="00AD2F62"/>
    <w:rsid w:val="00B04806"/>
    <w:rsid w:val="00B06F77"/>
    <w:rsid w:val="00B27829"/>
    <w:rsid w:val="00B27EA2"/>
    <w:rsid w:val="00B43085"/>
    <w:rsid w:val="00B56F4E"/>
    <w:rsid w:val="00B611F2"/>
    <w:rsid w:val="00B635A1"/>
    <w:rsid w:val="00B6520A"/>
    <w:rsid w:val="00B669AA"/>
    <w:rsid w:val="00BA035B"/>
    <w:rsid w:val="00BA0877"/>
    <w:rsid w:val="00BB57AE"/>
    <w:rsid w:val="00BC33AC"/>
    <w:rsid w:val="00BD24D1"/>
    <w:rsid w:val="00BE72A1"/>
    <w:rsid w:val="00BE7CC1"/>
    <w:rsid w:val="00BF75ED"/>
    <w:rsid w:val="00C41F92"/>
    <w:rsid w:val="00C62689"/>
    <w:rsid w:val="00C87B75"/>
    <w:rsid w:val="00CA7A44"/>
    <w:rsid w:val="00CB2B76"/>
    <w:rsid w:val="00CC328A"/>
    <w:rsid w:val="00CD08E1"/>
    <w:rsid w:val="00CF213F"/>
    <w:rsid w:val="00CF7C05"/>
    <w:rsid w:val="00D32A3A"/>
    <w:rsid w:val="00D37846"/>
    <w:rsid w:val="00D416BC"/>
    <w:rsid w:val="00D4540D"/>
    <w:rsid w:val="00D83A64"/>
    <w:rsid w:val="00DB78D5"/>
    <w:rsid w:val="00DC08E5"/>
    <w:rsid w:val="00DC2897"/>
    <w:rsid w:val="00DF07A2"/>
    <w:rsid w:val="00E019E9"/>
    <w:rsid w:val="00E27BBE"/>
    <w:rsid w:val="00E344E7"/>
    <w:rsid w:val="00E3780A"/>
    <w:rsid w:val="00E45A8C"/>
    <w:rsid w:val="00E65C5C"/>
    <w:rsid w:val="00E75548"/>
    <w:rsid w:val="00E818F1"/>
    <w:rsid w:val="00E876DE"/>
    <w:rsid w:val="00E91D2C"/>
    <w:rsid w:val="00EB0FC2"/>
    <w:rsid w:val="00EB16FF"/>
    <w:rsid w:val="00EC065F"/>
    <w:rsid w:val="00ED53A3"/>
    <w:rsid w:val="00EE6408"/>
    <w:rsid w:val="00EF41C4"/>
    <w:rsid w:val="00F34AFC"/>
    <w:rsid w:val="00F60906"/>
    <w:rsid w:val="00F61E46"/>
    <w:rsid w:val="00F75CE9"/>
    <w:rsid w:val="00F75EAC"/>
    <w:rsid w:val="00F86220"/>
    <w:rsid w:val="00F974AC"/>
    <w:rsid w:val="00FE1710"/>
    <w:rsid w:val="00FE5726"/>
    <w:rsid w:val="00FF1D69"/>
    <w:rsid w:val="00FF3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46E472"/>
  <w14:defaultImageDpi w14:val="32767"/>
  <w15:chartTrackingRefBased/>
  <w15:docId w15:val="{E12C235E-B151-314D-B9B4-68A5745E7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76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90CA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D227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90CA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D227B"/>
    <w:rPr>
      <w:rFonts w:asciiTheme="majorHAnsi" w:eastAsiaTheme="majorEastAsia" w:hAnsiTheme="majorHAnsi" w:cstheme="majorBidi"/>
      <w:color w:val="1F3763" w:themeColor="accent1" w:themeShade="7F"/>
    </w:rPr>
  </w:style>
  <w:style w:type="character" w:styleId="CommentReference">
    <w:name w:val="annotation reference"/>
    <w:basedOn w:val="DefaultParagraphFont"/>
    <w:uiPriority w:val="99"/>
    <w:semiHidden/>
    <w:unhideWhenUsed/>
    <w:rsid w:val="006D227B"/>
    <w:rPr>
      <w:sz w:val="16"/>
      <w:szCs w:val="16"/>
    </w:rPr>
  </w:style>
  <w:style w:type="paragraph" w:styleId="CommentText">
    <w:name w:val="annotation text"/>
    <w:basedOn w:val="Normal"/>
    <w:link w:val="CommentTextChar"/>
    <w:uiPriority w:val="99"/>
    <w:semiHidden/>
    <w:unhideWhenUsed/>
    <w:rsid w:val="006D227B"/>
    <w:rPr>
      <w:sz w:val="20"/>
      <w:szCs w:val="20"/>
    </w:rPr>
  </w:style>
  <w:style w:type="character" w:customStyle="1" w:styleId="CommentTextChar">
    <w:name w:val="Comment Text Char"/>
    <w:basedOn w:val="DefaultParagraphFont"/>
    <w:link w:val="CommentText"/>
    <w:uiPriority w:val="99"/>
    <w:semiHidden/>
    <w:rsid w:val="006D227B"/>
    <w:rPr>
      <w:sz w:val="20"/>
      <w:szCs w:val="20"/>
    </w:rPr>
  </w:style>
  <w:style w:type="paragraph" w:styleId="CommentSubject">
    <w:name w:val="annotation subject"/>
    <w:basedOn w:val="CommentText"/>
    <w:next w:val="CommentText"/>
    <w:link w:val="CommentSubjectChar"/>
    <w:uiPriority w:val="99"/>
    <w:semiHidden/>
    <w:unhideWhenUsed/>
    <w:rsid w:val="006D227B"/>
    <w:rPr>
      <w:b/>
      <w:bCs/>
    </w:rPr>
  </w:style>
  <w:style w:type="character" w:customStyle="1" w:styleId="CommentSubjectChar">
    <w:name w:val="Comment Subject Char"/>
    <w:basedOn w:val="CommentTextChar"/>
    <w:link w:val="CommentSubject"/>
    <w:uiPriority w:val="99"/>
    <w:semiHidden/>
    <w:rsid w:val="006D227B"/>
    <w:rPr>
      <w:b/>
      <w:bCs/>
      <w:sz w:val="20"/>
      <w:szCs w:val="20"/>
    </w:rPr>
  </w:style>
  <w:style w:type="paragraph" w:styleId="BalloonText">
    <w:name w:val="Balloon Text"/>
    <w:basedOn w:val="Normal"/>
    <w:link w:val="BalloonTextChar"/>
    <w:uiPriority w:val="99"/>
    <w:semiHidden/>
    <w:unhideWhenUsed/>
    <w:rsid w:val="006D227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D227B"/>
    <w:rPr>
      <w:rFonts w:ascii="Times New Roman" w:hAnsi="Times New Roman" w:cs="Times New Roman"/>
      <w:sz w:val="18"/>
      <w:szCs w:val="18"/>
    </w:rPr>
  </w:style>
  <w:style w:type="character" w:styleId="Hyperlink">
    <w:name w:val="Hyperlink"/>
    <w:basedOn w:val="DefaultParagraphFont"/>
    <w:uiPriority w:val="99"/>
    <w:unhideWhenUsed/>
    <w:rsid w:val="00033000"/>
    <w:rPr>
      <w:color w:val="0563C1" w:themeColor="hyperlink"/>
      <w:u w:val="single"/>
    </w:rPr>
  </w:style>
  <w:style w:type="character" w:styleId="UnresolvedMention">
    <w:name w:val="Unresolved Mention"/>
    <w:basedOn w:val="DefaultParagraphFont"/>
    <w:uiPriority w:val="99"/>
    <w:rsid w:val="00033000"/>
    <w:rPr>
      <w:color w:val="605E5C"/>
      <w:shd w:val="clear" w:color="auto" w:fill="E1DFDD"/>
    </w:rPr>
  </w:style>
  <w:style w:type="character" w:styleId="FollowedHyperlink">
    <w:name w:val="FollowedHyperlink"/>
    <w:basedOn w:val="DefaultParagraphFont"/>
    <w:uiPriority w:val="99"/>
    <w:semiHidden/>
    <w:unhideWhenUsed/>
    <w:rsid w:val="00033000"/>
    <w:rPr>
      <w:color w:val="954F72" w:themeColor="followedHyperlink"/>
      <w:u w:val="single"/>
    </w:rPr>
  </w:style>
  <w:style w:type="character" w:customStyle="1" w:styleId="Heading1Char">
    <w:name w:val="Heading 1 Char"/>
    <w:basedOn w:val="DefaultParagraphFont"/>
    <w:link w:val="Heading1"/>
    <w:uiPriority w:val="9"/>
    <w:rsid w:val="009F3764"/>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9F3764"/>
    <w:pPr>
      <w:tabs>
        <w:tab w:val="left" w:pos="0"/>
      </w:tabs>
      <w:spacing w:after="240"/>
      <w:ind w:hanging="384"/>
    </w:pPr>
  </w:style>
  <w:style w:type="paragraph" w:styleId="Title">
    <w:name w:val="Title"/>
    <w:basedOn w:val="Normal"/>
    <w:next w:val="Normal"/>
    <w:link w:val="TitleChar"/>
    <w:uiPriority w:val="10"/>
    <w:qFormat/>
    <w:rsid w:val="00BA035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35B"/>
    <w:rPr>
      <w:rFonts w:asciiTheme="majorHAnsi" w:eastAsiaTheme="majorEastAsia" w:hAnsiTheme="majorHAnsi" w:cstheme="majorBidi"/>
      <w:spacing w:val="-10"/>
      <w:kern w:val="28"/>
      <w:sz w:val="56"/>
      <w:szCs w:val="56"/>
    </w:rPr>
  </w:style>
  <w:style w:type="paragraph" w:styleId="Revision">
    <w:name w:val="Revision"/>
    <w:hidden/>
    <w:uiPriority w:val="99"/>
    <w:semiHidden/>
    <w:rsid w:val="00D416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837312">
      <w:bodyDiv w:val="1"/>
      <w:marLeft w:val="0"/>
      <w:marRight w:val="0"/>
      <w:marTop w:val="0"/>
      <w:marBottom w:val="0"/>
      <w:divBdr>
        <w:top w:val="none" w:sz="0" w:space="0" w:color="auto"/>
        <w:left w:val="none" w:sz="0" w:space="0" w:color="auto"/>
        <w:bottom w:val="none" w:sz="0" w:space="0" w:color="auto"/>
        <w:right w:val="none" w:sz="0" w:space="0" w:color="auto"/>
      </w:divBdr>
    </w:div>
    <w:div w:id="287513174">
      <w:bodyDiv w:val="1"/>
      <w:marLeft w:val="0"/>
      <w:marRight w:val="0"/>
      <w:marTop w:val="0"/>
      <w:marBottom w:val="0"/>
      <w:divBdr>
        <w:top w:val="none" w:sz="0" w:space="0" w:color="auto"/>
        <w:left w:val="none" w:sz="0" w:space="0" w:color="auto"/>
        <w:bottom w:val="none" w:sz="0" w:space="0" w:color="auto"/>
        <w:right w:val="none" w:sz="0" w:space="0" w:color="auto"/>
      </w:divBdr>
    </w:div>
    <w:div w:id="621889557">
      <w:bodyDiv w:val="1"/>
      <w:marLeft w:val="0"/>
      <w:marRight w:val="0"/>
      <w:marTop w:val="0"/>
      <w:marBottom w:val="0"/>
      <w:divBdr>
        <w:top w:val="none" w:sz="0" w:space="0" w:color="auto"/>
        <w:left w:val="none" w:sz="0" w:space="0" w:color="auto"/>
        <w:bottom w:val="none" w:sz="0" w:space="0" w:color="auto"/>
        <w:right w:val="none" w:sz="0" w:space="0" w:color="auto"/>
      </w:divBdr>
    </w:div>
    <w:div w:id="718674804">
      <w:bodyDiv w:val="1"/>
      <w:marLeft w:val="0"/>
      <w:marRight w:val="0"/>
      <w:marTop w:val="0"/>
      <w:marBottom w:val="0"/>
      <w:divBdr>
        <w:top w:val="none" w:sz="0" w:space="0" w:color="auto"/>
        <w:left w:val="none" w:sz="0" w:space="0" w:color="auto"/>
        <w:bottom w:val="none" w:sz="0" w:space="0" w:color="auto"/>
        <w:right w:val="none" w:sz="0" w:space="0" w:color="auto"/>
      </w:divBdr>
    </w:div>
    <w:div w:id="760372557">
      <w:bodyDiv w:val="1"/>
      <w:marLeft w:val="0"/>
      <w:marRight w:val="0"/>
      <w:marTop w:val="0"/>
      <w:marBottom w:val="0"/>
      <w:divBdr>
        <w:top w:val="none" w:sz="0" w:space="0" w:color="auto"/>
        <w:left w:val="none" w:sz="0" w:space="0" w:color="auto"/>
        <w:bottom w:val="none" w:sz="0" w:space="0" w:color="auto"/>
        <w:right w:val="none" w:sz="0" w:space="0" w:color="auto"/>
      </w:divBdr>
    </w:div>
    <w:div w:id="1566797612">
      <w:bodyDiv w:val="1"/>
      <w:marLeft w:val="0"/>
      <w:marRight w:val="0"/>
      <w:marTop w:val="0"/>
      <w:marBottom w:val="0"/>
      <w:divBdr>
        <w:top w:val="none" w:sz="0" w:space="0" w:color="auto"/>
        <w:left w:val="none" w:sz="0" w:space="0" w:color="auto"/>
        <w:bottom w:val="none" w:sz="0" w:space="0" w:color="auto"/>
        <w:right w:val="none" w:sz="0" w:space="0" w:color="auto"/>
      </w:divBdr>
    </w:div>
    <w:div w:id="1731417364">
      <w:bodyDiv w:val="1"/>
      <w:marLeft w:val="0"/>
      <w:marRight w:val="0"/>
      <w:marTop w:val="0"/>
      <w:marBottom w:val="0"/>
      <w:divBdr>
        <w:top w:val="none" w:sz="0" w:space="0" w:color="auto"/>
        <w:left w:val="none" w:sz="0" w:space="0" w:color="auto"/>
        <w:bottom w:val="none" w:sz="0" w:space="0" w:color="auto"/>
        <w:right w:val="none" w:sz="0" w:space="0" w:color="auto"/>
      </w:divBdr>
    </w:div>
    <w:div w:id="1735853944">
      <w:bodyDiv w:val="1"/>
      <w:marLeft w:val="0"/>
      <w:marRight w:val="0"/>
      <w:marTop w:val="0"/>
      <w:marBottom w:val="0"/>
      <w:divBdr>
        <w:top w:val="none" w:sz="0" w:space="0" w:color="auto"/>
        <w:left w:val="none" w:sz="0" w:space="0" w:color="auto"/>
        <w:bottom w:val="none" w:sz="0" w:space="0" w:color="auto"/>
        <w:right w:val="none" w:sz="0" w:space="0" w:color="auto"/>
      </w:divBdr>
    </w:div>
    <w:div w:id="1756705350">
      <w:bodyDiv w:val="1"/>
      <w:marLeft w:val="0"/>
      <w:marRight w:val="0"/>
      <w:marTop w:val="0"/>
      <w:marBottom w:val="0"/>
      <w:divBdr>
        <w:top w:val="none" w:sz="0" w:space="0" w:color="auto"/>
        <w:left w:val="none" w:sz="0" w:space="0" w:color="auto"/>
        <w:bottom w:val="none" w:sz="0" w:space="0" w:color="auto"/>
        <w:right w:val="none" w:sz="0" w:space="0" w:color="auto"/>
      </w:divBdr>
    </w:div>
    <w:div w:id="1769233803">
      <w:bodyDiv w:val="1"/>
      <w:marLeft w:val="0"/>
      <w:marRight w:val="0"/>
      <w:marTop w:val="0"/>
      <w:marBottom w:val="0"/>
      <w:divBdr>
        <w:top w:val="none" w:sz="0" w:space="0" w:color="auto"/>
        <w:left w:val="none" w:sz="0" w:space="0" w:color="auto"/>
        <w:bottom w:val="none" w:sz="0" w:space="0" w:color="auto"/>
        <w:right w:val="none" w:sz="0" w:space="0" w:color="auto"/>
      </w:divBdr>
    </w:div>
    <w:div w:id="1937443815">
      <w:bodyDiv w:val="1"/>
      <w:marLeft w:val="0"/>
      <w:marRight w:val="0"/>
      <w:marTop w:val="0"/>
      <w:marBottom w:val="0"/>
      <w:divBdr>
        <w:top w:val="none" w:sz="0" w:space="0" w:color="auto"/>
        <w:left w:val="none" w:sz="0" w:space="0" w:color="auto"/>
        <w:bottom w:val="none" w:sz="0" w:space="0" w:color="auto"/>
        <w:right w:val="none" w:sz="0" w:space="0" w:color="auto"/>
      </w:divBdr>
    </w:div>
    <w:div w:id="2008049367">
      <w:bodyDiv w:val="1"/>
      <w:marLeft w:val="0"/>
      <w:marRight w:val="0"/>
      <w:marTop w:val="0"/>
      <w:marBottom w:val="0"/>
      <w:divBdr>
        <w:top w:val="none" w:sz="0" w:space="0" w:color="auto"/>
        <w:left w:val="none" w:sz="0" w:space="0" w:color="auto"/>
        <w:bottom w:val="none" w:sz="0" w:space="0" w:color="auto"/>
        <w:right w:val="none" w:sz="0" w:space="0" w:color="auto"/>
      </w:divBdr>
    </w:div>
    <w:div w:id="2009089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ncbi.nlm.nih.gov/pmc/articles/PMC5846936/" TargetMode="External"/><Relationship Id="rId2" Type="http://schemas.openxmlformats.org/officeDocument/2006/relationships/hyperlink" Target="https://www.ncbi.nlm.nih.gov/pmc/articles/PMC5846936/" TargetMode="External"/><Relationship Id="rId1" Type="http://schemas.openxmlformats.org/officeDocument/2006/relationships/hyperlink" Target="https://www.ncbi.nlm.nih.gov/pmc/articles/PMC5846936/" TargetMode="External"/><Relationship Id="rId4" Type="http://schemas.openxmlformats.org/officeDocument/2006/relationships/hyperlink" Target="https://www.ncbi.nlm.nih.gov/pmc/articles/PMC5846936/" TargetMode="External"/></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8/08/relationships/commentsExtensible" Target="commentsExtensible.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379</TotalTime>
  <Pages>11</Pages>
  <Words>11064</Words>
  <Characters>63071</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Bridges</dc:creator>
  <cp:keywords/>
  <dc:description/>
  <cp:lastModifiedBy>Dave Bridges</cp:lastModifiedBy>
  <cp:revision>155</cp:revision>
  <dcterms:created xsi:type="dcterms:W3CDTF">2024-01-03T16:36:00Z</dcterms:created>
  <dcterms:modified xsi:type="dcterms:W3CDTF">2024-08-28T21:58:00Z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id="fATidvy9"/&gt;&lt;style id="http://www.zotero.org/styles/obesity" hasBibliography="1" bibliographyStyleHasBeenSet="1"/&gt;&lt;prefs&gt;&lt;pref name="fieldType" value="Field"/&gt;&lt;/prefs&gt;&lt;/data&gt;</vt:lpwstr>
  </property>
</Properties>
</file>